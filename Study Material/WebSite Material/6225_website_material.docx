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682AF" w14:textId="77777777" w:rsidR="00A83738" w:rsidRDefault="000240B6">
      <w:r>
        <w:t>6225 – website Material</w:t>
      </w:r>
    </w:p>
    <w:p w14:paraId="2BB2A5B2" w14:textId="77777777" w:rsidR="000240B6" w:rsidRPr="000240B6" w:rsidRDefault="000240B6" w:rsidP="000240B6">
      <w:pPr>
        <w:pStyle w:val="Heading2"/>
        <w:rPr>
          <w:rFonts w:ascii="Helvetica Neue" w:hAnsi="Helvetica Neue"/>
          <w:b w:val="0"/>
          <w:bCs w:val="0"/>
          <w:spacing w:val="-2"/>
        </w:rPr>
      </w:pPr>
      <w:r>
        <w:br/>
        <w:t>Lecture 2</w:t>
      </w:r>
      <w:r>
        <w:br/>
      </w:r>
      <w:r w:rsidRPr="000240B6">
        <w:rPr>
          <w:rFonts w:ascii="Helvetica Neue" w:hAnsi="Helvetica Neue"/>
          <w:b w:val="0"/>
          <w:bCs w:val="0"/>
          <w:spacing w:val="-2"/>
        </w:rPr>
        <w:t>Agenda</w:t>
      </w:r>
      <w:hyperlink r:id="rId5" w:anchor="agenda" w:tooltip="Permanent link" w:history="1">
        <w:r w:rsidRPr="000240B6">
          <w:rPr>
            <w:rFonts w:ascii="Helvetica Neue" w:hAnsi="Helvetica Neue"/>
            <w:b w:val="0"/>
            <w:bCs w:val="0"/>
            <w:color w:val="0000FF"/>
            <w:spacing w:val="-2"/>
          </w:rPr>
          <w:t>¶</w:t>
        </w:r>
      </w:hyperlink>
    </w:p>
    <w:p w14:paraId="7F8B6EBC" w14:textId="77777777" w:rsidR="000240B6" w:rsidRPr="000240B6" w:rsidRDefault="000240B6" w:rsidP="0047624C">
      <w:pPr>
        <w:numPr>
          <w:ilvl w:val="0"/>
          <w:numId w:val="1"/>
        </w:numPr>
        <w:spacing w:before="100" w:beforeAutospacing="1" w:after="120"/>
        <w:ind w:left="450"/>
        <w:rPr>
          <w:rFonts w:ascii="Helvetica Neue" w:eastAsia="Times New Roman" w:hAnsi="Helvetica Neue" w:cs="Times New Roman"/>
          <w:lang w:bidi="hi-IN"/>
        </w:rPr>
      </w:pPr>
      <w:hyperlink r:id="rId6" w:history="1">
        <w:r w:rsidRPr="000240B6">
          <w:rPr>
            <w:rFonts w:ascii="Helvetica Neue" w:eastAsia="Times New Roman" w:hAnsi="Helvetica Neue" w:cs="Times New Roman"/>
            <w:color w:val="2196F3"/>
            <w:lang w:bidi="hi-IN"/>
          </w:rPr>
          <w:t>Team Formation</w:t>
        </w:r>
      </w:hyperlink>
    </w:p>
    <w:p w14:paraId="232410AB" w14:textId="77777777" w:rsidR="000240B6" w:rsidRPr="000240B6" w:rsidRDefault="000240B6" w:rsidP="0047624C">
      <w:pPr>
        <w:numPr>
          <w:ilvl w:val="0"/>
          <w:numId w:val="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Introduction to Linux Command Line</w:t>
      </w:r>
    </w:p>
    <w:p w14:paraId="39A03907" w14:textId="77777777" w:rsidR="000240B6" w:rsidRPr="000240B6" w:rsidRDefault="000240B6" w:rsidP="0047624C">
      <w:pPr>
        <w:numPr>
          <w:ilvl w:val="0"/>
          <w:numId w:val="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Editing with </w:t>
      </w:r>
      <w:r w:rsidRPr="000240B6">
        <w:rPr>
          <w:rFonts w:ascii="Helvetica Neue" w:eastAsia="Times New Roman" w:hAnsi="Helvetica Neue" w:cs="Times New Roman"/>
          <w:i/>
          <w:iCs/>
          <w:lang w:bidi="hi-IN"/>
        </w:rPr>
        <w:t>vi</w:t>
      </w:r>
    </w:p>
    <w:p w14:paraId="52B89144" w14:textId="77777777" w:rsidR="000240B6" w:rsidRPr="000240B6" w:rsidRDefault="000240B6" w:rsidP="0047624C">
      <w:pPr>
        <w:numPr>
          <w:ilvl w:val="0"/>
          <w:numId w:val="1"/>
        </w:numPr>
        <w:spacing w:before="100" w:beforeAutospacing="1"/>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Introduction to Shell Scripting</w:t>
      </w:r>
    </w:p>
    <w:p w14:paraId="0DA9C1BC"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Slides</w:t>
      </w:r>
      <w:hyperlink r:id="rId7" w:anchor="slides" w:tooltip="Permanent link" w:history="1">
        <w:r w:rsidRPr="000240B6">
          <w:rPr>
            <w:rFonts w:ascii="Helvetica Neue" w:eastAsia="Times New Roman" w:hAnsi="Helvetica Neue" w:cs="Times New Roman"/>
            <w:color w:val="0000FF"/>
            <w:spacing w:val="-2"/>
            <w:sz w:val="36"/>
            <w:szCs w:val="36"/>
            <w:lang w:bidi="hi-IN"/>
          </w:rPr>
          <w:t>¶</w:t>
        </w:r>
      </w:hyperlink>
    </w:p>
    <w:p w14:paraId="447A0F94" w14:textId="77777777" w:rsidR="000240B6" w:rsidRPr="000240B6" w:rsidRDefault="000240B6" w:rsidP="0047624C">
      <w:pPr>
        <w:numPr>
          <w:ilvl w:val="0"/>
          <w:numId w:val="2"/>
        </w:numPr>
        <w:spacing w:before="100" w:beforeAutospacing="1" w:after="120"/>
        <w:ind w:left="450"/>
        <w:rPr>
          <w:rFonts w:ascii="Helvetica Neue" w:eastAsia="Times New Roman" w:hAnsi="Helvetica Neue" w:cs="Times New Roman"/>
          <w:lang w:bidi="hi-IN"/>
        </w:rPr>
      </w:pPr>
      <w:hyperlink r:id="rId8" w:history="1">
        <w:r w:rsidRPr="000240B6">
          <w:rPr>
            <w:rFonts w:ascii="Helvetica Neue" w:eastAsia="Times New Roman" w:hAnsi="Helvetica Neue" w:cs="Times New Roman"/>
            <w:color w:val="2196F3"/>
            <w:lang w:bidi="hi-IN"/>
          </w:rPr>
          <w:t>Introduction to Linux Command Line</w:t>
        </w:r>
      </w:hyperlink>
    </w:p>
    <w:p w14:paraId="19B48925" w14:textId="77777777" w:rsidR="000240B6" w:rsidRPr="000240B6" w:rsidRDefault="000240B6" w:rsidP="0047624C">
      <w:pPr>
        <w:numPr>
          <w:ilvl w:val="0"/>
          <w:numId w:val="2"/>
        </w:numPr>
        <w:spacing w:before="100" w:beforeAutospacing="1" w:after="120"/>
        <w:ind w:left="450"/>
        <w:rPr>
          <w:rFonts w:ascii="Helvetica Neue" w:eastAsia="Times New Roman" w:hAnsi="Helvetica Neue" w:cs="Times New Roman"/>
          <w:lang w:bidi="hi-IN"/>
        </w:rPr>
      </w:pPr>
      <w:hyperlink r:id="rId9" w:history="1">
        <w:r w:rsidRPr="000240B6">
          <w:rPr>
            <w:rFonts w:ascii="Helvetica Neue" w:eastAsia="Times New Roman" w:hAnsi="Helvetica Neue" w:cs="Times New Roman"/>
            <w:color w:val="2196F3"/>
            <w:lang w:bidi="hi-IN"/>
          </w:rPr>
          <w:t>Editing with </w:t>
        </w:r>
        <w:r w:rsidRPr="000240B6">
          <w:rPr>
            <w:rFonts w:ascii="Helvetica Neue" w:eastAsia="Times New Roman" w:hAnsi="Helvetica Neue" w:cs="Times New Roman"/>
            <w:i/>
            <w:iCs/>
            <w:color w:val="2196F3"/>
            <w:lang w:bidi="hi-IN"/>
          </w:rPr>
          <w:t>vi</w:t>
        </w:r>
      </w:hyperlink>
    </w:p>
    <w:p w14:paraId="3DFE04E4" w14:textId="77777777" w:rsidR="000240B6" w:rsidRPr="000240B6" w:rsidRDefault="000240B6" w:rsidP="0047624C">
      <w:pPr>
        <w:numPr>
          <w:ilvl w:val="0"/>
          <w:numId w:val="2"/>
        </w:numPr>
        <w:spacing w:before="100" w:beforeAutospacing="1"/>
        <w:ind w:left="450"/>
        <w:rPr>
          <w:rFonts w:ascii="Helvetica Neue" w:eastAsia="Times New Roman" w:hAnsi="Helvetica Neue" w:cs="Times New Roman"/>
          <w:lang w:bidi="hi-IN"/>
        </w:rPr>
      </w:pPr>
      <w:hyperlink r:id="rId10" w:history="1">
        <w:r w:rsidRPr="000240B6">
          <w:rPr>
            <w:rFonts w:ascii="Helvetica Neue" w:eastAsia="Times New Roman" w:hAnsi="Helvetica Neue" w:cs="Times New Roman"/>
            <w:color w:val="2196F3"/>
            <w:lang w:bidi="hi-IN"/>
          </w:rPr>
          <w:t>Introduction to Shell Scripting</w:t>
        </w:r>
      </w:hyperlink>
    </w:p>
    <w:p w14:paraId="550E7E5C"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Reading</w:t>
      </w:r>
      <w:hyperlink r:id="rId11" w:anchor="reading" w:tooltip="Permanent link" w:history="1">
        <w:r w:rsidRPr="000240B6">
          <w:rPr>
            <w:rFonts w:ascii="Helvetica Neue" w:eastAsia="Times New Roman" w:hAnsi="Helvetica Neue" w:cs="Times New Roman"/>
            <w:color w:val="0000FF"/>
            <w:spacing w:val="-2"/>
            <w:sz w:val="36"/>
            <w:szCs w:val="36"/>
            <w:lang w:bidi="hi-IN"/>
          </w:rPr>
          <w:t>¶</w:t>
        </w:r>
      </w:hyperlink>
    </w:p>
    <w:p w14:paraId="28127FF7"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Recommended Books</w:t>
      </w:r>
      <w:hyperlink r:id="rId12" w:anchor="recommended-books" w:tooltip="Permanent link" w:history="1">
        <w:r w:rsidRPr="000240B6">
          <w:rPr>
            <w:rFonts w:ascii="Helvetica Neue" w:eastAsia="Times New Roman" w:hAnsi="Helvetica Neue" w:cs="Times New Roman"/>
            <w:color w:val="0000FF"/>
            <w:spacing w:val="-2"/>
            <w:sz w:val="27"/>
            <w:szCs w:val="27"/>
            <w:lang w:bidi="hi-IN"/>
          </w:rPr>
          <w:t>¶</w:t>
        </w:r>
      </w:hyperlink>
    </w:p>
    <w:p w14:paraId="68C3F9D3" w14:textId="77777777" w:rsidR="000240B6" w:rsidRPr="000240B6" w:rsidRDefault="000240B6" w:rsidP="0047624C">
      <w:pPr>
        <w:numPr>
          <w:ilvl w:val="0"/>
          <w:numId w:val="3"/>
        </w:numPr>
        <w:spacing w:before="100" w:beforeAutospacing="1" w:after="120"/>
        <w:ind w:left="450"/>
        <w:rPr>
          <w:rFonts w:ascii="Helvetica Neue" w:eastAsia="Times New Roman" w:hAnsi="Helvetica Neue" w:cs="Times New Roman"/>
          <w:lang w:bidi="hi-IN"/>
        </w:rPr>
      </w:pPr>
      <w:hyperlink r:id="rId13" w:history="1">
        <w:r w:rsidRPr="000240B6">
          <w:rPr>
            <w:rFonts w:ascii="Helvetica Neue" w:eastAsia="Times New Roman" w:hAnsi="Helvetica Neue" w:cs="Times New Roman"/>
            <w:color w:val="2196F3"/>
            <w:lang w:bidi="hi-IN"/>
          </w:rPr>
          <w:t xml:space="preserve">Unix Shell Programming by Stephen G. </w:t>
        </w:r>
        <w:proofErr w:type="spellStart"/>
        <w:r w:rsidRPr="000240B6">
          <w:rPr>
            <w:rFonts w:ascii="Helvetica Neue" w:eastAsia="Times New Roman" w:hAnsi="Helvetica Neue" w:cs="Times New Roman"/>
            <w:color w:val="2196F3"/>
            <w:lang w:bidi="hi-IN"/>
          </w:rPr>
          <w:t>Kochan</w:t>
        </w:r>
        <w:proofErr w:type="spellEnd"/>
      </w:hyperlink>
    </w:p>
    <w:p w14:paraId="4153FE5A" w14:textId="77777777" w:rsidR="000240B6" w:rsidRPr="000240B6" w:rsidRDefault="000240B6" w:rsidP="0047624C">
      <w:pPr>
        <w:numPr>
          <w:ilvl w:val="0"/>
          <w:numId w:val="3"/>
        </w:numPr>
        <w:spacing w:before="100" w:beforeAutospacing="1" w:after="120"/>
        <w:ind w:left="450"/>
        <w:rPr>
          <w:rFonts w:ascii="Helvetica Neue" w:eastAsia="Times New Roman" w:hAnsi="Helvetica Neue" w:cs="Times New Roman"/>
          <w:lang w:bidi="hi-IN"/>
        </w:rPr>
      </w:pPr>
      <w:hyperlink r:id="rId14" w:history="1">
        <w:r w:rsidRPr="000240B6">
          <w:rPr>
            <w:rFonts w:ascii="Helvetica Neue" w:eastAsia="Times New Roman" w:hAnsi="Helvetica Neue" w:cs="Times New Roman"/>
            <w:color w:val="2196F3"/>
            <w:lang w:bidi="hi-IN"/>
          </w:rPr>
          <w:t xml:space="preserve">UNIX and Linux System Administration Handbook by Dan </w:t>
        </w:r>
        <w:proofErr w:type="spellStart"/>
        <w:r w:rsidRPr="000240B6">
          <w:rPr>
            <w:rFonts w:ascii="Helvetica Neue" w:eastAsia="Times New Roman" w:hAnsi="Helvetica Neue" w:cs="Times New Roman"/>
            <w:color w:val="2196F3"/>
            <w:lang w:bidi="hi-IN"/>
          </w:rPr>
          <w:t>Mackin</w:t>
        </w:r>
        <w:proofErr w:type="spellEnd"/>
        <w:r w:rsidRPr="000240B6">
          <w:rPr>
            <w:rFonts w:ascii="Helvetica Neue" w:eastAsia="Times New Roman" w:hAnsi="Helvetica Neue" w:cs="Times New Roman"/>
            <w:color w:val="2196F3"/>
            <w:lang w:bidi="hi-IN"/>
          </w:rPr>
          <w:t xml:space="preserve">, Ben Whaley, Trent R. Hein, Garth Snyder, </w:t>
        </w:r>
        <w:proofErr w:type="spellStart"/>
        <w:r w:rsidRPr="000240B6">
          <w:rPr>
            <w:rFonts w:ascii="Helvetica Neue" w:eastAsia="Times New Roman" w:hAnsi="Helvetica Neue" w:cs="Times New Roman"/>
            <w:color w:val="2196F3"/>
            <w:lang w:bidi="hi-IN"/>
          </w:rPr>
          <w:t>Evi</w:t>
        </w:r>
        <w:proofErr w:type="spellEnd"/>
        <w:r w:rsidRPr="000240B6">
          <w:rPr>
            <w:rFonts w:ascii="Helvetica Neue" w:eastAsia="Times New Roman" w:hAnsi="Helvetica Neue" w:cs="Times New Roman"/>
            <w:color w:val="2196F3"/>
            <w:lang w:bidi="hi-IN"/>
          </w:rPr>
          <w:t xml:space="preserve"> Nemeth</w:t>
        </w:r>
      </w:hyperlink>
    </w:p>
    <w:p w14:paraId="4E518F59" w14:textId="77777777" w:rsidR="000240B6" w:rsidRPr="000240B6" w:rsidRDefault="000240B6" w:rsidP="0047624C">
      <w:pPr>
        <w:numPr>
          <w:ilvl w:val="0"/>
          <w:numId w:val="3"/>
        </w:numPr>
        <w:spacing w:before="100" w:beforeAutospacing="1"/>
        <w:ind w:left="450"/>
        <w:rPr>
          <w:rFonts w:ascii="Helvetica Neue" w:eastAsia="Times New Roman" w:hAnsi="Helvetica Neue" w:cs="Times New Roman"/>
          <w:lang w:bidi="hi-IN"/>
        </w:rPr>
      </w:pPr>
      <w:hyperlink r:id="rId15" w:history="1">
        <w:r w:rsidRPr="000240B6">
          <w:rPr>
            <w:rFonts w:ascii="Helvetica Neue" w:eastAsia="Times New Roman" w:hAnsi="Helvetica Neue" w:cs="Times New Roman"/>
            <w:color w:val="2196F3"/>
            <w:lang w:bidi="hi-IN"/>
          </w:rPr>
          <w:t>Learning the vi and Vim Editors by Elbert Hannah, Linda Lamb, Arnold Robbins</w:t>
        </w:r>
      </w:hyperlink>
    </w:p>
    <w:p w14:paraId="29F51C34"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i/>
          <w:iCs/>
          <w:spacing w:val="-2"/>
          <w:sz w:val="27"/>
          <w:szCs w:val="27"/>
          <w:lang w:bidi="hi-IN"/>
        </w:rPr>
        <w:t>vi</w:t>
      </w:r>
      <w:r w:rsidRPr="000240B6">
        <w:rPr>
          <w:rFonts w:ascii="Helvetica Neue" w:eastAsia="Times New Roman" w:hAnsi="Helvetica Neue" w:cs="Times New Roman"/>
          <w:spacing w:val="-2"/>
          <w:sz w:val="27"/>
          <w:szCs w:val="27"/>
          <w:lang w:bidi="hi-IN"/>
        </w:rPr>
        <w:t> editor</w:t>
      </w:r>
      <w:hyperlink r:id="rId16" w:anchor="vi-editor" w:tooltip="Permanent link" w:history="1">
        <w:r w:rsidRPr="000240B6">
          <w:rPr>
            <w:rFonts w:ascii="Helvetica Neue" w:eastAsia="Times New Roman" w:hAnsi="Helvetica Neue" w:cs="Times New Roman"/>
            <w:color w:val="0000FF"/>
            <w:spacing w:val="-2"/>
            <w:sz w:val="27"/>
            <w:szCs w:val="27"/>
            <w:lang w:bidi="hi-IN"/>
          </w:rPr>
          <w:t>¶</w:t>
        </w:r>
      </w:hyperlink>
    </w:p>
    <w:p w14:paraId="3B47CCAF" w14:textId="77777777" w:rsidR="000240B6" w:rsidRPr="000240B6" w:rsidRDefault="000240B6" w:rsidP="0047624C">
      <w:pPr>
        <w:numPr>
          <w:ilvl w:val="0"/>
          <w:numId w:val="4"/>
        </w:numPr>
        <w:spacing w:before="100" w:beforeAutospacing="1"/>
        <w:ind w:left="450"/>
        <w:rPr>
          <w:rFonts w:ascii="Helvetica Neue" w:eastAsia="Times New Roman" w:hAnsi="Helvetica Neue" w:cs="Times New Roman"/>
          <w:lang w:bidi="hi-IN"/>
        </w:rPr>
      </w:pPr>
      <w:hyperlink r:id="rId17" w:history="1">
        <w:r w:rsidRPr="000240B6">
          <w:rPr>
            <w:rFonts w:ascii="Helvetica Neue" w:eastAsia="Times New Roman" w:hAnsi="Helvetica Neue" w:cs="Times New Roman"/>
            <w:color w:val="2196F3"/>
            <w:lang w:bidi="hi-IN"/>
          </w:rPr>
          <w:t>Mastering the VI editor</w:t>
        </w:r>
      </w:hyperlink>
    </w:p>
    <w:p w14:paraId="4C842E97"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Linux</w:t>
      </w:r>
      <w:hyperlink r:id="rId18" w:anchor="linux" w:tooltip="Permanent link" w:history="1">
        <w:r w:rsidRPr="000240B6">
          <w:rPr>
            <w:rFonts w:ascii="Helvetica Neue" w:eastAsia="Times New Roman" w:hAnsi="Helvetica Neue" w:cs="Times New Roman"/>
            <w:color w:val="0000FF"/>
            <w:spacing w:val="-2"/>
            <w:sz w:val="27"/>
            <w:szCs w:val="27"/>
            <w:lang w:bidi="hi-IN"/>
          </w:rPr>
          <w:t>¶</w:t>
        </w:r>
      </w:hyperlink>
    </w:p>
    <w:p w14:paraId="05FC289B" w14:textId="77777777" w:rsidR="000240B6" w:rsidRPr="000240B6" w:rsidRDefault="000240B6" w:rsidP="0047624C">
      <w:pPr>
        <w:numPr>
          <w:ilvl w:val="0"/>
          <w:numId w:val="5"/>
        </w:numPr>
        <w:spacing w:before="100" w:beforeAutospacing="1" w:after="120"/>
        <w:ind w:left="450"/>
        <w:rPr>
          <w:rFonts w:ascii="Helvetica Neue" w:eastAsia="Times New Roman" w:hAnsi="Helvetica Neue" w:cs="Times New Roman"/>
          <w:lang w:bidi="hi-IN"/>
        </w:rPr>
      </w:pPr>
      <w:hyperlink r:id="rId19" w:history="1">
        <w:r w:rsidRPr="000240B6">
          <w:rPr>
            <w:rFonts w:ascii="Helvetica Neue" w:eastAsia="Times New Roman" w:hAnsi="Helvetica Neue" w:cs="Times New Roman"/>
            <w:color w:val="2196F3"/>
            <w:lang w:bidi="hi-IN"/>
          </w:rPr>
          <w:t>The Linux Command Line</w:t>
        </w:r>
      </w:hyperlink>
    </w:p>
    <w:p w14:paraId="35AE7C4E" w14:textId="77777777" w:rsidR="000240B6" w:rsidRPr="000240B6" w:rsidRDefault="000240B6" w:rsidP="0047624C">
      <w:pPr>
        <w:numPr>
          <w:ilvl w:val="0"/>
          <w:numId w:val="5"/>
        </w:numPr>
        <w:spacing w:before="100" w:beforeAutospacing="1" w:after="120"/>
        <w:ind w:left="450"/>
        <w:rPr>
          <w:rFonts w:ascii="Helvetica Neue" w:eastAsia="Times New Roman" w:hAnsi="Helvetica Neue" w:cs="Times New Roman"/>
          <w:lang w:bidi="hi-IN"/>
        </w:rPr>
      </w:pPr>
      <w:hyperlink r:id="rId20" w:history="1">
        <w:r w:rsidRPr="000240B6">
          <w:rPr>
            <w:rFonts w:ascii="Helvetica Neue" w:eastAsia="Times New Roman" w:hAnsi="Helvetica Neue" w:cs="Times New Roman"/>
            <w:color w:val="2196F3"/>
            <w:lang w:bidi="hi-IN"/>
          </w:rPr>
          <w:t>Linux Documentation</w:t>
        </w:r>
      </w:hyperlink>
    </w:p>
    <w:p w14:paraId="01E38672" w14:textId="77777777" w:rsidR="000240B6" w:rsidRPr="000240B6" w:rsidRDefault="000240B6" w:rsidP="0047624C">
      <w:pPr>
        <w:numPr>
          <w:ilvl w:val="0"/>
          <w:numId w:val="5"/>
        </w:numPr>
        <w:spacing w:before="100" w:beforeAutospacing="1" w:after="120"/>
        <w:ind w:left="450"/>
        <w:rPr>
          <w:rFonts w:ascii="Helvetica Neue" w:eastAsia="Times New Roman" w:hAnsi="Helvetica Neue" w:cs="Times New Roman"/>
          <w:lang w:bidi="hi-IN"/>
        </w:rPr>
      </w:pPr>
      <w:hyperlink r:id="rId21" w:history="1">
        <w:r w:rsidRPr="000240B6">
          <w:rPr>
            <w:rFonts w:ascii="Helvetica Neue" w:eastAsia="Times New Roman" w:hAnsi="Helvetica Neue" w:cs="Times New Roman"/>
            <w:color w:val="2196F3"/>
            <w:lang w:bidi="hi-IN"/>
          </w:rPr>
          <w:t>Linux Load Averages: Solving the Mystery</w:t>
        </w:r>
      </w:hyperlink>
    </w:p>
    <w:p w14:paraId="10A9692E" w14:textId="77777777" w:rsidR="000240B6" w:rsidRPr="000240B6" w:rsidRDefault="000240B6" w:rsidP="0047624C">
      <w:pPr>
        <w:numPr>
          <w:ilvl w:val="0"/>
          <w:numId w:val="5"/>
        </w:numPr>
        <w:spacing w:before="100" w:beforeAutospacing="1"/>
        <w:ind w:left="450"/>
        <w:rPr>
          <w:rFonts w:ascii="Helvetica Neue" w:eastAsia="Times New Roman" w:hAnsi="Helvetica Neue" w:cs="Times New Roman"/>
          <w:lang w:bidi="hi-IN"/>
        </w:rPr>
      </w:pPr>
      <w:hyperlink r:id="rId22" w:history="1">
        <w:r w:rsidRPr="000240B6">
          <w:rPr>
            <w:rFonts w:ascii="Helvetica Neue" w:eastAsia="Times New Roman" w:hAnsi="Helvetica Neue" w:cs="Times New Roman"/>
            <w:color w:val="2196F3"/>
            <w:lang w:bidi="hi-IN"/>
          </w:rPr>
          <w:t>Save a file (that requires root permissions) from within vim editor</w:t>
        </w:r>
      </w:hyperlink>
    </w:p>
    <w:p w14:paraId="4E34D22B"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Shell Scripting</w:t>
      </w:r>
      <w:hyperlink r:id="rId23" w:anchor="shell-scripting" w:tooltip="Permanent link" w:history="1">
        <w:r w:rsidRPr="000240B6">
          <w:rPr>
            <w:rFonts w:ascii="Helvetica Neue" w:eastAsia="Times New Roman" w:hAnsi="Helvetica Neue" w:cs="Times New Roman"/>
            <w:color w:val="0000FF"/>
            <w:spacing w:val="-2"/>
            <w:sz w:val="27"/>
            <w:szCs w:val="27"/>
            <w:lang w:bidi="hi-IN"/>
          </w:rPr>
          <w:t>¶</w:t>
        </w:r>
      </w:hyperlink>
    </w:p>
    <w:p w14:paraId="5B6F9EE6" w14:textId="77777777" w:rsidR="000240B6" w:rsidRPr="000240B6" w:rsidRDefault="000240B6" w:rsidP="0047624C">
      <w:pPr>
        <w:numPr>
          <w:ilvl w:val="0"/>
          <w:numId w:val="6"/>
        </w:numPr>
        <w:spacing w:before="100" w:beforeAutospacing="1" w:after="120"/>
        <w:ind w:left="450"/>
        <w:rPr>
          <w:rFonts w:ascii="Helvetica Neue" w:eastAsia="Times New Roman" w:hAnsi="Helvetica Neue" w:cs="Times New Roman"/>
          <w:lang w:bidi="hi-IN"/>
        </w:rPr>
      </w:pPr>
      <w:hyperlink r:id="rId24" w:history="1">
        <w:r w:rsidRPr="000240B6">
          <w:rPr>
            <w:rFonts w:ascii="Helvetica Neue" w:eastAsia="Times New Roman" w:hAnsi="Helvetica Neue" w:cs="Times New Roman"/>
            <w:color w:val="2196F3"/>
            <w:lang w:bidi="hi-IN"/>
          </w:rPr>
          <w:t>http://tldp.org/HOWTO/Bash-Prog-Intro-HOWTO.html</w:t>
        </w:r>
      </w:hyperlink>
    </w:p>
    <w:p w14:paraId="642FD13E" w14:textId="77777777" w:rsidR="000240B6" w:rsidRPr="000240B6" w:rsidRDefault="000240B6" w:rsidP="0047624C">
      <w:pPr>
        <w:numPr>
          <w:ilvl w:val="0"/>
          <w:numId w:val="6"/>
        </w:numPr>
        <w:spacing w:before="100" w:beforeAutospacing="1" w:after="120"/>
        <w:ind w:left="450"/>
        <w:rPr>
          <w:rFonts w:ascii="Helvetica Neue" w:eastAsia="Times New Roman" w:hAnsi="Helvetica Neue" w:cs="Times New Roman"/>
          <w:lang w:bidi="hi-IN"/>
        </w:rPr>
      </w:pPr>
      <w:hyperlink r:id="rId25" w:history="1">
        <w:r w:rsidRPr="000240B6">
          <w:rPr>
            <w:rFonts w:ascii="Helvetica Neue" w:eastAsia="Times New Roman" w:hAnsi="Helvetica Neue" w:cs="Times New Roman"/>
            <w:color w:val="2196F3"/>
            <w:lang w:bidi="hi-IN"/>
          </w:rPr>
          <w:t>https://bash.cyberciti.biz/guide/Main_Page</w:t>
        </w:r>
      </w:hyperlink>
    </w:p>
    <w:p w14:paraId="197B22C0" w14:textId="77777777" w:rsidR="000240B6" w:rsidRPr="000240B6" w:rsidRDefault="000240B6" w:rsidP="0047624C">
      <w:pPr>
        <w:numPr>
          <w:ilvl w:val="0"/>
          <w:numId w:val="6"/>
        </w:numPr>
        <w:spacing w:before="100" w:beforeAutospacing="1"/>
        <w:ind w:left="450"/>
        <w:rPr>
          <w:rFonts w:ascii="Helvetica Neue" w:eastAsia="Times New Roman" w:hAnsi="Helvetica Neue" w:cs="Times New Roman"/>
          <w:lang w:bidi="hi-IN"/>
        </w:rPr>
      </w:pPr>
      <w:hyperlink r:id="rId26" w:history="1">
        <w:r w:rsidRPr="000240B6">
          <w:rPr>
            <w:rFonts w:ascii="Helvetica Neue" w:eastAsia="Times New Roman" w:hAnsi="Helvetica Neue" w:cs="Times New Roman"/>
            <w:color w:val="2196F3"/>
            <w:lang w:bidi="hi-IN"/>
          </w:rPr>
          <w:t>https://supportweb.cs.bham.ac.uk/docs/tutorials/docsystem/build/tutorials/unixscripting/unixscripting.html</w:t>
        </w:r>
      </w:hyperlink>
    </w:p>
    <w:p w14:paraId="23F0D075"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proofErr w:type="spellStart"/>
      <w:r w:rsidRPr="000240B6">
        <w:rPr>
          <w:rFonts w:ascii="Helvetica Neue" w:eastAsia="Times New Roman" w:hAnsi="Helvetica Neue" w:cs="Times New Roman"/>
          <w:spacing w:val="-2"/>
          <w:sz w:val="36"/>
          <w:szCs w:val="36"/>
          <w:lang w:bidi="hi-IN"/>
        </w:rPr>
        <w:t>Cheatsheets</w:t>
      </w:r>
      <w:proofErr w:type="spellEnd"/>
      <w:r w:rsidRPr="000240B6">
        <w:rPr>
          <w:rFonts w:ascii="Helvetica Neue" w:eastAsia="Times New Roman" w:hAnsi="Helvetica Neue" w:cs="Times New Roman"/>
          <w:spacing w:val="-2"/>
          <w:sz w:val="36"/>
          <w:szCs w:val="36"/>
          <w:lang w:bidi="hi-IN"/>
        </w:rPr>
        <w:fldChar w:fldCharType="begin"/>
      </w:r>
      <w:r w:rsidRPr="000240B6">
        <w:rPr>
          <w:rFonts w:ascii="Helvetica Neue" w:eastAsia="Times New Roman" w:hAnsi="Helvetica Neue" w:cs="Times New Roman"/>
          <w:spacing w:val="-2"/>
          <w:sz w:val="36"/>
          <w:szCs w:val="36"/>
          <w:lang w:bidi="hi-IN"/>
        </w:rPr>
        <w:instrText xml:space="preserve"> HYPERLINK "https://fall2019.csye6225.cloud/lectures/02/" \l "cheatsheets" \o "Permanent link" </w:instrText>
      </w:r>
      <w:r w:rsidRPr="000240B6">
        <w:rPr>
          <w:rFonts w:ascii="Helvetica Neue" w:eastAsia="Times New Roman" w:hAnsi="Helvetica Neue" w:cs="Times New Roman"/>
          <w:spacing w:val="-2"/>
          <w:sz w:val="36"/>
          <w:szCs w:val="36"/>
          <w:lang w:bidi="hi-IN"/>
        </w:rPr>
        <w:fldChar w:fldCharType="separate"/>
      </w:r>
      <w:r w:rsidRPr="000240B6">
        <w:rPr>
          <w:rFonts w:ascii="Helvetica Neue" w:eastAsia="Times New Roman" w:hAnsi="Helvetica Neue" w:cs="Times New Roman"/>
          <w:color w:val="0000FF"/>
          <w:spacing w:val="-2"/>
          <w:sz w:val="36"/>
          <w:szCs w:val="36"/>
          <w:lang w:bidi="hi-IN"/>
        </w:rPr>
        <w:t>¶</w:t>
      </w:r>
      <w:r w:rsidRPr="000240B6">
        <w:rPr>
          <w:rFonts w:ascii="Helvetica Neue" w:eastAsia="Times New Roman" w:hAnsi="Helvetica Neue" w:cs="Times New Roman"/>
          <w:spacing w:val="-2"/>
          <w:sz w:val="36"/>
          <w:szCs w:val="36"/>
          <w:lang w:bidi="hi-IN"/>
        </w:rPr>
        <w:fldChar w:fldCharType="end"/>
      </w:r>
    </w:p>
    <w:p w14:paraId="6879CE86" w14:textId="77777777" w:rsidR="000240B6" w:rsidRPr="000240B6" w:rsidRDefault="000240B6" w:rsidP="0047624C">
      <w:pPr>
        <w:numPr>
          <w:ilvl w:val="0"/>
          <w:numId w:val="7"/>
        </w:numPr>
        <w:spacing w:before="100" w:beforeAutospacing="1" w:after="120"/>
        <w:ind w:left="450"/>
        <w:rPr>
          <w:rFonts w:ascii="Helvetica Neue" w:eastAsia="Times New Roman" w:hAnsi="Helvetica Neue" w:cs="Times New Roman"/>
          <w:lang w:bidi="hi-IN"/>
        </w:rPr>
      </w:pPr>
      <w:hyperlink r:id="rId27" w:history="1">
        <w:r w:rsidRPr="000240B6">
          <w:rPr>
            <w:rFonts w:ascii="Helvetica Neue" w:eastAsia="Times New Roman" w:hAnsi="Helvetica Neue" w:cs="Times New Roman"/>
            <w:color w:val="2196F3"/>
            <w:lang w:bidi="hi-IN"/>
          </w:rPr>
          <w:t>Vi Cheat Sheet</w:t>
        </w:r>
      </w:hyperlink>
    </w:p>
    <w:p w14:paraId="23F4E976" w14:textId="77777777" w:rsidR="000240B6" w:rsidRPr="000240B6" w:rsidRDefault="000240B6" w:rsidP="0047624C">
      <w:pPr>
        <w:numPr>
          <w:ilvl w:val="0"/>
          <w:numId w:val="7"/>
        </w:numPr>
        <w:spacing w:before="100" w:beforeAutospacing="1" w:after="120"/>
        <w:ind w:left="450"/>
        <w:rPr>
          <w:rFonts w:ascii="Helvetica Neue" w:eastAsia="Times New Roman" w:hAnsi="Helvetica Neue" w:cs="Times New Roman"/>
          <w:lang w:bidi="hi-IN"/>
        </w:rPr>
      </w:pPr>
      <w:hyperlink r:id="rId28" w:history="1">
        <w:r w:rsidRPr="000240B6">
          <w:rPr>
            <w:rFonts w:ascii="Helvetica Neue" w:eastAsia="Times New Roman" w:hAnsi="Helvetica Neue" w:cs="Times New Roman"/>
            <w:color w:val="2196F3"/>
            <w:lang w:bidi="hi-IN"/>
          </w:rPr>
          <w:t>UNIX/Linux Command Reference</w:t>
        </w:r>
      </w:hyperlink>
    </w:p>
    <w:p w14:paraId="05AD143C" w14:textId="77777777" w:rsidR="000240B6" w:rsidRPr="000240B6" w:rsidRDefault="000240B6" w:rsidP="0047624C">
      <w:pPr>
        <w:numPr>
          <w:ilvl w:val="0"/>
          <w:numId w:val="7"/>
        </w:numPr>
        <w:spacing w:before="100" w:beforeAutospacing="1"/>
        <w:ind w:left="450"/>
        <w:rPr>
          <w:rFonts w:ascii="Helvetica Neue" w:eastAsia="Times New Roman" w:hAnsi="Helvetica Neue" w:cs="Times New Roman"/>
          <w:lang w:bidi="hi-IN"/>
        </w:rPr>
      </w:pPr>
      <w:hyperlink r:id="rId29" w:history="1">
        <w:r w:rsidRPr="000240B6">
          <w:rPr>
            <w:rFonts w:ascii="Helvetica Neue" w:eastAsia="Times New Roman" w:hAnsi="Helvetica Neue" w:cs="Times New Roman"/>
            <w:color w:val="2196F3"/>
            <w:lang w:bidi="hi-IN"/>
          </w:rPr>
          <w:t>Bash Redirection Cheat Sheet</w:t>
        </w:r>
      </w:hyperlink>
    </w:p>
    <w:p w14:paraId="17A3DE9D" w14:textId="53126E29" w:rsidR="000240B6" w:rsidRDefault="000240B6" w:rsidP="000240B6"/>
    <w:p w14:paraId="05190333" w14:textId="0099AF32" w:rsidR="000240B6" w:rsidRDefault="000240B6" w:rsidP="000240B6">
      <w:r>
        <w:t>Assignment 2</w:t>
      </w:r>
      <w:r>
        <w:br/>
      </w:r>
    </w:p>
    <w:p w14:paraId="4C9F501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Setup GitHub Repository</w:t>
      </w:r>
      <w:hyperlink r:id="rId30" w:anchor="setup-github-repository" w:tooltip="Permanent link" w:history="1">
        <w:r>
          <w:rPr>
            <w:rStyle w:val="Hyperlink"/>
            <w:rFonts w:ascii="Helvetica Neue" w:hAnsi="Helvetica Neue"/>
            <w:b w:val="0"/>
            <w:bCs w:val="0"/>
            <w:spacing w:val="-2"/>
            <w:u w:val="none"/>
          </w:rPr>
          <w:t>¶</w:t>
        </w:r>
      </w:hyperlink>
    </w:p>
    <w:p w14:paraId="16CFB149" w14:textId="77777777" w:rsidR="000240B6" w:rsidRDefault="000240B6" w:rsidP="0047624C">
      <w:pPr>
        <w:numPr>
          <w:ilvl w:val="0"/>
          <w:numId w:val="8"/>
        </w:numPr>
        <w:spacing w:before="100" w:beforeAutospacing="1" w:after="120"/>
        <w:ind w:left="450"/>
        <w:rPr>
          <w:rFonts w:ascii="Helvetica Neue" w:hAnsi="Helvetica Neue"/>
        </w:rPr>
      </w:pPr>
      <w:hyperlink r:id="rId31" w:history="1">
        <w:r>
          <w:rPr>
            <w:rStyle w:val="Hyperlink"/>
            <w:rFonts w:ascii="Helvetica Neue" w:hAnsi="Helvetica Neue"/>
            <w:color w:val="2196F3"/>
            <w:u w:val="none"/>
          </w:rPr>
          <w:t>Create a GitHub repository for assignments</w:t>
        </w:r>
      </w:hyperlink>
      <w:r>
        <w:rPr>
          <w:rFonts w:ascii="Helvetica Neue" w:hAnsi="Helvetica Neue"/>
        </w:rPr>
        <w:t> from the </w:t>
      </w:r>
      <w:hyperlink r:id="rId32" w:history="1">
        <w:r>
          <w:rPr>
            <w:rStyle w:val="Hyperlink"/>
            <w:rFonts w:ascii="Helvetica Neue" w:hAnsi="Helvetica Neue"/>
            <w:color w:val="2196F3"/>
            <w:u w:val="none"/>
          </w:rPr>
          <w:t>template</w:t>
        </w:r>
      </w:hyperlink>
      <w:r>
        <w:rPr>
          <w:rFonts w:ascii="Helvetica Neue" w:hAnsi="Helvetica Neue"/>
        </w:rPr>
        <w:t> repository. Instructions on create a new repository from template repository can be found </w:t>
      </w:r>
      <w:hyperlink r:id="rId33" w:history="1">
        <w:r>
          <w:rPr>
            <w:rStyle w:val="Hyperlink"/>
            <w:rFonts w:ascii="Helvetica Neue" w:hAnsi="Helvetica Neue"/>
            <w:color w:val="2196F3"/>
            <w:u w:val="none"/>
          </w:rPr>
          <w:t>here</w:t>
        </w:r>
      </w:hyperlink>
      <w:r>
        <w:rPr>
          <w:rFonts w:ascii="Helvetica Neue" w:hAnsi="Helvetica Neue"/>
        </w:rPr>
        <w:t xml:space="preserve">. This must be a private repository that only your team, TAs and instructor can access. Make sure to create empty repository. Just like we learned in the lab, one member should create the repo and </w:t>
      </w:r>
      <w:proofErr w:type="gramStart"/>
      <w:r>
        <w:rPr>
          <w:rFonts w:ascii="Helvetica Neue" w:hAnsi="Helvetica Neue"/>
        </w:rPr>
        <w:t>other’s</w:t>
      </w:r>
      <w:proofErr w:type="gramEnd"/>
      <w:r>
        <w:rPr>
          <w:rFonts w:ascii="Helvetica Neue" w:hAnsi="Helvetica Neue"/>
        </w:rPr>
        <w:t xml:space="preserve"> should fork this repo.</w:t>
      </w:r>
    </w:p>
    <w:p w14:paraId="38D102D4" w14:textId="77777777" w:rsidR="000240B6" w:rsidRDefault="000240B6" w:rsidP="0047624C">
      <w:pPr>
        <w:numPr>
          <w:ilvl w:val="0"/>
          <w:numId w:val="8"/>
        </w:numPr>
        <w:spacing w:before="100" w:beforeAutospacing="1" w:after="120"/>
        <w:ind w:left="450"/>
        <w:rPr>
          <w:rFonts w:ascii="Helvetica Neue" w:hAnsi="Helvetica Neue"/>
        </w:rPr>
      </w:pPr>
      <w:r>
        <w:rPr>
          <w:rFonts w:ascii="Helvetica Neue" w:hAnsi="Helvetica Neue"/>
        </w:rPr>
        <w:t>GitHub repository name must be </w:t>
      </w:r>
      <w:proofErr w:type="spellStart"/>
      <w:r>
        <w:rPr>
          <w:rStyle w:val="Strong"/>
          <w:rFonts w:ascii="Helvetica Neue" w:hAnsi="Helvetica Neue"/>
        </w:rPr>
        <w:t>ccwebapp</w:t>
      </w:r>
      <w:proofErr w:type="spellEnd"/>
      <w:r>
        <w:rPr>
          <w:rFonts w:ascii="Helvetica Neue" w:hAnsi="Helvetica Neue"/>
        </w:rPr>
        <w:t>.</w:t>
      </w:r>
    </w:p>
    <w:p w14:paraId="45665987" w14:textId="77777777" w:rsidR="000240B6" w:rsidRDefault="000240B6" w:rsidP="0047624C">
      <w:pPr>
        <w:numPr>
          <w:ilvl w:val="0"/>
          <w:numId w:val="8"/>
        </w:numPr>
        <w:spacing w:before="100" w:beforeAutospacing="1" w:after="120"/>
        <w:ind w:left="450"/>
        <w:rPr>
          <w:rFonts w:ascii="Helvetica Neue" w:hAnsi="Helvetica Neue"/>
        </w:rPr>
      </w:pPr>
      <w:r>
        <w:rPr>
          <w:rFonts w:ascii="Helvetica Neue" w:hAnsi="Helvetica Neue"/>
        </w:rPr>
        <w:t>Add all TAs and me to your GitHub repository as collaborators. Our emails and GitHub IDs can be found on home page.</w:t>
      </w:r>
    </w:p>
    <w:p w14:paraId="02857A12" w14:textId="77777777" w:rsidR="000240B6" w:rsidRDefault="000240B6" w:rsidP="0047624C">
      <w:pPr>
        <w:numPr>
          <w:ilvl w:val="0"/>
          <w:numId w:val="8"/>
        </w:numPr>
        <w:spacing w:before="100" w:beforeAutospacing="1"/>
        <w:ind w:left="450"/>
        <w:rPr>
          <w:rFonts w:ascii="Helvetica Neue" w:hAnsi="Helvetica Neue"/>
        </w:rPr>
      </w:pPr>
      <w:r>
        <w:rPr>
          <w:rFonts w:ascii="Helvetica Neue" w:hAnsi="Helvetica Neue"/>
        </w:rPr>
        <w:t>Update </w:t>
      </w:r>
      <w:r>
        <w:rPr>
          <w:rStyle w:val="Strong"/>
          <w:rFonts w:ascii="Helvetica Neue" w:hAnsi="Helvetica Neue"/>
        </w:rPr>
        <w:t>README.md</w:t>
      </w:r>
      <w:r>
        <w:rPr>
          <w:rFonts w:ascii="Helvetica Neue" w:hAnsi="Helvetica Neue"/>
        </w:rPr>
        <w:t> in your repository. Your readme file must contain following:</w:t>
      </w:r>
    </w:p>
    <w:p w14:paraId="55A8B8D7" w14:textId="77777777" w:rsidR="000240B6" w:rsidRDefault="000240B6" w:rsidP="0047624C">
      <w:pPr>
        <w:numPr>
          <w:ilvl w:val="1"/>
          <w:numId w:val="8"/>
        </w:numPr>
        <w:spacing w:before="100" w:beforeAutospacing="1" w:after="120"/>
        <w:ind w:left="900"/>
        <w:rPr>
          <w:rFonts w:ascii="Helvetica Neue" w:hAnsi="Helvetica Neue"/>
        </w:rPr>
      </w:pPr>
      <w:r>
        <w:rPr>
          <w:rFonts w:ascii="Helvetica Neue" w:hAnsi="Helvetica Neue"/>
        </w:rPr>
        <w:t>Team member information such as Name and Email address.</w:t>
      </w:r>
    </w:p>
    <w:p w14:paraId="44C7E1B4" w14:textId="77777777" w:rsidR="000240B6" w:rsidRDefault="000240B6" w:rsidP="0047624C">
      <w:pPr>
        <w:numPr>
          <w:ilvl w:val="1"/>
          <w:numId w:val="8"/>
        </w:numPr>
        <w:spacing w:before="100" w:beforeAutospacing="1" w:after="120"/>
        <w:ind w:left="900"/>
        <w:rPr>
          <w:rFonts w:ascii="Helvetica Neue" w:hAnsi="Helvetica Neue"/>
        </w:rPr>
      </w:pPr>
      <w:r>
        <w:rPr>
          <w:rFonts w:ascii="Helvetica Neue" w:hAnsi="Helvetica Neue"/>
        </w:rPr>
        <w:t>Prerequisites for building and deploying your application locally.</w:t>
      </w:r>
    </w:p>
    <w:p w14:paraId="432A9FD1" w14:textId="77777777" w:rsidR="000240B6" w:rsidRDefault="000240B6" w:rsidP="0047624C">
      <w:pPr>
        <w:numPr>
          <w:ilvl w:val="1"/>
          <w:numId w:val="8"/>
        </w:numPr>
        <w:spacing w:before="100" w:beforeAutospacing="1"/>
        <w:ind w:left="900"/>
        <w:rPr>
          <w:rFonts w:ascii="Helvetica Neue" w:hAnsi="Helvetica Neue"/>
        </w:rPr>
      </w:pPr>
      <w:r>
        <w:rPr>
          <w:rFonts w:ascii="Helvetica Neue" w:hAnsi="Helvetica Neue"/>
        </w:rPr>
        <w:t>Build and Deploy instructions for web application.</w:t>
      </w:r>
    </w:p>
    <w:p w14:paraId="5541DE34"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Web Application Development</w:t>
      </w:r>
      <w:hyperlink r:id="rId34" w:anchor="web-application-development" w:tooltip="Permanent link" w:history="1">
        <w:r>
          <w:rPr>
            <w:rStyle w:val="Hyperlink"/>
            <w:rFonts w:ascii="Helvetica Neue" w:hAnsi="Helvetica Neue"/>
            <w:b w:val="0"/>
            <w:bCs w:val="0"/>
            <w:spacing w:val="-2"/>
            <w:u w:val="none"/>
          </w:rPr>
          <w:t>¶</w:t>
        </w:r>
      </w:hyperlink>
    </w:p>
    <w:p w14:paraId="5AF66374" w14:textId="77777777" w:rsidR="000240B6" w:rsidRDefault="000240B6" w:rsidP="000240B6">
      <w:pPr>
        <w:pStyle w:val="admonition-title"/>
        <w:rPr>
          <w:rFonts w:ascii="Helvetica Neue" w:hAnsi="Helvetica Neue"/>
          <w:b/>
          <w:bCs/>
        </w:rPr>
      </w:pPr>
      <w:r>
        <w:rPr>
          <w:rFonts w:ascii="Helvetica Neue" w:hAnsi="Helvetica Neue"/>
          <w:b/>
          <w:bCs/>
        </w:rPr>
        <w:t>Danger</w:t>
      </w:r>
    </w:p>
    <w:p w14:paraId="39524EEE" w14:textId="77777777" w:rsidR="000240B6" w:rsidRDefault="000240B6" w:rsidP="000240B6">
      <w:pPr>
        <w:pStyle w:val="NormalWeb"/>
        <w:rPr>
          <w:rFonts w:ascii="Helvetica Neue" w:hAnsi="Helvetica Neue"/>
        </w:rPr>
      </w:pPr>
      <w:r>
        <w:rPr>
          <w:rFonts w:ascii="Helvetica Neue" w:hAnsi="Helvetica Neue"/>
        </w:rPr>
        <w:t>Instructor and teaching assistants will not be able to answer programming or framework related questions for the web applications you are building. We will gladly assist you with AWS &amp; GCP SKDs.</w:t>
      </w:r>
    </w:p>
    <w:p w14:paraId="25AAC89E"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Start implementing APIs for the </w:t>
      </w:r>
      <w:proofErr w:type="spellStart"/>
      <w:r>
        <w:rPr>
          <w:rStyle w:val="Emphasis"/>
          <w:rFonts w:ascii="Helvetica Neue" w:hAnsi="Helvetica Neue"/>
        </w:rPr>
        <w:t>Recipie</w:t>
      </w:r>
      <w:proofErr w:type="spellEnd"/>
      <w:r>
        <w:rPr>
          <w:rStyle w:val="Emphasis"/>
          <w:rFonts w:ascii="Helvetica Neue" w:hAnsi="Helvetica Neue"/>
        </w:rPr>
        <w:t xml:space="preserve"> Management System</w:t>
      </w:r>
      <w:r>
        <w:rPr>
          <w:rFonts w:ascii="Helvetica Neue" w:hAnsi="Helvetica Neue"/>
        </w:rPr>
        <w:t>. See </w:t>
      </w:r>
      <w:hyperlink r:id="rId35" w:history="1">
        <w:r>
          <w:rPr>
            <w:rStyle w:val="Hyperlink"/>
            <w:rFonts w:ascii="Helvetica Neue" w:hAnsi="Helvetica Neue"/>
            <w:color w:val="2196F3"/>
            <w:u w:val="none"/>
          </w:rPr>
          <w:t>Cloud Native Web Application Requirements</w:t>
        </w:r>
      </w:hyperlink>
      <w:r>
        <w:rPr>
          <w:rFonts w:ascii="Helvetica Neue" w:hAnsi="Helvetica Neue"/>
        </w:rPr>
        <w:t> for technical requirements.</w:t>
      </w:r>
    </w:p>
    <w:p w14:paraId="23DF2C2B"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lastRenderedPageBreak/>
        <w:t>Features of the </w:t>
      </w:r>
      <w:proofErr w:type="spellStart"/>
      <w:r>
        <w:rPr>
          <w:rStyle w:val="Emphasis"/>
          <w:rFonts w:ascii="Helvetica Neue" w:hAnsi="Helvetica Neue"/>
        </w:rPr>
        <w:t>Recipie</w:t>
      </w:r>
      <w:proofErr w:type="spellEnd"/>
      <w:r>
        <w:rPr>
          <w:rStyle w:val="Emphasis"/>
          <w:rFonts w:ascii="Helvetica Neue" w:hAnsi="Helvetica Neue"/>
        </w:rPr>
        <w:t xml:space="preserve"> Management System</w:t>
      </w:r>
      <w:r>
        <w:rPr>
          <w:rFonts w:ascii="Helvetica Neue" w:hAnsi="Helvetica Neue"/>
        </w:rPr>
        <w:t> application will be split among various applications. For this assignment, we will focus on the backend API (no UI) service. Additional features of the </w:t>
      </w:r>
      <w:proofErr w:type="spellStart"/>
      <w:r>
        <w:rPr>
          <w:rStyle w:val="Emphasis"/>
          <w:rFonts w:ascii="Helvetica Neue" w:hAnsi="Helvetica Neue"/>
        </w:rPr>
        <w:t>Recipie</w:t>
      </w:r>
      <w:proofErr w:type="spellEnd"/>
      <w:r>
        <w:rPr>
          <w:rStyle w:val="Emphasis"/>
          <w:rFonts w:ascii="Helvetica Neue" w:hAnsi="Helvetica Neue"/>
        </w:rPr>
        <w:t xml:space="preserve"> Management System</w:t>
      </w:r>
      <w:r>
        <w:rPr>
          <w:rFonts w:ascii="Helvetica Neue" w:hAnsi="Helvetica Neue"/>
        </w:rPr>
        <w:t> will be implemented in future assignments. We will also build the infrastructure on cloud to host the application.</w:t>
      </w:r>
    </w:p>
    <w:p w14:paraId="43AE2E22"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This assignment will focus on user management aspect of the application. You will implement RESTful APIs based on user stories you will find below.</w:t>
      </w:r>
    </w:p>
    <w:p w14:paraId="0C2CB741" w14:textId="77777777" w:rsidR="000240B6" w:rsidRDefault="000240B6" w:rsidP="000240B6">
      <w:pPr>
        <w:pStyle w:val="Heading4"/>
        <w:rPr>
          <w:rFonts w:ascii="Helvetica Neue" w:hAnsi="Helvetica Neue"/>
          <w:spacing w:val="-2"/>
        </w:rPr>
      </w:pPr>
      <w:r>
        <w:rPr>
          <w:rFonts w:ascii="Helvetica Neue" w:hAnsi="Helvetica Neue"/>
          <w:spacing w:val="-2"/>
        </w:rPr>
        <w:t>RESTful API Endpoints To Be Implemented</w:t>
      </w:r>
      <w:hyperlink r:id="rId36" w:anchor="restful-api-endpoints-to-be-implemented" w:tooltip="Permanent link" w:history="1">
        <w:r>
          <w:rPr>
            <w:rStyle w:val="Hyperlink"/>
            <w:rFonts w:ascii="Helvetica Neue" w:hAnsi="Helvetica Neue"/>
            <w:spacing w:val="-2"/>
            <w:u w:val="none"/>
          </w:rPr>
          <w:t>¶</w:t>
        </w:r>
      </w:hyperlink>
    </w:p>
    <w:p w14:paraId="2A7EF77B" w14:textId="77777777" w:rsidR="000240B6" w:rsidRDefault="000240B6" w:rsidP="000240B6">
      <w:pPr>
        <w:pStyle w:val="NormalWeb"/>
        <w:spacing w:before="240" w:beforeAutospacing="0" w:after="240" w:afterAutospacing="0"/>
        <w:rPr>
          <w:rFonts w:ascii="Helvetica Neue" w:hAnsi="Helvetica Neue"/>
        </w:rPr>
      </w:pPr>
      <w:hyperlink r:id="rId37" w:history="1">
        <w:r>
          <w:rPr>
            <w:rStyle w:val="Hyperlink"/>
            <w:rFonts w:ascii="Helvetica Neue" w:hAnsi="Helvetica Neue"/>
            <w:color w:val="2196F3"/>
            <w:u w:val="none"/>
          </w:rPr>
          <w:t>API specifications</w:t>
        </w:r>
      </w:hyperlink>
    </w:p>
    <w:p w14:paraId="63E8EC5E" w14:textId="77777777" w:rsidR="000240B6" w:rsidRDefault="000240B6" w:rsidP="000240B6">
      <w:pPr>
        <w:pStyle w:val="Heading4"/>
        <w:rPr>
          <w:rFonts w:ascii="Helvetica Neue" w:hAnsi="Helvetica Neue"/>
          <w:spacing w:val="-2"/>
        </w:rPr>
      </w:pPr>
      <w:r>
        <w:rPr>
          <w:rFonts w:ascii="Helvetica Neue" w:hAnsi="Helvetica Neue"/>
          <w:spacing w:val="-2"/>
        </w:rPr>
        <w:t>User Stories</w:t>
      </w:r>
      <w:hyperlink r:id="rId38" w:anchor="user-stories" w:tooltip="Permanent link" w:history="1">
        <w:r>
          <w:rPr>
            <w:rStyle w:val="Hyperlink"/>
            <w:rFonts w:ascii="Helvetica Neue" w:hAnsi="Helvetica Neue"/>
            <w:spacing w:val="-2"/>
            <w:u w:val="none"/>
          </w:rPr>
          <w:t>¶</w:t>
        </w:r>
      </w:hyperlink>
    </w:p>
    <w:p w14:paraId="79C0C54F" w14:textId="77777777" w:rsidR="000240B6" w:rsidRDefault="000240B6" w:rsidP="0047624C">
      <w:pPr>
        <w:numPr>
          <w:ilvl w:val="0"/>
          <w:numId w:val="9"/>
        </w:numPr>
        <w:spacing w:before="100" w:beforeAutospacing="1" w:after="120"/>
        <w:ind w:left="450"/>
        <w:rPr>
          <w:rFonts w:ascii="Helvetica Neue" w:hAnsi="Helvetica Neue"/>
        </w:rPr>
      </w:pPr>
      <w:r>
        <w:rPr>
          <w:rFonts w:ascii="Helvetica Neue" w:hAnsi="Helvetica Neue"/>
        </w:rPr>
        <w:t>All API request/response payloads should be in JSON.</w:t>
      </w:r>
    </w:p>
    <w:p w14:paraId="735E6EDE" w14:textId="77777777" w:rsidR="000240B6" w:rsidRDefault="000240B6" w:rsidP="0047624C">
      <w:pPr>
        <w:numPr>
          <w:ilvl w:val="0"/>
          <w:numId w:val="9"/>
        </w:numPr>
        <w:spacing w:before="100" w:beforeAutospacing="1" w:after="120"/>
        <w:ind w:left="450"/>
        <w:rPr>
          <w:rFonts w:ascii="Helvetica Neue" w:hAnsi="Helvetica Neue"/>
        </w:rPr>
      </w:pPr>
      <w:r>
        <w:rPr>
          <w:rFonts w:ascii="Helvetica Neue" w:hAnsi="Helvetica Neue"/>
        </w:rPr>
        <w:t>No UI should be implemented for the application.</w:t>
      </w:r>
    </w:p>
    <w:p w14:paraId="08D02E91" w14:textId="77777777" w:rsidR="000240B6" w:rsidRDefault="000240B6" w:rsidP="0047624C">
      <w:pPr>
        <w:numPr>
          <w:ilvl w:val="0"/>
          <w:numId w:val="9"/>
        </w:numPr>
        <w:spacing w:before="100" w:beforeAutospacing="1" w:after="120"/>
        <w:ind w:left="450"/>
        <w:rPr>
          <w:rFonts w:ascii="Helvetica Neue" w:hAnsi="Helvetica Neue"/>
        </w:rPr>
      </w:pPr>
      <w:r>
        <w:rPr>
          <w:rFonts w:ascii="Helvetica Neue" w:hAnsi="Helvetica Neue"/>
        </w:rPr>
        <w:t>As a user, I expect all APIs call to return with proper </w:t>
      </w:r>
      <w:hyperlink r:id="rId39" w:history="1">
        <w:r>
          <w:rPr>
            <w:rStyle w:val="Hyperlink"/>
            <w:rFonts w:ascii="Helvetica Neue" w:hAnsi="Helvetica Neue"/>
            <w:color w:val="2196F3"/>
            <w:u w:val="none"/>
          </w:rPr>
          <w:t>HTTP status code</w:t>
        </w:r>
      </w:hyperlink>
      <w:r>
        <w:rPr>
          <w:rFonts w:ascii="Helvetica Neue" w:hAnsi="Helvetica Neue"/>
        </w:rPr>
        <w:t>.</w:t>
      </w:r>
    </w:p>
    <w:p w14:paraId="35972427" w14:textId="77777777" w:rsidR="000240B6" w:rsidRDefault="000240B6" w:rsidP="0047624C">
      <w:pPr>
        <w:numPr>
          <w:ilvl w:val="0"/>
          <w:numId w:val="9"/>
        </w:numPr>
        <w:spacing w:before="100" w:beforeAutospacing="1" w:after="120"/>
        <w:ind w:left="450"/>
        <w:rPr>
          <w:rFonts w:ascii="Helvetica Neue" w:hAnsi="Helvetica Neue"/>
        </w:rPr>
      </w:pPr>
      <w:r>
        <w:rPr>
          <w:rFonts w:ascii="Helvetica Neue" w:hAnsi="Helvetica Neue"/>
        </w:rPr>
        <w:t>As a user, I expect the code quality of the application is maintained to highest standards using unit and/or integration tests.</w:t>
      </w:r>
    </w:p>
    <w:p w14:paraId="0252BDD8" w14:textId="77777777" w:rsidR="000240B6" w:rsidRDefault="000240B6" w:rsidP="0047624C">
      <w:pPr>
        <w:numPr>
          <w:ilvl w:val="0"/>
          <w:numId w:val="9"/>
        </w:numPr>
        <w:spacing w:before="100" w:beforeAutospacing="1" w:after="120"/>
        <w:ind w:left="450"/>
        <w:rPr>
          <w:rFonts w:ascii="Helvetica Neue" w:hAnsi="Helvetica Neue"/>
        </w:rPr>
      </w:pPr>
      <w:r>
        <w:rPr>
          <w:rFonts w:ascii="Helvetica Neue" w:hAnsi="Helvetica Neue"/>
        </w:rPr>
        <w:t>Your web application must only support </w:t>
      </w:r>
      <w:hyperlink r:id="rId40" w:history="1">
        <w:r>
          <w:rPr>
            <w:rStyle w:val="Hyperlink"/>
            <w:rFonts w:ascii="Helvetica Neue" w:hAnsi="Helvetica Neue"/>
            <w:color w:val="2196F3"/>
            <w:u w:val="none"/>
          </w:rPr>
          <w:t>Token-Based authentication and not Session Authentication</w:t>
        </w:r>
      </w:hyperlink>
      <w:r>
        <w:rPr>
          <w:rFonts w:ascii="Helvetica Neue" w:hAnsi="Helvetica Neue"/>
        </w:rPr>
        <w:t>.</w:t>
      </w:r>
    </w:p>
    <w:p w14:paraId="3B49BA7F" w14:textId="77777777" w:rsidR="000240B6" w:rsidRDefault="000240B6" w:rsidP="0047624C">
      <w:pPr>
        <w:numPr>
          <w:ilvl w:val="0"/>
          <w:numId w:val="9"/>
        </w:numPr>
        <w:spacing w:beforeAutospacing="1"/>
        <w:ind w:left="450"/>
        <w:rPr>
          <w:rFonts w:ascii="Helvetica Neue" w:hAnsi="Helvetica Neue"/>
        </w:rPr>
      </w:pPr>
      <w:r>
        <w:rPr>
          <w:rFonts w:ascii="Helvetica Neue" w:hAnsi="Helvetica Neue"/>
        </w:rPr>
        <w:t>As a user, I must provide </w:t>
      </w:r>
      <w:hyperlink r:id="rId41" w:anchor="Client_side" w:history="1">
        <w:r>
          <w:rPr>
            <w:rStyle w:val="Hyperlink"/>
            <w:rFonts w:ascii="Helvetica Neue" w:hAnsi="Helvetica Neue"/>
            <w:color w:val="2196F3"/>
            <w:u w:val="none"/>
          </w:rPr>
          <w:t>basic</w:t>
        </w:r>
      </w:hyperlink>
      <w:r>
        <w:rPr>
          <w:rFonts w:ascii="Helvetica Neue" w:hAnsi="Helvetica Neue"/>
        </w:rPr>
        <w:t> </w:t>
      </w:r>
      <w:hyperlink r:id="rId42" w:history="1">
        <w:r>
          <w:rPr>
            <w:rStyle w:val="Hyperlink"/>
            <w:rFonts w:ascii="Helvetica Neue" w:hAnsi="Helvetica Neue"/>
            <w:color w:val="2196F3"/>
            <w:u w:val="none"/>
          </w:rPr>
          <w:t>authentication</w:t>
        </w:r>
      </w:hyperlink>
      <w:r>
        <w:rPr>
          <w:rFonts w:ascii="Helvetica Neue" w:hAnsi="Helvetica Neue"/>
        </w:rPr>
        <w:t> token when making a API call to </w:t>
      </w:r>
      <w:r>
        <w:rPr>
          <w:rStyle w:val="err"/>
          <w:rFonts w:ascii="Courier New" w:hAnsi="Courier New" w:cs="Courier New"/>
          <w:color w:val="A61717"/>
          <w:sz w:val="20"/>
          <w:szCs w:val="20"/>
        </w:rPr>
        <w:t>protected</w:t>
      </w:r>
      <w:r>
        <w:rPr>
          <w:rFonts w:ascii="Helvetica Neue" w:hAnsi="Helvetica Neue"/>
        </w:rPr>
        <w:t> endpoint.</w:t>
      </w:r>
    </w:p>
    <w:p w14:paraId="1684685E" w14:textId="77777777" w:rsidR="000240B6" w:rsidRDefault="000240B6" w:rsidP="0047624C">
      <w:pPr>
        <w:numPr>
          <w:ilvl w:val="0"/>
          <w:numId w:val="9"/>
        </w:numPr>
        <w:spacing w:before="100" w:beforeAutospacing="1" w:after="120"/>
        <w:ind w:left="450"/>
        <w:rPr>
          <w:rFonts w:ascii="Helvetica Neue" w:hAnsi="Helvetica Neue"/>
        </w:rPr>
      </w:pPr>
      <w:r>
        <w:rPr>
          <w:rFonts w:ascii="Helvetica Neue" w:hAnsi="Helvetica Neue"/>
        </w:rPr>
        <w:t>Create a new user</w:t>
      </w:r>
    </w:p>
    <w:p w14:paraId="70A49A8A" w14:textId="77777777" w:rsidR="000240B6" w:rsidRDefault="000240B6" w:rsidP="0047624C">
      <w:pPr>
        <w:numPr>
          <w:ilvl w:val="1"/>
          <w:numId w:val="9"/>
        </w:numPr>
        <w:spacing w:before="100" w:beforeAutospacing="1" w:after="120"/>
        <w:ind w:left="900"/>
        <w:rPr>
          <w:rFonts w:ascii="Helvetica Neue" w:hAnsi="Helvetica Neue"/>
        </w:rPr>
      </w:pPr>
      <w:r>
        <w:rPr>
          <w:rFonts w:ascii="Helvetica Neue" w:hAnsi="Helvetica Neue"/>
        </w:rPr>
        <w:t>As a user, I want to create an account by providing following information.</w:t>
      </w:r>
    </w:p>
    <w:p w14:paraId="75C98967" w14:textId="77777777" w:rsidR="000240B6" w:rsidRDefault="000240B6" w:rsidP="0047624C">
      <w:pPr>
        <w:numPr>
          <w:ilvl w:val="2"/>
          <w:numId w:val="9"/>
        </w:numPr>
        <w:spacing w:before="100" w:beforeAutospacing="1" w:after="120"/>
        <w:ind w:left="1350"/>
        <w:rPr>
          <w:rFonts w:ascii="Helvetica Neue" w:hAnsi="Helvetica Neue"/>
        </w:rPr>
      </w:pPr>
      <w:r>
        <w:rPr>
          <w:rFonts w:ascii="Helvetica Neue" w:hAnsi="Helvetica Neue"/>
        </w:rPr>
        <w:t>Email Address</w:t>
      </w:r>
    </w:p>
    <w:p w14:paraId="4FA93C90" w14:textId="77777777" w:rsidR="000240B6" w:rsidRDefault="000240B6" w:rsidP="0047624C">
      <w:pPr>
        <w:numPr>
          <w:ilvl w:val="2"/>
          <w:numId w:val="9"/>
        </w:numPr>
        <w:spacing w:before="100" w:beforeAutospacing="1" w:after="120"/>
        <w:ind w:left="1350"/>
        <w:rPr>
          <w:rFonts w:ascii="Helvetica Neue" w:hAnsi="Helvetica Neue"/>
        </w:rPr>
      </w:pPr>
      <w:r>
        <w:rPr>
          <w:rFonts w:ascii="Helvetica Neue" w:hAnsi="Helvetica Neue"/>
        </w:rPr>
        <w:t>Password</w:t>
      </w:r>
    </w:p>
    <w:p w14:paraId="2A853BCD" w14:textId="77777777" w:rsidR="000240B6" w:rsidRDefault="000240B6" w:rsidP="0047624C">
      <w:pPr>
        <w:numPr>
          <w:ilvl w:val="2"/>
          <w:numId w:val="9"/>
        </w:numPr>
        <w:spacing w:before="100" w:beforeAutospacing="1" w:after="120"/>
        <w:ind w:left="1350"/>
        <w:rPr>
          <w:rFonts w:ascii="Helvetica Neue" w:hAnsi="Helvetica Neue"/>
        </w:rPr>
      </w:pPr>
      <w:r>
        <w:rPr>
          <w:rFonts w:ascii="Helvetica Neue" w:hAnsi="Helvetica Neue"/>
        </w:rPr>
        <w:t>First Name</w:t>
      </w:r>
    </w:p>
    <w:p w14:paraId="5453F8FE" w14:textId="77777777" w:rsidR="000240B6" w:rsidRDefault="000240B6" w:rsidP="0047624C">
      <w:pPr>
        <w:numPr>
          <w:ilvl w:val="2"/>
          <w:numId w:val="9"/>
        </w:numPr>
        <w:spacing w:before="100" w:beforeAutospacing="1"/>
        <w:ind w:left="1350"/>
        <w:rPr>
          <w:rFonts w:ascii="Helvetica Neue" w:hAnsi="Helvetica Neue"/>
        </w:rPr>
      </w:pPr>
      <w:r>
        <w:rPr>
          <w:rFonts w:ascii="Helvetica Neue" w:hAnsi="Helvetica Neue"/>
        </w:rPr>
        <w:t>Last Name</w:t>
      </w:r>
    </w:p>
    <w:p w14:paraId="34841A17" w14:textId="77777777" w:rsidR="000240B6" w:rsidRDefault="000240B6" w:rsidP="0047624C">
      <w:pPr>
        <w:numPr>
          <w:ilvl w:val="1"/>
          <w:numId w:val="9"/>
        </w:numPr>
        <w:spacing w:beforeAutospacing="1"/>
        <w:ind w:left="900"/>
        <w:rPr>
          <w:rFonts w:ascii="Helvetica Neue" w:hAnsi="Helvetica Neue"/>
        </w:rPr>
      </w:pPr>
      <w:proofErr w:type="spellStart"/>
      <w:r>
        <w:rPr>
          <w:rStyle w:val="err"/>
          <w:rFonts w:ascii="Courier New" w:hAnsi="Courier New" w:cs="Courier New"/>
          <w:color w:val="A61717"/>
          <w:sz w:val="20"/>
          <w:szCs w:val="20"/>
        </w:rPr>
        <w:t>account_created</w:t>
      </w:r>
      <w:proofErr w:type="spellEnd"/>
      <w:r>
        <w:rPr>
          <w:rFonts w:ascii="Helvetica Neue" w:hAnsi="Helvetica Neue"/>
        </w:rPr>
        <w:t> field for the user should be set to current time when user creation is successful.</w:t>
      </w:r>
    </w:p>
    <w:p w14:paraId="4AE9BAD3" w14:textId="77777777" w:rsidR="000240B6" w:rsidRDefault="000240B6" w:rsidP="0047624C">
      <w:pPr>
        <w:numPr>
          <w:ilvl w:val="1"/>
          <w:numId w:val="9"/>
        </w:numPr>
        <w:spacing w:beforeAutospacing="1"/>
        <w:ind w:left="900"/>
        <w:rPr>
          <w:rFonts w:ascii="Helvetica Neue" w:hAnsi="Helvetica Neue"/>
        </w:rPr>
      </w:pPr>
      <w:r>
        <w:rPr>
          <w:rFonts w:ascii="Helvetica Neue" w:hAnsi="Helvetica Neue"/>
        </w:rPr>
        <w:t>User should not be able to set values for </w:t>
      </w:r>
      <w:proofErr w:type="spellStart"/>
      <w:r>
        <w:rPr>
          <w:rStyle w:val="err"/>
          <w:rFonts w:ascii="Courier New" w:hAnsi="Courier New" w:cs="Courier New"/>
          <w:color w:val="A61717"/>
          <w:sz w:val="20"/>
          <w:szCs w:val="20"/>
        </w:rPr>
        <w:t>account_created</w:t>
      </w:r>
      <w:proofErr w:type="spellEnd"/>
      <w:r>
        <w:rPr>
          <w:rFonts w:ascii="Helvetica Neue" w:hAnsi="Helvetica Neue"/>
        </w:rPr>
        <w:t> and </w:t>
      </w:r>
      <w:proofErr w:type="spellStart"/>
      <w:r>
        <w:rPr>
          <w:rStyle w:val="err"/>
          <w:rFonts w:ascii="Courier New" w:hAnsi="Courier New" w:cs="Courier New"/>
          <w:color w:val="A61717"/>
          <w:sz w:val="20"/>
          <w:szCs w:val="20"/>
        </w:rPr>
        <w:t>account_updated</w:t>
      </w:r>
      <w:proofErr w:type="spellEnd"/>
      <w:r>
        <w:rPr>
          <w:rFonts w:ascii="Helvetica Neue" w:hAnsi="Helvetica Neue"/>
        </w:rPr>
        <w:t>. Any value provided for these fields must be ignored.</w:t>
      </w:r>
    </w:p>
    <w:p w14:paraId="03B0FBA9" w14:textId="77777777" w:rsidR="000240B6" w:rsidRDefault="000240B6" w:rsidP="0047624C">
      <w:pPr>
        <w:numPr>
          <w:ilvl w:val="1"/>
          <w:numId w:val="9"/>
        </w:numPr>
        <w:spacing w:beforeAutospacing="1"/>
        <w:ind w:left="900"/>
        <w:rPr>
          <w:rFonts w:ascii="Helvetica Neue" w:hAnsi="Helvetica Neue"/>
        </w:rPr>
      </w:pPr>
      <w:r>
        <w:rPr>
          <w:rStyle w:val="err"/>
          <w:rFonts w:ascii="Courier New" w:hAnsi="Courier New" w:cs="Courier New"/>
          <w:color w:val="A61717"/>
          <w:sz w:val="20"/>
          <w:szCs w:val="20"/>
        </w:rPr>
        <w:t>Password</w:t>
      </w:r>
      <w:r>
        <w:rPr>
          <w:rFonts w:ascii="Helvetica Neue" w:hAnsi="Helvetica Neue"/>
        </w:rPr>
        <w:t> field should never be returned in the response payload.</w:t>
      </w:r>
    </w:p>
    <w:p w14:paraId="37B32F0D" w14:textId="77777777" w:rsidR="000240B6" w:rsidRDefault="000240B6" w:rsidP="0047624C">
      <w:pPr>
        <w:numPr>
          <w:ilvl w:val="1"/>
          <w:numId w:val="9"/>
        </w:numPr>
        <w:spacing w:before="100" w:beforeAutospacing="1" w:after="120"/>
        <w:ind w:left="900"/>
        <w:rPr>
          <w:rFonts w:ascii="Helvetica Neue" w:hAnsi="Helvetica Neue"/>
        </w:rPr>
      </w:pPr>
      <w:r>
        <w:rPr>
          <w:rFonts w:ascii="Helvetica Neue" w:hAnsi="Helvetica Neue"/>
        </w:rPr>
        <w:t>As a user, I expect to use my </w:t>
      </w:r>
      <w:r>
        <w:rPr>
          <w:rStyle w:val="Emphasis"/>
          <w:rFonts w:ascii="Helvetica Neue" w:hAnsi="Helvetica Neue"/>
        </w:rPr>
        <w:t>email address</w:t>
      </w:r>
      <w:r>
        <w:rPr>
          <w:rFonts w:ascii="Helvetica Neue" w:hAnsi="Helvetica Neue"/>
        </w:rPr>
        <w:t> as my </w:t>
      </w:r>
      <w:r>
        <w:rPr>
          <w:rStyle w:val="Emphasis"/>
          <w:rFonts w:ascii="Helvetica Neue" w:hAnsi="Helvetica Neue"/>
        </w:rPr>
        <w:t>username</w:t>
      </w:r>
      <w:r>
        <w:rPr>
          <w:rFonts w:ascii="Helvetica Neue" w:hAnsi="Helvetica Neue"/>
        </w:rPr>
        <w:t>.</w:t>
      </w:r>
    </w:p>
    <w:p w14:paraId="7020E973" w14:textId="77777777" w:rsidR="000240B6" w:rsidRDefault="000240B6" w:rsidP="0047624C">
      <w:pPr>
        <w:numPr>
          <w:ilvl w:val="1"/>
          <w:numId w:val="9"/>
        </w:numPr>
        <w:spacing w:before="100" w:beforeAutospacing="1" w:after="120"/>
        <w:ind w:left="900"/>
        <w:rPr>
          <w:rFonts w:ascii="Helvetica Neue" w:hAnsi="Helvetica Neue"/>
        </w:rPr>
      </w:pPr>
      <w:r>
        <w:rPr>
          <w:rFonts w:ascii="Helvetica Neue" w:hAnsi="Helvetica Neue"/>
        </w:rPr>
        <w:t>As a user, I expect application to enforce strong password as recommended by </w:t>
      </w:r>
      <w:hyperlink r:id="rId43" w:history="1">
        <w:r>
          <w:rPr>
            <w:rStyle w:val="Hyperlink"/>
            <w:rFonts w:ascii="Helvetica Neue" w:hAnsi="Helvetica Neue"/>
            <w:color w:val="2196F3"/>
            <w:u w:val="none"/>
          </w:rPr>
          <w:t>NIST</w:t>
        </w:r>
      </w:hyperlink>
      <w:r>
        <w:rPr>
          <w:rFonts w:ascii="Helvetica Neue" w:hAnsi="Helvetica Neue"/>
        </w:rPr>
        <w:t>.</w:t>
      </w:r>
    </w:p>
    <w:p w14:paraId="39A8D7EA" w14:textId="77777777" w:rsidR="000240B6" w:rsidRDefault="000240B6" w:rsidP="0047624C">
      <w:pPr>
        <w:numPr>
          <w:ilvl w:val="1"/>
          <w:numId w:val="9"/>
        </w:numPr>
        <w:spacing w:beforeAutospacing="1"/>
        <w:ind w:left="900"/>
        <w:rPr>
          <w:rFonts w:ascii="Helvetica Neue" w:hAnsi="Helvetica Neue"/>
        </w:rPr>
      </w:pPr>
      <w:r>
        <w:rPr>
          <w:rFonts w:ascii="Helvetica Neue" w:hAnsi="Helvetica Neue"/>
        </w:rPr>
        <w:t>Application must return </w:t>
      </w:r>
      <w:r>
        <w:rPr>
          <w:rStyle w:val="err"/>
          <w:rFonts w:ascii="Courier New" w:hAnsi="Courier New" w:cs="Courier New"/>
          <w:color w:val="A61717"/>
          <w:sz w:val="20"/>
          <w:szCs w:val="20"/>
        </w:rPr>
        <w:t xml:space="preserve">400 Bad </w:t>
      </w:r>
      <w:proofErr w:type="spellStart"/>
      <w:r>
        <w:rPr>
          <w:rStyle w:val="err"/>
          <w:rFonts w:ascii="Courier New" w:hAnsi="Courier New" w:cs="Courier New"/>
          <w:color w:val="A61717"/>
          <w:sz w:val="20"/>
          <w:szCs w:val="20"/>
        </w:rPr>
        <w:t>Reqest</w:t>
      </w:r>
      <w:proofErr w:type="spellEnd"/>
      <w:r>
        <w:rPr>
          <w:rFonts w:ascii="Helvetica Neue" w:hAnsi="Helvetica Neue"/>
        </w:rPr>
        <w:t> HTTP response code when a user account with the email address already exists.</w:t>
      </w:r>
    </w:p>
    <w:p w14:paraId="1D6FFEA8" w14:textId="77777777" w:rsidR="000240B6" w:rsidRDefault="000240B6" w:rsidP="0047624C">
      <w:pPr>
        <w:numPr>
          <w:ilvl w:val="1"/>
          <w:numId w:val="9"/>
        </w:numPr>
        <w:spacing w:before="100" w:beforeAutospacing="1"/>
        <w:ind w:left="900"/>
        <w:rPr>
          <w:rFonts w:ascii="Helvetica Neue" w:hAnsi="Helvetica Neue"/>
        </w:rPr>
      </w:pPr>
      <w:r>
        <w:rPr>
          <w:rFonts w:ascii="Helvetica Neue" w:hAnsi="Helvetica Neue"/>
        </w:rPr>
        <w:lastRenderedPageBreak/>
        <w:t>As a user, I expect my password to be stored securely using </w:t>
      </w:r>
      <w:proofErr w:type="spellStart"/>
      <w:r>
        <w:rPr>
          <w:rFonts w:ascii="Helvetica Neue" w:hAnsi="Helvetica Neue"/>
        </w:rPr>
        <w:fldChar w:fldCharType="begin"/>
      </w:r>
      <w:r>
        <w:rPr>
          <w:rFonts w:ascii="Helvetica Neue" w:hAnsi="Helvetica Neue"/>
        </w:rPr>
        <w:instrText xml:space="preserve"> HYPERLINK "https://docs.spring.io/spring-security/site/docs/current/apidocs/org/springframework/security/crypto/bcrypt/BCrypt.html" </w:instrText>
      </w:r>
      <w:r>
        <w:rPr>
          <w:rFonts w:ascii="Helvetica Neue" w:hAnsi="Helvetica Neue"/>
        </w:rPr>
        <w:fldChar w:fldCharType="separate"/>
      </w:r>
      <w:r>
        <w:rPr>
          <w:rStyle w:val="Hyperlink"/>
          <w:rFonts w:ascii="Helvetica Neue" w:hAnsi="Helvetica Neue"/>
          <w:color w:val="2196F3"/>
          <w:u w:val="none"/>
        </w:rPr>
        <w:t>BCrypt</w:t>
      </w:r>
      <w:proofErr w:type="spellEnd"/>
      <w:r>
        <w:rPr>
          <w:rStyle w:val="Hyperlink"/>
          <w:rFonts w:ascii="Helvetica Neue" w:hAnsi="Helvetica Neue"/>
          <w:color w:val="2196F3"/>
          <w:u w:val="none"/>
        </w:rPr>
        <w:t xml:space="preserve"> password hashing scheme</w:t>
      </w:r>
      <w:r>
        <w:rPr>
          <w:rFonts w:ascii="Helvetica Neue" w:hAnsi="Helvetica Neue"/>
        </w:rPr>
        <w:fldChar w:fldCharType="end"/>
      </w:r>
      <w:r>
        <w:rPr>
          <w:rFonts w:ascii="Helvetica Neue" w:hAnsi="Helvetica Neue"/>
        </w:rPr>
        <w:t> with </w:t>
      </w:r>
      <w:hyperlink r:id="rId44" w:history="1">
        <w:r>
          <w:rPr>
            <w:rStyle w:val="Hyperlink"/>
            <w:rFonts w:ascii="Helvetica Neue" w:hAnsi="Helvetica Neue"/>
            <w:color w:val="2196F3"/>
            <w:u w:val="none"/>
          </w:rPr>
          <w:t>salt</w:t>
        </w:r>
      </w:hyperlink>
      <w:r>
        <w:rPr>
          <w:rFonts w:ascii="Helvetica Neue" w:hAnsi="Helvetica Neue"/>
        </w:rPr>
        <w:t>.</w:t>
      </w:r>
    </w:p>
    <w:p w14:paraId="6C8933EB" w14:textId="77777777" w:rsidR="000240B6" w:rsidRDefault="000240B6" w:rsidP="0047624C">
      <w:pPr>
        <w:numPr>
          <w:ilvl w:val="0"/>
          <w:numId w:val="9"/>
        </w:numPr>
        <w:spacing w:before="100" w:beforeAutospacing="1" w:after="120"/>
        <w:ind w:left="450"/>
        <w:rPr>
          <w:rFonts w:ascii="Helvetica Neue" w:hAnsi="Helvetica Neue"/>
        </w:rPr>
      </w:pPr>
      <w:r>
        <w:rPr>
          <w:rFonts w:ascii="Helvetica Neue" w:hAnsi="Helvetica Neue"/>
        </w:rPr>
        <w:t>Update user information</w:t>
      </w:r>
    </w:p>
    <w:p w14:paraId="6699A3BF" w14:textId="77777777" w:rsidR="000240B6" w:rsidRDefault="000240B6" w:rsidP="0047624C">
      <w:pPr>
        <w:numPr>
          <w:ilvl w:val="1"/>
          <w:numId w:val="9"/>
        </w:numPr>
        <w:spacing w:before="100" w:beforeAutospacing="1" w:after="120"/>
        <w:ind w:left="900"/>
        <w:rPr>
          <w:rFonts w:ascii="Helvetica Neue" w:hAnsi="Helvetica Neue"/>
        </w:rPr>
      </w:pPr>
      <w:r>
        <w:rPr>
          <w:rFonts w:ascii="Helvetica Neue" w:hAnsi="Helvetica Neue"/>
        </w:rPr>
        <w:t>As a user, I want to update my account information. I should only be allowed to update following fields.</w:t>
      </w:r>
    </w:p>
    <w:p w14:paraId="2F2BCD73" w14:textId="77777777" w:rsidR="000240B6" w:rsidRDefault="000240B6" w:rsidP="0047624C">
      <w:pPr>
        <w:numPr>
          <w:ilvl w:val="2"/>
          <w:numId w:val="9"/>
        </w:numPr>
        <w:spacing w:before="100" w:beforeAutospacing="1" w:after="120"/>
        <w:ind w:left="1350"/>
        <w:rPr>
          <w:rFonts w:ascii="Helvetica Neue" w:hAnsi="Helvetica Neue"/>
        </w:rPr>
      </w:pPr>
      <w:r>
        <w:rPr>
          <w:rFonts w:ascii="Helvetica Neue" w:hAnsi="Helvetica Neue"/>
        </w:rPr>
        <w:t>First Name</w:t>
      </w:r>
    </w:p>
    <w:p w14:paraId="3E75804E" w14:textId="77777777" w:rsidR="000240B6" w:rsidRDefault="000240B6" w:rsidP="0047624C">
      <w:pPr>
        <w:numPr>
          <w:ilvl w:val="2"/>
          <w:numId w:val="9"/>
        </w:numPr>
        <w:spacing w:before="100" w:beforeAutospacing="1" w:after="120"/>
        <w:ind w:left="1350"/>
        <w:rPr>
          <w:rFonts w:ascii="Helvetica Neue" w:hAnsi="Helvetica Neue"/>
        </w:rPr>
      </w:pPr>
      <w:r>
        <w:rPr>
          <w:rFonts w:ascii="Helvetica Neue" w:hAnsi="Helvetica Neue"/>
        </w:rPr>
        <w:t>Last Name</w:t>
      </w:r>
    </w:p>
    <w:p w14:paraId="3CC80DC6" w14:textId="77777777" w:rsidR="000240B6" w:rsidRDefault="000240B6" w:rsidP="0047624C">
      <w:pPr>
        <w:numPr>
          <w:ilvl w:val="2"/>
          <w:numId w:val="9"/>
        </w:numPr>
        <w:spacing w:before="100" w:beforeAutospacing="1"/>
        <w:ind w:left="1350"/>
        <w:rPr>
          <w:rFonts w:ascii="Helvetica Neue" w:hAnsi="Helvetica Neue"/>
        </w:rPr>
      </w:pPr>
      <w:r>
        <w:rPr>
          <w:rFonts w:ascii="Helvetica Neue" w:hAnsi="Helvetica Neue"/>
        </w:rPr>
        <w:t>Password</w:t>
      </w:r>
    </w:p>
    <w:p w14:paraId="61C52BCF" w14:textId="77777777" w:rsidR="000240B6" w:rsidRDefault="000240B6" w:rsidP="0047624C">
      <w:pPr>
        <w:numPr>
          <w:ilvl w:val="1"/>
          <w:numId w:val="9"/>
        </w:numPr>
        <w:spacing w:beforeAutospacing="1"/>
        <w:ind w:left="900"/>
        <w:rPr>
          <w:rFonts w:ascii="Helvetica Neue" w:hAnsi="Helvetica Neue"/>
        </w:rPr>
      </w:pPr>
      <w:r>
        <w:rPr>
          <w:rFonts w:ascii="Helvetica Neue" w:hAnsi="Helvetica Neue"/>
        </w:rPr>
        <w:t>Attempt to update any other field should return </w:t>
      </w:r>
      <w:r>
        <w:rPr>
          <w:rStyle w:val="err"/>
          <w:rFonts w:ascii="Courier New" w:hAnsi="Courier New" w:cs="Courier New"/>
          <w:color w:val="A61717"/>
          <w:sz w:val="20"/>
          <w:szCs w:val="20"/>
        </w:rPr>
        <w:t xml:space="preserve">400 Bad </w:t>
      </w:r>
      <w:proofErr w:type="spellStart"/>
      <w:r>
        <w:rPr>
          <w:rStyle w:val="err"/>
          <w:rFonts w:ascii="Courier New" w:hAnsi="Courier New" w:cs="Courier New"/>
          <w:color w:val="A61717"/>
          <w:sz w:val="20"/>
          <w:szCs w:val="20"/>
        </w:rPr>
        <w:t>Reqest</w:t>
      </w:r>
      <w:proofErr w:type="spellEnd"/>
      <w:r>
        <w:rPr>
          <w:rFonts w:ascii="Helvetica Neue" w:hAnsi="Helvetica Neue"/>
        </w:rPr>
        <w:t> HTTP response code.</w:t>
      </w:r>
    </w:p>
    <w:p w14:paraId="642E9DF5" w14:textId="77777777" w:rsidR="000240B6" w:rsidRDefault="000240B6" w:rsidP="0047624C">
      <w:pPr>
        <w:numPr>
          <w:ilvl w:val="1"/>
          <w:numId w:val="9"/>
        </w:numPr>
        <w:spacing w:beforeAutospacing="1"/>
        <w:ind w:left="900"/>
        <w:rPr>
          <w:rFonts w:ascii="Helvetica Neue" w:hAnsi="Helvetica Neue"/>
        </w:rPr>
      </w:pPr>
      <w:proofErr w:type="spellStart"/>
      <w:r>
        <w:rPr>
          <w:rStyle w:val="err"/>
          <w:rFonts w:ascii="Courier New" w:hAnsi="Courier New" w:cs="Courier New"/>
          <w:color w:val="A61717"/>
          <w:sz w:val="20"/>
          <w:szCs w:val="20"/>
        </w:rPr>
        <w:t>account_updated</w:t>
      </w:r>
      <w:proofErr w:type="spellEnd"/>
      <w:r>
        <w:rPr>
          <w:rFonts w:ascii="Helvetica Neue" w:hAnsi="Helvetica Neue"/>
        </w:rPr>
        <w:t> field for the user should be updated when user update is successful.</w:t>
      </w:r>
    </w:p>
    <w:p w14:paraId="6B6EA036" w14:textId="77777777" w:rsidR="000240B6" w:rsidRDefault="000240B6" w:rsidP="0047624C">
      <w:pPr>
        <w:numPr>
          <w:ilvl w:val="1"/>
          <w:numId w:val="9"/>
        </w:numPr>
        <w:spacing w:before="100" w:beforeAutospacing="1" w:after="120"/>
        <w:ind w:left="900"/>
        <w:rPr>
          <w:rFonts w:ascii="Helvetica Neue" w:hAnsi="Helvetica Neue"/>
        </w:rPr>
      </w:pPr>
      <w:r>
        <w:rPr>
          <w:rFonts w:ascii="Helvetica Neue" w:hAnsi="Helvetica Neue"/>
        </w:rPr>
        <w:t>A user can only update their own account information.</w:t>
      </w:r>
    </w:p>
    <w:p w14:paraId="0E051A27" w14:textId="77777777" w:rsidR="000240B6" w:rsidRDefault="000240B6" w:rsidP="0047624C">
      <w:pPr>
        <w:numPr>
          <w:ilvl w:val="1"/>
          <w:numId w:val="9"/>
        </w:numPr>
        <w:spacing w:beforeAutospacing="1"/>
        <w:ind w:left="900"/>
        <w:rPr>
          <w:rFonts w:ascii="Helvetica Neue" w:hAnsi="Helvetica Neue"/>
        </w:rPr>
      </w:pPr>
      <w:del w:id="0" w:author="Unknown">
        <w:r>
          <w:rPr>
            <w:rFonts w:ascii="Helvetica Neue" w:hAnsi="Helvetica Neue"/>
          </w:rPr>
          <w:delText>As a user, if I attempt to update account information for any other user, I should get a </w:delText>
        </w:r>
        <w:r>
          <w:rPr>
            <w:rStyle w:val="err"/>
            <w:rFonts w:ascii="Courier New" w:hAnsi="Courier New" w:cs="Courier New"/>
            <w:color w:val="A61717"/>
            <w:sz w:val="20"/>
            <w:szCs w:val="20"/>
          </w:rPr>
          <w:delText>401 Unauthorized</w:delText>
        </w:r>
        <w:r>
          <w:rPr>
            <w:rFonts w:ascii="Helvetica Neue" w:hAnsi="Helvetica Neue"/>
          </w:rPr>
          <w:delText> HTTP response code.</w:delText>
        </w:r>
      </w:del>
    </w:p>
    <w:p w14:paraId="74C8F83F" w14:textId="77777777" w:rsidR="000240B6" w:rsidRDefault="000240B6" w:rsidP="0047624C">
      <w:pPr>
        <w:numPr>
          <w:ilvl w:val="0"/>
          <w:numId w:val="9"/>
        </w:numPr>
        <w:spacing w:before="100" w:beforeAutospacing="1"/>
        <w:ind w:left="450"/>
        <w:rPr>
          <w:rFonts w:ascii="Helvetica Neue" w:hAnsi="Helvetica Neue"/>
        </w:rPr>
      </w:pPr>
      <w:r>
        <w:rPr>
          <w:rFonts w:ascii="Helvetica Neue" w:hAnsi="Helvetica Neue"/>
        </w:rPr>
        <w:t>Get user information</w:t>
      </w:r>
    </w:p>
    <w:p w14:paraId="5CE87DEC" w14:textId="77777777" w:rsidR="000240B6" w:rsidRDefault="000240B6" w:rsidP="0047624C">
      <w:pPr>
        <w:numPr>
          <w:ilvl w:val="1"/>
          <w:numId w:val="9"/>
        </w:numPr>
        <w:spacing w:beforeAutospacing="1"/>
        <w:ind w:left="900"/>
        <w:rPr>
          <w:rFonts w:ascii="Helvetica Neue" w:hAnsi="Helvetica Neue"/>
        </w:rPr>
      </w:pPr>
      <w:r>
        <w:rPr>
          <w:rFonts w:ascii="Helvetica Neue" w:hAnsi="Helvetica Neue"/>
        </w:rPr>
        <w:t>As a user, I want to get my account information. Response payload should return all fields for the user except for </w:t>
      </w:r>
      <w:r>
        <w:rPr>
          <w:rStyle w:val="err"/>
          <w:rFonts w:ascii="Courier New" w:hAnsi="Courier New" w:cs="Courier New"/>
          <w:color w:val="A61717"/>
          <w:sz w:val="20"/>
          <w:szCs w:val="20"/>
        </w:rPr>
        <w:t>password</w:t>
      </w:r>
      <w:r>
        <w:rPr>
          <w:rFonts w:ascii="Helvetica Neue" w:hAnsi="Helvetica Neue"/>
        </w:rPr>
        <w:t>.</w:t>
      </w:r>
    </w:p>
    <w:p w14:paraId="5E33BC72" w14:textId="77777777" w:rsidR="000240B6" w:rsidRDefault="000240B6" w:rsidP="0047624C">
      <w:pPr>
        <w:numPr>
          <w:ilvl w:val="1"/>
          <w:numId w:val="9"/>
        </w:numPr>
        <w:spacing w:beforeAutospacing="1"/>
        <w:ind w:left="900"/>
        <w:rPr>
          <w:rFonts w:ascii="Helvetica Neue" w:hAnsi="Helvetica Neue"/>
        </w:rPr>
      </w:pPr>
      <w:del w:id="1" w:author="Unknown">
        <w:r>
          <w:rPr>
            <w:rFonts w:ascii="Helvetica Neue" w:hAnsi="Helvetica Neue"/>
          </w:rPr>
          <w:delText>As a user, if I attempt to get account information for any other user, I should get a </w:delText>
        </w:r>
        <w:r>
          <w:rPr>
            <w:rStyle w:val="err"/>
            <w:rFonts w:ascii="Courier New" w:hAnsi="Courier New" w:cs="Courier New"/>
            <w:color w:val="A61717"/>
            <w:sz w:val="20"/>
            <w:szCs w:val="20"/>
          </w:rPr>
          <w:delText>401 Unauthorized</w:delText>
        </w:r>
        <w:r>
          <w:rPr>
            <w:rFonts w:ascii="Helvetica Neue" w:hAnsi="Helvetica Neue"/>
          </w:rPr>
          <w:delText> HTTP response code.</w:delText>
        </w:r>
      </w:del>
    </w:p>
    <w:p w14:paraId="01D148F8"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Documentation</w:t>
      </w:r>
      <w:hyperlink r:id="rId45" w:anchor="documentation" w:tooltip="Permanent link" w:history="1">
        <w:r>
          <w:rPr>
            <w:rStyle w:val="Hyperlink"/>
            <w:rFonts w:ascii="Helvetica Neue" w:hAnsi="Helvetica Neue"/>
            <w:b w:val="0"/>
            <w:bCs w:val="0"/>
            <w:spacing w:val="-2"/>
            <w:u w:val="none"/>
          </w:rPr>
          <w:t>¶</w:t>
        </w:r>
      </w:hyperlink>
    </w:p>
    <w:p w14:paraId="54E9069E" w14:textId="77777777" w:rsidR="000240B6" w:rsidRDefault="000240B6" w:rsidP="0047624C">
      <w:pPr>
        <w:numPr>
          <w:ilvl w:val="0"/>
          <w:numId w:val="10"/>
        </w:numPr>
        <w:spacing w:before="100" w:beforeAutospacing="1" w:after="120"/>
        <w:ind w:left="450"/>
        <w:rPr>
          <w:rFonts w:ascii="Helvetica Neue" w:hAnsi="Helvetica Neue"/>
        </w:rPr>
      </w:pPr>
      <w:hyperlink r:id="rId46" w:history="1">
        <w:r>
          <w:rPr>
            <w:rStyle w:val="Hyperlink"/>
            <w:rFonts w:ascii="Helvetica Neue" w:hAnsi="Helvetica Neue"/>
            <w:color w:val="2196F3"/>
            <w:u w:val="none"/>
          </w:rPr>
          <w:t>https://stackoverflow.com/questions/19332821/http-basic-authentication-over-ssl-for-rest-api</w:t>
        </w:r>
      </w:hyperlink>
    </w:p>
    <w:p w14:paraId="0AAFC1E8" w14:textId="77777777" w:rsidR="000240B6" w:rsidRDefault="000240B6" w:rsidP="0047624C">
      <w:pPr>
        <w:numPr>
          <w:ilvl w:val="0"/>
          <w:numId w:val="10"/>
        </w:numPr>
        <w:spacing w:before="100" w:beforeAutospacing="1" w:after="120"/>
        <w:ind w:left="450"/>
        <w:rPr>
          <w:rFonts w:ascii="Helvetica Neue" w:hAnsi="Helvetica Neue"/>
        </w:rPr>
      </w:pPr>
      <w:hyperlink r:id="rId47" w:history="1">
        <w:r>
          <w:rPr>
            <w:rStyle w:val="Hyperlink"/>
            <w:rFonts w:ascii="Helvetica Neue" w:hAnsi="Helvetica Neue"/>
            <w:color w:val="2196F3"/>
            <w:u w:val="none"/>
          </w:rPr>
          <w:t>https://en.wikipedia.org/wiki/Basic_access_authentication</w:t>
        </w:r>
      </w:hyperlink>
    </w:p>
    <w:p w14:paraId="13AE97FB" w14:textId="77777777" w:rsidR="000240B6" w:rsidRDefault="000240B6" w:rsidP="0047624C">
      <w:pPr>
        <w:numPr>
          <w:ilvl w:val="0"/>
          <w:numId w:val="10"/>
        </w:numPr>
        <w:spacing w:before="100" w:beforeAutospacing="1" w:after="120"/>
        <w:ind w:left="450"/>
        <w:rPr>
          <w:rFonts w:ascii="Helvetica Neue" w:hAnsi="Helvetica Neue"/>
        </w:rPr>
      </w:pPr>
      <w:hyperlink r:id="rId48" w:history="1">
        <w:r>
          <w:rPr>
            <w:rStyle w:val="Hyperlink"/>
            <w:rFonts w:ascii="Helvetica Neue" w:hAnsi="Helvetica Neue"/>
            <w:color w:val="2196F3"/>
            <w:u w:val="none"/>
          </w:rPr>
          <w:t>RESTful API Authentication Basics</w:t>
        </w:r>
      </w:hyperlink>
    </w:p>
    <w:p w14:paraId="2C094297" w14:textId="77777777" w:rsidR="000240B6" w:rsidRDefault="000240B6" w:rsidP="0047624C">
      <w:pPr>
        <w:numPr>
          <w:ilvl w:val="0"/>
          <w:numId w:val="10"/>
        </w:numPr>
        <w:spacing w:before="100" w:beforeAutospacing="1" w:after="120"/>
        <w:ind w:left="450"/>
        <w:rPr>
          <w:rFonts w:ascii="Helvetica Neue" w:hAnsi="Helvetica Neue"/>
        </w:rPr>
      </w:pPr>
      <w:hyperlink r:id="rId49" w:history="1">
        <w:r>
          <w:rPr>
            <w:rStyle w:val="Hyperlink"/>
            <w:rFonts w:ascii="Helvetica Neue" w:hAnsi="Helvetica Neue"/>
            <w:color w:val="2196F3"/>
            <w:u w:val="none"/>
          </w:rPr>
          <w:t>https://security.stackexchange.com/questions/81756/session-authentication-vs-token-authentication</w:t>
        </w:r>
      </w:hyperlink>
    </w:p>
    <w:p w14:paraId="7A4C5C7D" w14:textId="77777777" w:rsidR="000240B6" w:rsidRDefault="000240B6" w:rsidP="0047624C">
      <w:pPr>
        <w:numPr>
          <w:ilvl w:val="0"/>
          <w:numId w:val="10"/>
        </w:numPr>
        <w:spacing w:before="100" w:beforeAutospacing="1"/>
        <w:ind w:left="450"/>
        <w:rPr>
          <w:rFonts w:ascii="Helvetica Neue" w:hAnsi="Helvetica Neue"/>
        </w:rPr>
      </w:pPr>
      <w:hyperlink r:id="rId50" w:history="1">
        <w:r>
          <w:rPr>
            <w:rStyle w:val="Hyperlink"/>
            <w:rFonts w:ascii="Helvetica Neue" w:hAnsi="Helvetica Neue"/>
            <w:color w:val="2196F3"/>
            <w:u w:val="none"/>
          </w:rPr>
          <w:t>https://en.wikipedia.org/wiki/List_of_HTTP_status_codes</w:t>
        </w:r>
      </w:hyperlink>
    </w:p>
    <w:p w14:paraId="5E852C1B"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Submission</w:t>
      </w:r>
      <w:hyperlink r:id="rId51" w:anchor="submission" w:tooltip="Permanent link" w:history="1">
        <w:r>
          <w:rPr>
            <w:rStyle w:val="Hyperlink"/>
            <w:rFonts w:ascii="Helvetica Neue" w:hAnsi="Helvetica Neue"/>
            <w:b w:val="0"/>
            <w:bCs w:val="0"/>
            <w:spacing w:val="-2"/>
            <w:u w:val="none"/>
          </w:rPr>
          <w:t>¶</w:t>
        </w:r>
      </w:hyperlink>
    </w:p>
    <w:p w14:paraId="35F9FC06" w14:textId="77777777" w:rsidR="000240B6" w:rsidRDefault="000240B6" w:rsidP="000240B6">
      <w:pPr>
        <w:pStyle w:val="admonition-title"/>
        <w:rPr>
          <w:rFonts w:ascii="Helvetica Neue" w:hAnsi="Helvetica Neue"/>
          <w:b/>
          <w:bCs/>
        </w:rPr>
      </w:pPr>
      <w:r>
        <w:rPr>
          <w:rFonts w:ascii="Helvetica Neue" w:hAnsi="Helvetica Neue"/>
          <w:b/>
          <w:bCs/>
        </w:rPr>
        <w:t>Danger</w:t>
      </w:r>
    </w:p>
    <w:p w14:paraId="52464174" w14:textId="77777777" w:rsidR="000240B6" w:rsidRDefault="000240B6" w:rsidP="000240B6">
      <w:pPr>
        <w:pStyle w:val="NormalWeb"/>
        <w:spacing w:before="0" w:after="0"/>
        <w:rPr>
          <w:rFonts w:ascii="Helvetica Neue" w:hAnsi="Helvetica Neue"/>
        </w:rPr>
      </w:pPr>
      <w:r>
        <w:rPr>
          <w:rFonts w:ascii="Helvetica Neue" w:hAnsi="Helvetica Neue"/>
        </w:rPr>
        <w:t>Assignment will be considered late if commits are made to </w:t>
      </w:r>
      <w:r>
        <w:rPr>
          <w:rStyle w:val="err"/>
          <w:rFonts w:ascii="Courier New" w:hAnsi="Courier New" w:cs="Courier New"/>
          <w:color w:val="A61717"/>
          <w:sz w:val="16"/>
          <w:szCs w:val="16"/>
        </w:rPr>
        <w:t>master</w:t>
      </w:r>
      <w:r>
        <w:rPr>
          <w:rFonts w:ascii="Helvetica Neue" w:hAnsi="Helvetica Neue"/>
        </w:rPr>
        <w:t> and </w:t>
      </w:r>
      <w:r>
        <w:rPr>
          <w:rStyle w:val="err"/>
          <w:rFonts w:ascii="Courier New" w:hAnsi="Courier New" w:cs="Courier New"/>
          <w:color w:val="A61717"/>
          <w:sz w:val="16"/>
          <w:szCs w:val="16"/>
        </w:rPr>
        <w:t>feature</w:t>
      </w:r>
      <w:r>
        <w:rPr>
          <w:rFonts w:ascii="Helvetica Neue" w:hAnsi="Helvetica Neue"/>
        </w:rPr>
        <w:t> branch after due date.</w:t>
      </w:r>
    </w:p>
    <w:p w14:paraId="6C49DFB9" w14:textId="77777777" w:rsidR="000240B6" w:rsidRDefault="000240B6" w:rsidP="0047624C">
      <w:pPr>
        <w:numPr>
          <w:ilvl w:val="0"/>
          <w:numId w:val="11"/>
        </w:numPr>
        <w:spacing w:before="100" w:beforeAutospacing="1" w:after="120"/>
        <w:ind w:left="450"/>
        <w:rPr>
          <w:rFonts w:ascii="Helvetica Neue" w:hAnsi="Helvetica Neue"/>
        </w:rPr>
      </w:pPr>
      <w:r>
        <w:rPr>
          <w:rFonts w:ascii="Helvetica Neue" w:hAnsi="Helvetica Neue"/>
        </w:rPr>
        <w:t>All work for this assignment must be done on </w:t>
      </w:r>
      <w:r>
        <w:rPr>
          <w:rStyle w:val="Strong"/>
          <w:rFonts w:ascii="Helvetica Neue" w:hAnsi="Helvetica Neue"/>
        </w:rPr>
        <w:t>assignment2</w:t>
      </w:r>
      <w:r>
        <w:rPr>
          <w:rFonts w:ascii="Helvetica Neue" w:hAnsi="Helvetica Neue"/>
        </w:rPr>
        <w:t> feature branch and merged to master when you are dev complete.</w:t>
      </w:r>
    </w:p>
    <w:p w14:paraId="69189B37" w14:textId="77777777" w:rsidR="000240B6" w:rsidRDefault="000240B6" w:rsidP="0047624C">
      <w:pPr>
        <w:numPr>
          <w:ilvl w:val="0"/>
          <w:numId w:val="11"/>
        </w:numPr>
        <w:spacing w:before="100" w:beforeAutospacing="1"/>
        <w:ind w:left="450"/>
        <w:rPr>
          <w:rFonts w:ascii="Helvetica Neue" w:hAnsi="Helvetica Neue"/>
        </w:rPr>
      </w:pPr>
      <w:r>
        <w:rPr>
          <w:rFonts w:ascii="Helvetica Neue" w:hAnsi="Helvetica Neue"/>
        </w:rPr>
        <w:t>All team member’s feature and master branches must be in-sync.</w:t>
      </w:r>
    </w:p>
    <w:p w14:paraId="7007731B"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lastRenderedPageBreak/>
        <w:t>Grading Guidelines</w:t>
      </w:r>
      <w:hyperlink r:id="rId52" w:anchor="grading-guidelines" w:tooltip="Permanent link" w:history="1">
        <w:r>
          <w:rPr>
            <w:rStyle w:val="Hyperlink"/>
            <w:rFonts w:ascii="Helvetica Neue" w:hAnsi="Helvetica Neue"/>
            <w:b w:val="0"/>
            <w:bCs w:val="0"/>
            <w:spacing w:val="-2"/>
            <w:u w:val="none"/>
          </w:rPr>
          <w:t>¶</w:t>
        </w:r>
      </w:hyperlink>
    </w:p>
    <w:p w14:paraId="68D7C2C0" w14:textId="77777777" w:rsidR="000240B6" w:rsidRDefault="000240B6" w:rsidP="000240B6">
      <w:pPr>
        <w:pStyle w:val="admonition-title"/>
        <w:rPr>
          <w:rFonts w:ascii="Helvetica Neue" w:hAnsi="Helvetica Neue"/>
          <w:b/>
          <w:bCs/>
        </w:rPr>
      </w:pPr>
      <w:r>
        <w:rPr>
          <w:rFonts w:ascii="Helvetica Neue" w:hAnsi="Helvetica Neue"/>
          <w:b/>
          <w:bCs/>
        </w:rPr>
        <w:t>Warning</w:t>
      </w:r>
    </w:p>
    <w:p w14:paraId="385727FA" w14:textId="77777777" w:rsidR="000240B6" w:rsidRDefault="000240B6" w:rsidP="000240B6">
      <w:pPr>
        <w:pStyle w:val="NormalWeb"/>
        <w:rPr>
          <w:rFonts w:ascii="Helvetica Neue" w:hAnsi="Helvetica Neue"/>
        </w:rPr>
      </w:pPr>
      <w:r>
        <w:rPr>
          <w:rFonts w:ascii="Helvetica Neue" w:hAnsi="Helvetica Neue"/>
        </w:rPr>
        <w:t>Following guidelines are for information only. They are subject to change at the discretion of the instructor and TA.</w:t>
      </w:r>
    </w:p>
    <w:p w14:paraId="02A56EB3"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Web Application </w:t>
      </w:r>
      <w:r>
        <w:rPr>
          <w:rStyle w:val="Emphasis"/>
          <w:rFonts w:ascii="Helvetica Neue" w:hAnsi="Helvetica Neue"/>
          <w:b w:val="0"/>
          <w:bCs w:val="0"/>
          <w:spacing w:val="-2"/>
        </w:rPr>
        <w:t>(50%)</w:t>
      </w:r>
      <w:hyperlink r:id="rId53" w:anchor="web-application-50" w:tooltip="Permanent link" w:history="1">
        <w:r>
          <w:rPr>
            <w:rStyle w:val="Hyperlink"/>
            <w:rFonts w:ascii="Helvetica Neue" w:hAnsi="Helvetica Neue"/>
            <w:b w:val="0"/>
            <w:bCs w:val="0"/>
            <w:spacing w:val="-2"/>
            <w:u w:val="none"/>
          </w:rPr>
          <w:t>¶</w:t>
        </w:r>
      </w:hyperlink>
    </w:p>
    <w:p w14:paraId="1F948A71"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Students to demo the web application from their laptop. As student to download code from GitHub repository from the master branch. Students cannot use existing code on the system for demo as it could have been modified after the assignment deadline.</w:t>
      </w:r>
    </w:p>
    <w:p w14:paraId="208FDA7C"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 xml:space="preserve">Verify passwords are encrypted with </w:t>
      </w:r>
      <w:proofErr w:type="spellStart"/>
      <w:r>
        <w:rPr>
          <w:rFonts w:ascii="Helvetica Neue" w:hAnsi="Helvetica Neue"/>
        </w:rPr>
        <w:t>BCrypt</w:t>
      </w:r>
      <w:proofErr w:type="spellEnd"/>
      <w:r>
        <w:rPr>
          <w:rFonts w:ascii="Helvetica Neue" w:hAnsi="Helvetica Neue"/>
        </w:rPr>
        <w:t xml:space="preserve"> hashing and salt in the database.</w:t>
      </w:r>
    </w:p>
    <w:p w14:paraId="49BD91D3"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Verify that authentication is done via basic auth (token based) and not session based.</w:t>
      </w:r>
    </w:p>
    <w:p w14:paraId="08903023"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 xml:space="preserve">APIs can be demoed using any Postman or </w:t>
      </w:r>
      <w:proofErr w:type="spellStart"/>
      <w:r>
        <w:rPr>
          <w:rFonts w:ascii="Helvetica Neue" w:hAnsi="Helvetica Neue"/>
        </w:rPr>
        <w:t>Restlet</w:t>
      </w:r>
      <w:proofErr w:type="spellEnd"/>
      <w:r>
        <w:rPr>
          <w:rFonts w:ascii="Helvetica Neue" w:hAnsi="Helvetica Neue"/>
        </w:rPr>
        <w:t xml:space="preserve"> or some other REST client but not via browser.</w:t>
      </w:r>
    </w:p>
    <w:p w14:paraId="1E935215"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Check for UI. Application cannot have UI.</w:t>
      </w:r>
    </w:p>
    <w:p w14:paraId="14C0BF48"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Check the response payload to make sure it meets the assignment objective. Password field should not be part of the response payload.</w:t>
      </w:r>
    </w:p>
    <w:p w14:paraId="4176E3DB"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Test for duplicate account in application. Application should NOT allow multiple accounts with same email address.</w:t>
      </w:r>
    </w:p>
    <w:p w14:paraId="091012F7" w14:textId="77777777" w:rsidR="000240B6" w:rsidRDefault="000240B6" w:rsidP="0047624C">
      <w:pPr>
        <w:numPr>
          <w:ilvl w:val="0"/>
          <w:numId w:val="12"/>
        </w:numPr>
        <w:spacing w:beforeAutospacing="1"/>
        <w:ind w:left="450"/>
        <w:rPr>
          <w:rFonts w:ascii="Helvetica Neue" w:hAnsi="Helvetica Neue"/>
        </w:rPr>
      </w:pPr>
      <w:r>
        <w:rPr>
          <w:rFonts w:ascii="Helvetica Neue" w:hAnsi="Helvetica Neue"/>
        </w:rPr>
        <w:t>Test updating fields such as </w:t>
      </w:r>
      <w:proofErr w:type="spellStart"/>
      <w:r>
        <w:rPr>
          <w:rStyle w:val="err"/>
          <w:rFonts w:ascii="Courier New" w:hAnsi="Courier New" w:cs="Courier New"/>
          <w:color w:val="A61717"/>
          <w:sz w:val="20"/>
          <w:szCs w:val="20"/>
        </w:rPr>
        <w:t>account_created</w:t>
      </w:r>
      <w:proofErr w:type="spellEnd"/>
      <w:r>
        <w:rPr>
          <w:rFonts w:ascii="Helvetica Neue" w:hAnsi="Helvetica Neue"/>
        </w:rPr>
        <w:t> and </w:t>
      </w:r>
      <w:proofErr w:type="spellStart"/>
      <w:r>
        <w:rPr>
          <w:rStyle w:val="err"/>
          <w:rFonts w:ascii="Courier New" w:hAnsi="Courier New" w:cs="Courier New"/>
          <w:color w:val="A61717"/>
          <w:sz w:val="20"/>
          <w:szCs w:val="20"/>
        </w:rPr>
        <w:t>account_updated</w:t>
      </w:r>
      <w:proofErr w:type="spellEnd"/>
      <w:r>
        <w:rPr>
          <w:rFonts w:ascii="Helvetica Neue" w:hAnsi="Helvetica Neue"/>
        </w:rPr>
        <w:t>. User should never be able to set values for them. These fields are on set by the application.</w:t>
      </w:r>
    </w:p>
    <w:p w14:paraId="48B44F5E"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Verify non-email username cannot be used for account creation.</w:t>
      </w:r>
    </w:p>
    <w:p w14:paraId="4855A77C" w14:textId="77777777" w:rsidR="000240B6" w:rsidRDefault="000240B6" w:rsidP="0047624C">
      <w:pPr>
        <w:numPr>
          <w:ilvl w:val="0"/>
          <w:numId w:val="12"/>
        </w:numPr>
        <w:spacing w:before="100" w:beforeAutospacing="1" w:after="120"/>
        <w:ind w:left="450"/>
        <w:rPr>
          <w:rFonts w:ascii="Helvetica Neue" w:hAnsi="Helvetica Neue"/>
        </w:rPr>
      </w:pPr>
      <w:r>
        <w:rPr>
          <w:rFonts w:ascii="Helvetica Neue" w:hAnsi="Helvetica Neue"/>
        </w:rPr>
        <w:t>Verify that weak passwords cannot be used to create accounts.</w:t>
      </w:r>
    </w:p>
    <w:p w14:paraId="19070DD3" w14:textId="77777777" w:rsidR="000240B6" w:rsidRDefault="000240B6" w:rsidP="0047624C">
      <w:pPr>
        <w:numPr>
          <w:ilvl w:val="1"/>
          <w:numId w:val="12"/>
        </w:numPr>
        <w:spacing w:before="100" w:beforeAutospacing="1" w:after="120"/>
        <w:ind w:left="900"/>
        <w:rPr>
          <w:rFonts w:ascii="Helvetica Neue" w:hAnsi="Helvetica Neue"/>
        </w:rPr>
      </w:pPr>
      <w:r>
        <w:rPr>
          <w:rFonts w:ascii="Helvetica Neue" w:hAnsi="Helvetica Neue"/>
        </w:rPr>
        <w:t>Check for password length of 8 or shorter which should be rejected.</w:t>
      </w:r>
    </w:p>
    <w:p w14:paraId="3EAA1FF5" w14:textId="77777777" w:rsidR="000240B6" w:rsidRDefault="000240B6" w:rsidP="0047624C">
      <w:pPr>
        <w:numPr>
          <w:ilvl w:val="1"/>
          <w:numId w:val="12"/>
        </w:numPr>
        <w:spacing w:before="100" w:beforeAutospacing="1" w:after="120"/>
        <w:ind w:left="900"/>
        <w:rPr>
          <w:rFonts w:ascii="Helvetica Neue" w:hAnsi="Helvetica Neue"/>
        </w:rPr>
      </w:pPr>
      <w:r>
        <w:rPr>
          <w:rFonts w:ascii="Helvetica Neue" w:hAnsi="Helvetica Neue"/>
        </w:rPr>
        <w:t>Check for simple all char passwords.</w:t>
      </w:r>
    </w:p>
    <w:p w14:paraId="1F98DEB6" w14:textId="77777777" w:rsidR="000240B6" w:rsidRDefault="000240B6" w:rsidP="0047624C">
      <w:pPr>
        <w:numPr>
          <w:ilvl w:val="1"/>
          <w:numId w:val="12"/>
        </w:numPr>
        <w:spacing w:before="100" w:beforeAutospacing="1"/>
        <w:ind w:left="900"/>
        <w:rPr>
          <w:rFonts w:ascii="Helvetica Neue" w:hAnsi="Helvetica Neue"/>
        </w:rPr>
      </w:pPr>
      <w:r>
        <w:rPr>
          <w:rFonts w:ascii="Helvetica Neue" w:hAnsi="Helvetica Neue"/>
        </w:rPr>
        <w:t>Check for complex passwords.</w:t>
      </w:r>
    </w:p>
    <w:p w14:paraId="46A4A463" w14:textId="77777777" w:rsidR="000240B6" w:rsidRDefault="000240B6" w:rsidP="0047624C">
      <w:pPr>
        <w:numPr>
          <w:ilvl w:val="0"/>
          <w:numId w:val="12"/>
        </w:numPr>
        <w:spacing w:before="100" w:beforeAutospacing="1"/>
        <w:ind w:left="450"/>
        <w:rPr>
          <w:rFonts w:ascii="Helvetica Neue" w:hAnsi="Helvetica Neue"/>
        </w:rPr>
      </w:pPr>
      <w:r>
        <w:rPr>
          <w:rFonts w:ascii="Helvetica Neue" w:hAnsi="Helvetica Neue"/>
        </w:rPr>
        <w:t>Create multiple accounts and see if User A can get/update information for User B.</w:t>
      </w:r>
    </w:p>
    <w:p w14:paraId="3543539D"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Git (50%)</w:t>
      </w:r>
      <w:hyperlink r:id="rId54" w:anchor="git-50" w:tooltip="Permanent link" w:history="1">
        <w:r>
          <w:rPr>
            <w:rStyle w:val="Hyperlink"/>
            <w:rFonts w:ascii="Helvetica Neue" w:hAnsi="Helvetica Neue"/>
            <w:b w:val="0"/>
            <w:bCs w:val="0"/>
            <w:spacing w:val="-2"/>
            <w:u w:val="none"/>
          </w:rPr>
          <w:t>¶</w:t>
        </w:r>
      </w:hyperlink>
    </w:p>
    <w:p w14:paraId="72EB8C38" w14:textId="77777777" w:rsidR="000240B6" w:rsidRDefault="000240B6" w:rsidP="0047624C">
      <w:pPr>
        <w:numPr>
          <w:ilvl w:val="0"/>
          <w:numId w:val="13"/>
        </w:numPr>
        <w:spacing w:beforeAutospacing="1"/>
        <w:ind w:left="450"/>
        <w:rPr>
          <w:rFonts w:ascii="Helvetica Neue" w:hAnsi="Helvetica Neue"/>
        </w:rPr>
      </w:pPr>
      <w:r>
        <w:rPr>
          <w:rFonts w:ascii="Helvetica Neue" w:hAnsi="Helvetica Neue"/>
        </w:rPr>
        <w:t xml:space="preserve">All team members must use the </w:t>
      </w:r>
      <w:proofErr w:type="spellStart"/>
      <w:r>
        <w:rPr>
          <w:rFonts w:ascii="Helvetica Neue" w:hAnsi="Helvetica Neue"/>
        </w:rPr>
        <w:t>Github</w:t>
      </w:r>
      <w:proofErr w:type="spellEnd"/>
      <w:r>
        <w:rPr>
          <w:rFonts w:ascii="Helvetica Neue" w:hAnsi="Helvetica Neue"/>
        </w:rPr>
        <w:t xml:space="preserve"> forking workflow and their repositories (master branch which must include code for this assignment) must be in-sync. Check this by asking students to create pull request between their </w:t>
      </w:r>
      <w:r>
        <w:rPr>
          <w:rStyle w:val="err"/>
          <w:rFonts w:ascii="Courier New" w:hAnsi="Courier New" w:cs="Courier New"/>
          <w:color w:val="A61717"/>
          <w:sz w:val="20"/>
          <w:szCs w:val="20"/>
        </w:rPr>
        <w:t>master</w:t>
      </w:r>
      <w:r>
        <w:rPr>
          <w:rFonts w:ascii="Helvetica Neue" w:hAnsi="Helvetica Neue"/>
        </w:rPr>
        <w:t> branch and their scrum master’s </w:t>
      </w:r>
      <w:r>
        <w:rPr>
          <w:rStyle w:val="err"/>
          <w:rFonts w:ascii="Courier New" w:hAnsi="Courier New" w:cs="Courier New"/>
          <w:color w:val="A61717"/>
          <w:sz w:val="20"/>
          <w:szCs w:val="20"/>
        </w:rPr>
        <w:t>master</w:t>
      </w:r>
      <w:r>
        <w:rPr>
          <w:rFonts w:ascii="Helvetica Neue" w:hAnsi="Helvetica Neue"/>
        </w:rPr>
        <w:t> branch. There should be no changes. Verify that all assignment changes are in </w:t>
      </w:r>
      <w:r>
        <w:rPr>
          <w:rStyle w:val="err"/>
          <w:rFonts w:ascii="Courier New" w:hAnsi="Courier New" w:cs="Courier New"/>
          <w:color w:val="A61717"/>
          <w:sz w:val="20"/>
          <w:szCs w:val="20"/>
        </w:rPr>
        <w:t>master</w:t>
      </w:r>
      <w:r>
        <w:rPr>
          <w:rFonts w:ascii="Helvetica Neue" w:hAnsi="Helvetica Neue"/>
        </w:rPr>
        <w:t> branch.</w:t>
      </w:r>
    </w:p>
    <w:p w14:paraId="516F268C" w14:textId="77777777" w:rsidR="000240B6" w:rsidRDefault="000240B6" w:rsidP="0047624C">
      <w:pPr>
        <w:numPr>
          <w:ilvl w:val="0"/>
          <w:numId w:val="13"/>
        </w:numPr>
        <w:spacing w:beforeAutospacing="1"/>
        <w:ind w:left="450"/>
        <w:rPr>
          <w:rFonts w:ascii="Helvetica Neue" w:hAnsi="Helvetica Neue"/>
        </w:rPr>
      </w:pPr>
      <w:r>
        <w:rPr>
          <w:rFonts w:ascii="Helvetica Neue" w:hAnsi="Helvetica Neue"/>
        </w:rPr>
        <w:lastRenderedPageBreak/>
        <w:t>Students must show pull requests raised for their code changes contribution. A student who has not raised any pull request for the assignment gets </w:t>
      </w:r>
      <w:r>
        <w:rPr>
          <w:rStyle w:val="err"/>
          <w:rFonts w:ascii="Courier New" w:hAnsi="Courier New" w:cs="Courier New"/>
          <w:color w:val="A61717"/>
          <w:sz w:val="20"/>
          <w:szCs w:val="20"/>
        </w:rPr>
        <w:t>0</w:t>
      </w:r>
      <w:r>
        <w:rPr>
          <w:rFonts w:ascii="Helvetica Neue" w:hAnsi="Helvetica Neue"/>
        </w:rPr>
        <w:t> points for the whole assignment.</w:t>
      </w:r>
    </w:p>
    <w:p w14:paraId="30269969" w14:textId="77777777" w:rsidR="000240B6" w:rsidRDefault="000240B6" w:rsidP="0047624C">
      <w:pPr>
        <w:numPr>
          <w:ilvl w:val="0"/>
          <w:numId w:val="13"/>
        </w:numPr>
        <w:spacing w:before="100" w:beforeAutospacing="1" w:after="120"/>
        <w:ind w:left="450"/>
        <w:rPr>
          <w:rFonts w:ascii="Helvetica Neue" w:hAnsi="Helvetica Neue"/>
        </w:rPr>
      </w:pPr>
      <w:r>
        <w:rPr>
          <w:rFonts w:ascii="Helvetica Neue" w:hAnsi="Helvetica Neue"/>
        </w:rPr>
        <w:t>Added TAs and instructor as collaborator to the GitHub repository.</w:t>
      </w:r>
    </w:p>
    <w:p w14:paraId="53D80EBC" w14:textId="77777777" w:rsidR="000240B6" w:rsidRDefault="000240B6" w:rsidP="0047624C">
      <w:pPr>
        <w:numPr>
          <w:ilvl w:val="0"/>
          <w:numId w:val="13"/>
        </w:numPr>
        <w:spacing w:before="100" w:beforeAutospacing="1" w:after="120"/>
        <w:ind w:left="450"/>
        <w:rPr>
          <w:rFonts w:ascii="Helvetica Neue" w:hAnsi="Helvetica Neue"/>
        </w:rPr>
      </w:pPr>
      <w:r>
        <w:rPr>
          <w:rFonts w:ascii="Helvetica Neue" w:hAnsi="Helvetica Neue"/>
        </w:rPr>
        <w:t>Verify that students have README.md file in their git repository and it contains instructions on how to build, test and deploy their application including any pre-requisites for programming language, frameworks and third-party libraries.</w:t>
      </w:r>
    </w:p>
    <w:p w14:paraId="22BA27FA" w14:textId="77777777" w:rsidR="000240B6" w:rsidRDefault="000240B6" w:rsidP="0047624C">
      <w:pPr>
        <w:numPr>
          <w:ilvl w:val="0"/>
          <w:numId w:val="13"/>
        </w:numPr>
        <w:spacing w:beforeAutospacing="1"/>
        <w:ind w:left="450"/>
        <w:rPr>
          <w:rFonts w:ascii="Helvetica Neue" w:hAnsi="Helvetica Neue"/>
        </w:rPr>
      </w:pPr>
      <w:r>
        <w:rPr>
          <w:rFonts w:ascii="Helvetica Neue" w:hAnsi="Helvetica Neue"/>
        </w:rPr>
        <w:t>Verify that dev environment is not setup in </w:t>
      </w:r>
      <w:r>
        <w:rPr>
          <w:rStyle w:val="err"/>
          <w:rFonts w:ascii="Courier New" w:hAnsi="Courier New" w:cs="Courier New"/>
          <w:color w:val="A61717"/>
          <w:sz w:val="20"/>
          <w:szCs w:val="20"/>
        </w:rPr>
        <w:t>Downloads</w:t>
      </w:r>
      <w:r>
        <w:rPr>
          <w:rFonts w:ascii="Helvetica Neue" w:hAnsi="Helvetica Neue"/>
        </w:rPr>
        <w:t> folder.</w:t>
      </w:r>
    </w:p>
    <w:p w14:paraId="5A9C67F4" w14:textId="77777777" w:rsidR="000240B6" w:rsidRDefault="000240B6" w:rsidP="0047624C">
      <w:pPr>
        <w:numPr>
          <w:ilvl w:val="0"/>
          <w:numId w:val="13"/>
        </w:numPr>
        <w:spacing w:beforeAutospacing="1"/>
        <w:ind w:left="450"/>
        <w:rPr>
          <w:rFonts w:ascii="Helvetica Neue" w:hAnsi="Helvetica Neue"/>
        </w:rPr>
      </w:pPr>
      <w:r>
        <w:rPr>
          <w:rFonts w:ascii="Helvetica Neue" w:hAnsi="Helvetica Neue"/>
        </w:rPr>
        <w:t>Git repositories should be cloned locally using </w:t>
      </w:r>
      <w:r>
        <w:rPr>
          <w:rStyle w:val="err"/>
          <w:rFonts w:ascii="Courier New" w:hAnsi="Courier New" w:cs="Courier New"/>
          <w:color w:val="A61717"/>
          <w:sz w:val="20"/>
          <w:szCs w:val="20"/>
        </w:rPr>
        <w:t>git/</w:t>
      </w:r>
      <w:proofErr w:type="spellStart"/>
      <w:r>
        <w:rPr>
          <w:rStyle w:val="err"/>
          <w:rFonts w:ascii="Courier New" w:hAnsi="Courier New" w:cs="Courier New"/>
          <w:color w:val="A61717"/>
          <w:sz w:val="20"/>
          <w:szCs w:val="20"/>
        </w:rPr>
        <w:t>ssh</w:t>
      </w:r>
      <w:proofErr w:type="spellEnd"/>
      <w:r>
        <w:rPr>
          <w:rFonts w:ascii="Helvetica Neue" w:hAnsi="Helvetica Neue"/>
        </w:rPr>
        <w:t> protocol and not </w:t>
      </w:r>
      <w:r>
        <w:rPr>
          <w:rStyle w:val="err"/>
          <w:rFonts w:ascii="Courier New" w:hAnsi="Courier New" w:cs="Courier New"/>
          <w:color w:val="A61717"/>
          <w:sz w:val="20"/>
          <w:szCs w:val="20"/>
        </w:rPr>
        <w:t>https</w:t>
      </w:r>
      <w:r>
        <w:rPr>
          <w:rFonts w:ascii="Helvetica Neue" w:hAnsi="Helvetica Neue"/>
        </w:rPr>
        <w:t>. Verify this by running </w:t>
      </w:r>
      <w:r>
        <w:rPr>
          <w:rStyle w:val="err"/>
          <w:rFonts w:ascii="Courier New" w:hAnsi="Courier New" w:cs="Courier New"/>
          <w:color w:val="A61717"/>
          <w:sz w:val="20"/>
          <w:szCs w:val="20"/>
        </w:rPr>
        <w:t>git remote -v</w:t>
      </w:r>
      <w:r>
        <w:rPr>
          <w:rFonts w:ascii="Helvetica Neue" w:hAnsi="Helvetica Neue"/>
        </w:rPr>
        <w:t> command in the cloned repository in the VM.</w:t>
      </w:r>
    </w:p>
    <w:p w14:paraId="3D4CD614" w14:textId="77777777" w:rsidR="000240B6" w:rsidRDefault="000240B6" w:rsidP="0047624C">
      <w:pPr>
        <w:numPr>
          <w:ilvl w:val="0"/>
          <w:numId w:val="13"/>
        </w:numPr>
        <w:spacing w:beforeAutospacing="1"/>
        <w:ind w:left="450"/>
        <w:rPr>
          <w:rFonts w:ascii="Helvetica Neue" w:hAnsi="Helvetica Neue"/>
        </w:rPr>
      </w:pPr>
      <w:r>
        <w:rPr>
          <w:rFonts w:ascii="Helvetica Neue" w:hAnsi="Helvetica Neue"/>
        </w:rPr>
        <w:t>Ask students to perform </w:t>
      </w:r>
      <w:r>
        <w:rPr>
          <w:rStyle w:val="err"/>
          <w:rFonts w:ascii="Courier New" w:hAnsi="Courier New" w:cs="Courier New"/>
          <w:color w:val="A61717"/>
          <w:sz w:val="20"/>
          <w:szCs w:val="20"/>
        </w:rPr>
        <w:t>git pull</w:t>
      </w:r>
      <w:r>
        <w:rPr>
          <w:rFonts w:ascii="Helvetica Neue" w:hAnsi="Helvetica Neue"/>
        </w:rPr>
        <w:t> from scrum master’s repo and run the </w:t>
      </w:r>
      <w:r>
        <w:rPr>
          <w:rStyle w:val="err"/>
          <w:rFonts w:ascii="Courier New" w:hAnsi="Courier New" w:cs="Courier New"/>
          <w:color w:val="A61717"/>
          <w:sz w:val="20"/>
          <w:szCs w:val="20"/>
        </w:rPr>
        <w:t>git status</w:t>
      </w:r>
      <w:r>
        <w:rPr>
          <w:rFonts w:ascii="Helvetica Neue" w:hAnsi="Helvetica Neue"/>
        </w:rPr>
        <w:t> command. This must be done from terminal.</w:t>
      </w:r>
    </w:p>
    <w:p w14:paraId="22E2D26E" w14:textId="47BDA052" w:rsidR="000240B6" w:rsidRDefault="000240B6" w:rsidP="000240B6"/>
    <w:p w14:paraId="50BC4893" w14:textId="07E1CD48" w:rsidR="000240B6" w:rsidRDefault="000240B6" w:rsidP="000240B6">
      <w:r>
        <w:t>Lecture 3</w:t>
      </w:r>
    </w:p>
    <w:p w14:paraId="7C8CF38E" w14:textId="46689BD3" w:rsidR="000240B6" w:rsidRDefault="000240B6" w:rsidP="000240B6"/>
    <w:p w14:paraId="6E1147AF"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Slides</w:t>
      </w:r>
      <w:hyperlink r:id="rId55" w:anchor="slides" w:tooltip="Permanent link" w:history="1">
        <w:r w:rsidRPr="000240B6">
          <w:rPr>
            <w:rFonts w:ascii="Helvetica Neue" w:eastAsia="Times New Roman" w:hAnsi="Helvetica Neue" w:cs="Times New Roman"/>
            <w:color w:val="0000FF"/>
            <w:spacing w:val="-2"/>
            <w:sz w:val="36"/>
            <w:szCs w:val="36"/>
            <w:lang w:bidi="hi-IN"/>
          </w:rPr>
          <w:t>¶</w:t>
        </w:r>
      </w:hyperlink>
    </w:p>
    <w:p w14:paraId="27F7F9FD" w14:textId="77777777" w:rsidR="000240B6" w:rsidRPr="000240B6" w:rsidRDefault="000240B6" w:rsidP="0047624C">
      <w:pPr>
        <w:numPr>
          <w:ilvl w:val="0"/>
          <w:numId w:val="14"/>
        </w:numPr>
        <w:spacing w:before="100" w:beforeAutospacing="1"/>
        <w:ind w:left="450"/>
        <w:rPr>
          <w:rFonts w:ascii="Helvetica Neue" w:eastAsia="Times New Roman" w:hAnsi="Helvetica Neue" w:cs="Times New Roman"/>
          <w:lang w:bidi="hi-IN"/>
        </w:rPr>
      </w:pPr>
      <w:hyperlink r:id="rId56" w:history="1">
        <w:r w:rsidRPr="000240B6">
          <w:rPr>
            <w:rFonts w:ascii="Helvetica Neue" w:eastAsia="Times New Roman" w:hAnsi="Helvetica Neue" w:cs="Times New Roman"/>
            <w:color w:val="2196F3"/>
            <w:lang w:bidi="hi-IN"/>
          </w:rPr>
          <w:t>Version Control with Git</w:t>
        </w:r>
      </w:hyperlink>
    </w:p>
    <w:p w14:paraId="6F3E2AA9"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Lab</w:t>
      </w:r>
      <w:hyperlink r:id="rId57" w:anchor="lab" w:tooltip="Permanent link" w:history="1">
        <w:r w:rsidRPr="000240B6">
          <w:rPr>
            <w:rFonts w:ascii="Helvetica Neue" w:eastAsia="Times New Roman" w:hAnsi="Helvetica Neue" w:cs="Times New Roman"/>
            <w:color w:val="0000FF"/>
            <w:spacing w:val="-2"/>
            <w:sz w:val="36"/>
            <w:szCs w:val="36"/>
            <w:lang w:bidi="hi-IN"/>
          </w:rPr>
          <w:t>¶</w:t>
        </w:r>
      </w:hyperlink>
    </w:p>
    <w:p w14:paraId="3EF787BC" w14:textId="77777777" w:rsidR="000240B6" w:rsidRPr="000240B6" w:rsidRDefault="000240B6" w:rsidP="0047624C">
      <w:pPr>
        <w:numPr>
          <w:ilvl w:val="0"/>
          <w:numId w:val="15"/>
        </w:numPr>
        <w:spacing w:before="100" w:beforeAutospacing="1"/>
        <w:ind w:left="450"/>
        <w:rPr>
          <w:rFonts w:ascii="Helvetica Neue" w:eastAsia="Times New Roman" w:hAnsi="Helvetica Neue" w:cs="Times New Roman"/>
          <w:lang w:bidi="hi-IN"/>
        </w:rPr>
      </w:pPr>
      <w:hyperlink r:id="rId58" w:history="1">
        <w:r w:rsidRPr="000240B6">
          <w:rPr>
            <w:rFonts w:ascii="Helvetica Neue" w:eastAsia="Times New Roman" w:hAnsi="Helvetica Neue" w:cs="Times New Roman"/>
            <w:color w:val="2196F3"/>
            <w:lang w:bidi="hi-IN"/>
          </w:rPr>
          <w:t>Git Forking Workflow</w:t>
        </w:r>
      </w:hyperlink>
    </w:p>
    <w:p w14:paraId="391F1854"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Reading</w:t>
      </w:r>
      <w:hyperlink r:id="rId59" w:anchor="reading" w:tooltip="Permanent link" w:history="1">
        <w:r w:rsidRPr="000240B6">
          <w:rPr>
            <w:rFonts w:ascii="Helvetica Neue" w:eastAsia="Times New Roman" w:hAnsi="Helvetica Neue" w:cs="Times New Roman"/>
            <w:color w:val="0000FF"/>
            <w:spacing w:val="-2"/>
            <w:sz w:val="36"/>
            <w:szCs w:val="36"/>
            <w:lang w:bidi="hi-IN"/>
          </w:rPr>
          <w:t>¶</w:t>
        </w:r>
      </w:hyperlink>
    </w:p>
    <w:p w14:paraId="78F530F8"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Recommended Books</w:t>
      </w:r>
      <w:hyperlink r:id="rId60" w:anchor="recommended-books" w:tooltip="Permanent link" w:history="1">
        <w:r w:rsidRPr="000240B6">
          <w:rPr>
            <w:rFonts w:ascii="Helvetica Neue" w:eastAsia="Times New Roman" w:hAnsi="Helvetica Neue" w:cs="Times New Roman"/>
            <w:color w:val="0000FF"/>
            <w:spacing w:val="-2"/>
            <w:sz w:val="27"/>
            <w:szCs w:val="27"/>
            <w:lang w:bidi="hi-IN"/>
          </w:rPr>
          <w:t>¶</w:t>
        </w:r>
      </w:hyperlink>
    </w:p>
    <w:p w14:paraId="71648DDB" w14:textId="77777777" w:rsidR="000240B6" w:rsidRPr="000240B6" w:rsidRDefault="000240B6" w:rsidP="0047624C">
      <w:pPr>
        <w:numPr>
          <w:ilvl w:val="0"/>
          <w:numId w:val="16"/>
        </w:numPr>
        <w:spacing w:before="100" w:beforeAutospacing="1"/>
        <w:ind w:left="450"/>
        <w:rPr>
          <w:rFonts w:ascii="Helvetica Neue" w:eastAsia="Times New Roman" w:hAnsi="Helvetica Neue" w:cs="Times New Roman"/>
          <w:lang w:bidi="hi-IN"/>
        </w:rPr>
      </w:pPr>
      <w:hyperlink r:id="rId61" w:history="1">
        <w:r w:rsidRPr="000240B6">
          <w:rPr>
            <w:rFonts w:ascii="Helvetica Neue" w:eastAsia="Times New Roman" w:hAnsi="Helvetica Neue" w:cs="Times New Roman"/>
            <w:color w:val="2196F3"/>
            <w:lang w:bidi="hi-IN"/>
          </w:rPr>
          <w:t>Git Pocket Guide</w:t>
        </w:r>
      </w:hyperlink>
    </w:p>
    <w:p w14:paraId="39A2FCD3"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Git</w:t>
      </w:r>
      <w:hyperlink r:id="rId62" w:anchor="git" w:tooltip="Permanent link" w:history="1">
        <w:r w:rsidRPr="000240B6">
          <w:rPr>
            <w:rFonts w:ascii="Helvetica Neue" w:eastAsia="Times New Roman" w:hAnsi="Helvetica Neue" w:cs="Times New Roman"/>
            <w:color w:val="0000FF"/>
            <w:spacing w:val="-2"/>
            <w:sz w:val="27"/>
            <w:szCs w:val="27"/>
            <w:lang w:bidi="hi-IN"/>
          </w:rPr>
          <w:t>¶</w:t>
        </w:r>
      </w:hyperlink>
    </w:p>
    <w:p w14:paraId="3CCA04A4" w14:textId="77777777" w:rsidR="000240B6" w:rsidRPr="000240B6" w:rsidRDefault="000240B6" w:rsidP="0047624C">
      <w:pPr>
        <w:numPr>
          <w:ilvl w:val="0"/>
          <w:numId w:val="17"/>
        </w:numPr>
        <w:spacing w:before="100" w:beforeAutospacing="1" w:after="120"/>
        <w:ind w:left="450"/>
        <w:rPr>
          <w:rFonts w:ascii="Helvetica Neue" w:eastAsia="Times New Roman" w:hAnsi="Helvetica Neue" w:cs="Times New Roman"/>
          <w:lang w:bidi="hi-IN"/>
        </w:rPr>
      </w:pPr>
      <w:hyperlink r:id="rId63" w:history="1">
        <w:r w:rsidRPr="000240B6">
          <w:rPr>
            <w:rFonts w:ascii="Helvetica Neue" w:eastAsia="Times New Roman" w:hAnsi="Helvetica Neue" w:cs="Times New Roman"/>
            <w:color w:val="2196F3"/>
            <w:lang w:bidi="hi-IN"/>
          </w:rPr>
          <w:t>Pro Git</w:t>
        </w:r>
      </w:hyperlink>
    </w:p>
    <w:p w14:paraId="2D20E730" w14:textId="77777777" w:rsidR="000240B6" w:rsidRPr="000240B6" w:rsidRDefault="000240B6" w:rsidP="0047624C">
      <w:pPr>
        <w:numPr>
          <w:ilvl w:val="0"/>
          <w:numId w:val="17"/>
        </w:numPr>
        <w:spacing w:before="100" w:beforeAutospacing="1" w:after="120"/>
        <w:ind w:left="450"/>
        <w:rPr>
          <w:rFonts w:ascii="Helvetica Neue" w:eastAsia="Times New Roman" w:hAnsi="Helvetica Neue" w:cs="Times New Roman"/>
          <w:lang w:bidi="hi-IN"/>
        </w:rPr>
      </w:pPr>
      <w:hyperlink r:id="rId64" w:history="1">
        <w:r w:rsidRPr="000240B6">
          <w:rPr>
            <w:rFonts w:ascii="Helvetica Neue" w:eastAsia="Times New Roman" w:hAnsi="Helvetica Neue" w:cs="Times New Roman"/>
            <w:color w:val="2196F3"/>
            <w:lang w:bidi="hi-IN"/>
          </w:rPr>
          <w:t>Learn Git</w:t>
        </w:r>
      </w:hyperlink>
    </w:p>
    <w:p w14:paraId="6251ED95" w14:textId="77777777" w:rsidR="000240B6" w:rsidRPr="000240B6" w:rsidRDefault="000240B6" w:rsidP="0047624C">
      <w:pPr>
        <w:numPr>
          <w:ilvl w:val="0"/>
          <w:numId w:val="17"/>
        </w:numPr>
        <w:spacing w:before="100" w:beforeAutospacing="1" w:after="120"/>
        <w:ind w:left="450"/>
        <w:rPr>
          <w:rFonts w:ascii="Helvetica Neue" w:eastAsia="Times New Roman" w:hAnsi="Helvetica Neue" w:cs="Times New Roman"/>
          <w:lang w:bidi="hi-IN"/>
        </w:rPr>
      </w:pPr>
      <w:hyperlink r:id="rId65" w:history="1">
        <w:r w:rsidRPr="000240B6">
          <w:rPr>
            <w:rFonts w:ascii="Helvetica Neue" w:eastAsia="Times New Roman" w:hAnsi="Helvetica Neue" w:cs="Times New Roman"/>
            <w:color w:val="2196F3"/>
            <w:lang w:bidi="hi-IN"/>
          </w:rPr>
          <w:t>Understanding the GitHub Flow</w:t>
        </w:r>
      </w:hyperlink>
    </w:p>
    <w:p w14:paraId="7C146277" w14:textId="77777777" w:rsidR="000240B6" w:rsidRPr="000240B6" w:rsidRDefault="000240B6" w:rsidP="0047624C">
      <w:pPr>
        <w:numPr>
          <w:ilvl w:val="0"/>
          <w:numId w:val="17"/>
        </w:numPr>
        <w:spacing w:before="100" w:beforeAutospacing="1"/>
        <w:ind w:left="450"/>
        <w:rPr>
          <w:rFonts w:ascii="Helvetica Neue" w:eastAsia="Times New Roman" w:hAnsi="Helvetica Neue" w:cs="Times New Roman"/>
          <w:lang w:bidi="hi-IN"/>
        </w:rPr>
      </w:pPr>
      <w:hyperlink r:id="rId66" w:anchor="forking-workflow" w:history="1">
        <w:r w:rsidRPr="000240B6">
          <w:rPr>
            <w:rFonts w:ascii="Helvetica Neue" w:eastAsia="Times New Roman" w:hAnsi="Helvetica Neue" w:cs="Times New Roman"/>
            <w:color w:val="2196F3"/>
            <w:lang w:bidi="hi-IN"/>
          </w:rPr>
          <w:t>Forking Workflow</w:t>
        </w:r>
      </w:hyperlink>
    </w:p>
    <w:p w14:paraId="362ED6A1" w14:textId="35125A4E" w:rsidR="000240B6" w:rsidRDefault="000240B6" w:rsidP="000240B6"/>
    <w:p w14:paraId="1C1F2B8B" w14:textId="46512737" w:rsidR="000240B6" w:rsidRDefault="000240B6" w:rsidP="000240B6">
      <w:r>
        <w:t>Assignment 3</w:t>
      </w:r>
      <w:r>
        <w:br/>
      </w:r>
    </w:p>
    <w:p w14:paraId="37131DA5"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lastRenderedPageBreak/>
        <w:t>Objectives</w:t>
      </w:r>
      <w:hyperlink r:id="rId67" w:anchor="objectives" w:tooltip="Permanent link" w:history="1">
        <w:r>
          <w:rPr>
            <w:rStyle w:val="Hyperlink"/>
            <w:rFonts w:ascii="Helvetica Neue" w:hAnsi="Helvetica Neue"/>
            <w:b w:val="0"/>
            <w:bCs w:val="0"/>
            <w:spacing w:val="-2"/>
            <w:u w:val="none"/>
          </w:rPr>
          <w:t>¶</w:t>
        </w:r>
      </w:hyperlink>
    </w:p>
    <w:p w14:paraId="73651A28"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Setup AWS Organizations</w:t>
      </w:r>
      <w:hyperlink r:id="rId68" w:anchor="setup-aws-organizations" w:tooltip="Permanent link" w:history="1">
        <w:r>
          <w:rPr>
            <w:rStyle w:val="Hyperlink"/>
            <w:rFonts w:ascii="Helvetica Neue" w:hAnsi="Helvetica Neue"/>
            <w:b w:val="0"/>
            <w:bCs w:val="0"/>
            <w:spacing w:val="-2"/>
            <w:u w:val="none"/>
          </w:rPr>
          <w:t>¶</w:t>
        </w:r>
      </w:hyperlink>
    </w:p>
    <w:p w14:paraId="08A95ADC"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Enable AWS Organizations and create 2 child accounts. Call the first account </w:t>
      </w:r>
      <w:r>
        <w:rPr>
          <w:rStyle w:val="err"/>
          <w:rFonts w:ascii="Courier New" w:hAnsi="Courier New" w:cs="Courier New"/>
          <w:color w:val="A61717"/>
          <w:sz w:val="20"/>
          <w:szCs w:val="20"/>
        </w:rPr>
        <w:t>dev</w:t>
      </w:r>
      <w:r>
        <w:rPr>
          <w:rFonts w:ascii="Helvetica Neue" w:hAnsi="Helvetica Neue"/>
        </w:rPr>
        <w:t> which you will use for assignment development and second account </w:t>
      </w:r>
      <w:r>
        <w:rPr>
          <w:rStyle w:val="err"/>
          <w:rFonts w:ascii="Courier New" w:hAnsi="Courier New" w:cs="Courier New"/>
          <w:color w:val="A61717"/>
          <w:sz w:val="20"/>
          <w:szCs w:val="20"/>
        </w:rPr>
        <w:t>prod</w:t>
      </w:r>
      <w:r>
        <w:rPr>
          <w:rFonts w:ascii="Helvetica Neue" w:hAnsi="Helvetica Neue"/>
        </w:rPr>
        <w:t> which you will use to demo assignments for grading.</w:t>
      </w:r>
    </w:p>
    <w:p w14:paraId="640F53CE"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Web Application Development</w:t>
      </w:r>
      <w:hyperlink r:id="rId69" w:anchor="web-application-development" w:tooltip="Permanent link" w:history="1">
        <w:r>
          <w:rPr>
            <w:rStyle w:val="Hyperlink"/>
            <w:rFonts w:ascii="Helvetica Neue" w:hAnsi="Helvetica Neue"/>
            <w:b w:val="0"/>
            <w:bCs w:val="0"/>
            <w:spacing w:val="-2"/>
            <w:u w:val="none"/>
          </w:rPr>
          <w:t>¶</w:t>
        </w:r>
      </w:hyperlink>
    </w:p>
    <w:p w14:paraId="3B0EF448" w14:textId="77777777" w:rsidR="000240B6" w:rsidRDefault="000240B6" w:rsidP="000240B6">
      <w:pPr>
        <w:pStyle w:val="admonition-title"/>
        <w:rPr>
          <w:rFonts w:ascii="Helvetica Neue" w:hAnsi="Helvetica Neue"/>
          <w:b/>
          <w:bCs/>
        </w:rPr>
      </w:pPr>
      <w:r>
        <w:rPr>
          <w:rFonts w:ascii="Helvetica Neue" w:hAnsi="Helvetica Neue"/>
          <w:b/>
          <w:bCs/>
        </w:rPr>
        <w:t>Danger</w:t>
      </w:r>
    </w:p>
    <w:p w14:paraId="47BE3DF4" w14:textId="77777777" w:rsidR="000240B6" w:rsidRDefault="000240B6" w:rsidP="000240B6">
      <w:pPr>
        <w:pStyle w:val="NormalWeb"/>
        <w:rPr>
          <w:rFonts w:ascii="Helvetica Neue" w:hAnsi="Helvetica Neue"/>
        </w:rPr>
      </w:pPr>
      <w:r>
        <w:rPr>
          <w:rFonts w:ascii="Helvetica Neue" w:hAnsi="Helvetica Neue"/>
        </w:rPr>
        <w:t>Instructor and teaching assistants will not be able to answer programming or framework related questions for the web applications you are building. We will gladly assist you with AWS &amp; GCP SKDs.</w:t>
      </w:r>
    </w:p>
    <w:p w14:paraId="685BA4A3"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In this assignment you will implement APIs to allow users to create, update, delete and get recipes.</w:t>
      </w:r>
    </w:p>
    <w:p w14:paraId="1EC7E9BE" w14:textId="77777777" w:rsidR="000240B6" w:rsidRDefault="000240B6" w:rsidP="000240B6">
      <w:pPr>
        <w:pStyle w:val="Heading4"/>
        <w:rPr>
          <w:rFonts w:ascii="Helvetica Neue" w:hAnsi="Helvetica Neue"/>
          <w:spacing w:val="-2"/>
        </w:rPr>
      </w:pPr>
      <w:r>
        <w:rPr>
          <w:rFonts w:ascii="Helvetica Neue" w:hAnsi="Helvetica Neue"/>
          <w:spacing w:val="-2"/>
        </w:rPr>
        <w:t>RESTful API Endpoints To Be Implemented</w:t>
      </w:r>
      <w:hyperlink r:id="rId70" w:anchor="restful-api-endpoints-to-be-implemented" w:tooltip="Permanent link" w:history="1">
        <w:r>
          <w:rPr>
            <w:rStyle w:val="Hyperlink"/>
            <w:rFonts w:ascii="Helvetica Neue" w:hAnsi="Helvetica Neue"/>
            <w:spacing w:val="-2"/>
            <w:u w:val="none"/>
          </w:rPr>
          <w:t>¶</w:t>
        </w:r>
      </w:hyperlink>
    </w:p>
    <w:p w14:paraId="765EE068" w14:textId="77777777" w:rsidR="000240B6" w:rsidRDefault="000240B6" w:rsidP="000240B6">
      <w:pPr>
        <w:pStyle w:val="NormalWeb"/>
        <w:spacing w:before="240" w:beforeAutospacing="0" w:after="240" w:afterAutospacing="0"/>
        <w:rPr>
          <w:rFonts w:ascii="Helvetica Neue" w:hAnsi="Helvetica Neue"/>
        </w:rPr>
      </w:pPr>
      <w:hyperlink r:id="rId71" w:history="1">
        <w:r>
          <w:rPr>
            <w:rStyle w:val="Hyperlink"/>
            <w:rFonts w:ascii="Helvetica Neue" w:hAnsi="Helvetica Neue"/>
            <w:color w:val="2196F3"/>
            <w:u w:val="none"/>
          </w:rPr>
          <w:t>API specifications</w:t>
        </w:r>
      </w:hyperlink>
    </w:p>
    <w:p w14:paraId="30D3F370"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About the field data types in swagger docs:</w:t>
      </w:r>
    </w:p>
    <w:p w14:paraId="4E2EDAB1" w14:textId="77777777" w:rsidR="000240B6" w:rsidRDefault="000240B6" w:rsidP="0047624C">
      <w:pPr>
        <w:numPr>
          <w:ilvl w:val="0"/>
          <w:numId w:val="18"/>
        </w:numPr>
        <w:spacing w:beforeAutospacing="1"/>
        <w:ind w:left="450"/>
        <w:rPr>
          <w:rFonts w:ascii="Helvetica Neue" w:hAnsi="Helvetica Neue"/>
        </w:rPr>
      </w:pPr>
      <w:r>
        <w:rPr>
          <w:rFonts w:ascii="Helvetica Neue" w:hAnsi="Helvetica Neue"/>
        </w:rPr>
        <w:t>If a field has </w:t>
      </w:r>
      <w:proofErr w:type="spellStart"/>
      <w:r>
        <w:rPr>
          <w:rStyle w:val="err"/>
          <w:rFonts w:ascii="Courier New" w:hAnsi="Courier New" w:cs="Courier New"/>
          <w:color w:val="A61717"/>
          <w:sz w:val="20"/>
          <w:szCs w:val="20"/>
        </w:rPr>
        <w:t>readOnly</w:t>
      </w:r>
      <w:proofErr w:type="spellEnd"/>
      <w:r>
        <w:rPr>
          <w:rFonts w:ascii="Helvetica Neue" w:hAnsi="Helvetica Neue"/>
        </w:rPr>
        <w:t> set to </w:t>
      </w:r>
      <w:r>
        <w:rPr>
          <w:rStyle w:val="err"/>
          <w:rFonts w:ascii="Courier New" w:hAnsi="Courier New" w:cs="Courier New"/>
          <w:color w:val="A61717"/>
          <w:sz w:val="20"/>
          <w:szCs w:val="20"/>
        </w:rPr>
        <w:t>true</w:t>
      </w:r>
      <w:r>
        <w:rPr>
          <w:rFonts w:ascii="Helvetica Neue" w:hAnsi="Helvetica Neue"/>
        </w:rPr>
        <w:t>, the value in this field is populated by your application. Example field are timestamp and id. </w:t>
      </w:r>
      <w:proofErr w:type="spellStart"/>
      <w:r>
        <w:rPr>
          <w:rStyle w:val="err"/>
          <w:rFonts w:ascii="Courier New" w:hAnsi="Courier New" w:cs="Courier New"/>
          <w:color w:val="A61717"/>
          <w:sz w:val="20"/>
          <w:szCs w:val="20"/>
        </w:rPr>
        <w:t>readOnly</w:t>
      </w:r>
      <w:proofErr w:type="spellEnd"/>
      <w:r>
        <w:rPr>
          <w:rFonts w:ascii="Helvetica Neue" w:hAnsi="Helvetica Neue"/>
        </w:rPr>
        <w:t> properties are included in responses but not in requests.</w:t>
      </w:r>
    </w:p>
    <w:p w14:paraId="76888B51" w14:textId="77777777" w:rsidR="000240B6" w:rsidRDefault="000240B6" w:rsidP="0047624C">
      <w:pPr>
        <w:numPr>
          <w:ilvl w:val="0"/>
          <w:numId w:val="18"/>
        </w:numPr>
        <w:spacing w:beforeAutospacing="1"/>
        <w:ind w:left="450"/>
        <w:rPr>
          <w:rFonts w:ascii="Helvetica Neue" w:hAnsi="Helvetica Neue"/>
        </w:rPr>
      </w:pPr>
      <w:r>
        <w:rPr>
          <w:rFonts w:ascii="Helvetica Neue" w:hAnsi="Helvetica Neue"/>
        </w:rPr>
        <w:t>If a field has </w:t>
      </w:r>
      <w:proofErr w:type="spellStart"/>
      <w:r>
        <w:rPr>
          <w:rStyle w:val="err"/>
          <w:rFonts w:ascii="Courier New" w:hAnsi="Courier New" w:cs="Courier New"/>
          <w:color w:val="A61717"/>
          <w:sz w:val="20"/>
          <w:szCs w:val="20"/>
        </w:rPr>
        <w:t>writeOnly</w:t>
      </w:r>
      <w:proofErr w:type="spellEnd"/>
      <w:r>
        <w:rPr>
          <w:rFonts w:ascii="Helvetica Neue" w:hAnsi="Helvetica Neue"/>
        </w:rPr>
        <w:t> set to </w:t>
      </w:r>
      <w:r>
        <w:rPr>
          <w:rStyle w:val="err"/>
          <w:rFonts w:ascii="Courier New" w:hAnsi="Courier New" w:cs="Courier New"/>
          <w:color w:val="A61717"/>
          <w:sz w:val="20"/>
          <w:szCs w:val="20"/>
        </w:rPr>
        <w:t>true</w:t>
      </w:r>
      <w:r>
        <w:rPr>
          <w:rFonts w:ascii="Helvetica Neue" w:hAnsi="Helvetica Neue"/>
        </w:rPr>
        <w:t>, the value in this field is provided by API caller in </w:t>
      </w:r>
      <w:r>
        <w:rPr>
          <w:rStyle w:val="err"/>
          <w:rFonts w:ascii="Courier New" w:hAnsi="Courier New" w:cs="Courier New"/>
          <w:color w:val="A61717"/>
          <w:sz w:val="20"/>
          <w:szCs w:val="20"/>
        </w:rPr>
        <w:t>POST</w:t>
      </w:r>
      <w:r>
        <w:rPr>
          <w:rFonts w:ascii="Helvetica Neue" w:hAnsi="Helvetica Neue"/>
        </w:rPr>
        <w:t> or </w:t>
      </w:r>
      <w:r>
        <w:rPr>
          <w:rStyle w:val="err"/>
          <w:rFonts w:ascii="Courier New" w:hAnsi="Courier New" w:cs="Courier New"/>
          <w:color w:val="A61717"/>
          <w:sz w:val="20"/>
          <w:szCs w:val="20"/>
        </w:rPr>
        <w:t>PUT</w:t>
      </w:r>
      <w:r>
        <w:rPr>
          <w:rFonts w:ascii="Helvetica Neue" w:hAnsi="Helvetica Neue"/>
        </w:rPr>
        <w:t> request but these fields are not part of </w:t>
      </w:r>
      <w:r>
        <w:rPr>
          <w:rStyle w:val="err"/>
          <w:rFonts w:ascii="Courier New" w:hAnsi="Courier New" w:cs="Courier New"/>
          <w:color w:val="A61717"/>
          <w:sz w:val="20"/>
          <w:szCs w:val="20"/>
        </w:rPr>
        <w:t>GET</w:t>
      </w:r>
      <w:r>
        <w:rPr>
          <w:rFonts w:ascii="Helvetica Neue" w:hAnsi="Helvetica Neue"/>
        </w:rPr>
        <w:t> request. Example is </w:t>
      </w:r>
      <w:r>
        <w:rPr>
          <w:rStyle w:val="err"/>
          <w:rFonts w:ascii="Courier New" w:hAnsi="Courier New" w:cs="Courier New"/>
          <w:color w:val="A61717"/>
          <w:sz w:val="20"/>
          <w:szCs w:val="20"/>
        </w:rPr>
        <w:t>password</w:t>
      </w:r>
      <w:r>
        <w:rPr>
          <w:rFonts w:ascii="Helvetica Neue" w:hAnsi="Helvetica Neue"/>
        </w:rPr>
        <w:t> field. </w:t>
      </w:r>
      <w:proofErr w:type="spellStart"/>
      <w:r>
        <w:rPr>
          <w:rStyle w:val="err"/>
          <w:rFonts w:ascii="Courier New" w:hAnsi="Courier New" w:cs="Courier New"/>
          <w:color w:val="A61717"/>
          <w:sz w:val="20"/>
          <w:szCs w:val="20"/>
        </w:rPr>
        <w:t>writeOnly</w:t>
      </w:r>
      <w:proofErr w:type="spellEnd"/>
      <w:r>
        <w:rPr>
          <w:rFonts w:ascii="Helvetica Neue" w:hAnsi="Helvetica Neue"/>
        </w:rPr>
        <w:t> properties may be sent in requests but not in responses.</w:t>
      </w:r>
    </w:p>
    <w:p w14:paraId="6F55AC84" w14:textId="77777777" w:rsidR="000240B6" w:rsidRDefault="000240B6" w:rsidP="0047624C">
      <w:pPr>
        <w:numPr>
          <w:ilvl w:val="0"/>
          <w:numId w:val="18"/>
        </w:numPr>
        <w:spacing w:beforeAutospacing="1"/>
        <w:ind w:left="450"/>
        <w:rPr>
          <w:rFonts w:ascii="Helvetica Neue" w:hAnsi="Helvetica Neue"/>
        </w:rPr>
      </w:pPr>
      <w:proofErr w:type="spellStart"/>
      <w:r>
        <w:rPr>
          <w:rStyle w:val="err"/>
          <w:rFonts w:ascii="Courier New" w:hAnsi="Courier New" w:cs="Courier New"/>
          <w:color w:val="A61717"/>
          <w:sz w:val="20"/>
          <w:szCs w:val="20"/>
        </w:rPr>
        <w:t>multipleOf</w:t>
      </w:r>
      <w:proofErr w:type="spellEnd"/>
      <w:r>
        <w:rPr>
          <w:rFonts w:ascii="Helvetica Neue" w:hAnsi="Helvetica Neue"/>
        </w:rPr>
        <w:t> keyword is used to specify that a number must be the multiple of another number.</w:t>
      </w:r>
    </w:p>
    <w:p w14:paraId="44C83B2A" w14:textId="77777777" w:rsidR="000240B6" w:rsidRDefault="000240B6" w:rsidP="0047624C">
      <w:pPr>
        <w:numPr>
          <w:ilvl w:val="0"/>
          <w:numId w:val="18"/>
        </w:numPr>
        <w:spacing w:beforeAutospacing="1"/>
        <w:ind w:left="450"/>
        <w:rPr>
          <w:rFonts w:ascii="Helvetica Neue" w:hAnsi="Helvetica Neue"/>
        </w:rPr>
      </w:pPr>
      <w:r>
        <w:rPr>
          <w:rFonts w:ascii="Helvetica Neue" w:hAnsi="Helvetica Neue"/>
        </w:rPr>
        <w:t>The </w:t>
      </w:r>
      <w:r>
        <w:rPr>
          <w:rStyle w:val="err"/>
          <w:rFonts w:ascii="Courier New" w:hAnsi="Courier New" w:cs="Courier New"/>
          <w:color w:val="A61717"/>
          <w:sz w:val="20"/>
          <w:szCs w:val="20"/>
        </w:rPr>
        <w:t>minimum</w:t>
      </w:r>
      <w:r>
        <w:rPr>
          <w:rFonts w:ascii="Helvetica Neue" w:hAnsi="Helvetica Neue"/>
        </w:rPr>
        <w:t> and </w:t>
      </w:r>
      <w:r>
        <w:rPr>
          <w:rStyle w:val="err"/>
          <w:rFonts w:ascii="Courier New" w:hAnsi="Courier New" w:cs="Courier New"/>
          <w:color w:val="A61717"/>
          <w:sz w:val="20"/>
          <w:szCs w:val="20"/>
        </w:rPr>
        <w:t>maximum</w:t>
      </w:r>
      <w:r>
        <w:rPr>
          <w:rFonts w:ascii="Helvetica Neue" w:hAnsi="Helvetica Neue"/>
        </w:rPr>
        <w:t> keywords are used to specify the range of possible values.</w:t>
      </w:r>
    </w:p>
    <w:p w14:paraId="509293CC" w14:textId="77777777" w:rsidR="000240B6" w:rsidRDefault="000240B6" w:rsidP="000240B6">
      <w:pPr>
        <w:pStyle w:val="Heading4"/>
        <w:rPr>
          <w:rFonts w:ascii="Helvetica Neue" w:hAnsi="Helvetica Neue"/>
          <w:spacing w:val="-2"/>
        </w:rPr>
      </w:pPr>
      <w:r>
        <w:rPr>
          <w:rFonts w:ascii="Helvetica Neue" w:hAnsi="Helvetica Neue"/>
          <w:spacing w:val="-2"/>
        </w:rPr>
        <w:t>User Stories</w:t>
      </w:r>
      <w:hyperlink r:id="rId72" w:anchor="user-stories" w:tooltip="Permanent link" w:history="1">
        <w:r>
          <w:rPr>
            <w:rStyle w:val="Hyperlink"/>
            <w:rFonts w:ascii="Helvetica Neue" w:hAnsi="Helvetica Neue"/>
            <w:spacing w:val="-2"/>
            <w:u w:val="none"/>
          </w:rPr>
          <w:t>¶</w:t>
        </w:r>
      </w:hyperlink>
    </w:p>
    <w:p w14:paraId="223CD546" w14:textId="77777777" w:rsidR="000240B6" w:rsidRDefault="000240B6" w:rsidP="0047624C">
      <w:pPr>
        <w:numPr>
          <w:ilvl w:val="0"/>
          <w:numId w:val="19"/>
        </w:numPr>
        <w:spacing w:before="100" w:beforeAutospacing="1" w:after="120"/>
        <w:ind w:left="450"/>
        <w:rPr>
          <w:rFonts w:ascii="Helvetica Neue" w:hAnsi="Helvetica Neue"/>
        </w:rPr>
      </w:pPr>
      <w:r>
        <w:rPr>
          <w:rFonts w:ascii="Helvetica Neue" w:hAnsi="Helvetica Neue"/>
        </w:rPr>
        <w:t>All API request/response payloads should be in JSON.</w:t>
      </w:r>
    </w:p>
    <w:p w14:paraId="12CEA1F1" w14:textId="77777777" w:rsidR="000240B6" w:rsidRDefault="000240B6" w:rsidP="0047624C">
      <w:pPr>
        <w:numPr>
          <w:ilvl w:val="0"/>
          <w:numId w:val="19"/>
        </w:numPr>
        <w:spacing w:before="100" w:beforeAutospacing="1" w:after="120"/>
        <w:ind w:left="450"/>
        <w:rPr>
          <w:rFonts w:ascii="Helvetica Neue" w:hAnsi="Helvetica Neue"/>
        </w:rPr>
      </w:pPr>
      <w:r>
        <w:rPr>
          <w:rFonts w:ascii="Helvetica Neue" w:hAnsi="Helvetica Neue"/>
        </w:rPr>
        <w:t>No UI should be implemented for the application.</w:t>
      </w:r>
    </w:p>
    <w:p w14:paraId="1C276748" w14:textId="77777777" w:rsidR="000240B6" w:rsidRDefault="000240B6" w:rsidP="0047624C">
      <w:pPr>
        <w:numPr>
          <w:ilvl w:val="0"/>
          <w:numId w:val="19"/>
        </w:numPr>
        <w:spacing w:before="100" w:beforeAutospacing="1" w:after="120"/>
        <w:ind w:left="450"/>
        <w:rPr>
          <w:rFonts w:ascii="Helvetica Neue" w:hAnsi="Helvetica Neue"/>
        </w:rPr>
      </w:pPr>
      <w:r>
        <w:rPr>
          <w:rFonts w:ascii="Helvetica Neue" w:hAnsi="Helvetica Neue"/>
        </w:rPr>
        <w:t>As a user, I expect all APIs call to return with proper </w:t>
      </w:r>
      <w:hyperlink r:id="rId73" w:history="1">
        <w:r>
          <w:rPr>
            <w:rStyle w:val="Hyperlink"/>
            <w:rFonts w:ascii="Helvetica Neue" w:hAnsi="Helvetica Neue"/>
            <w:color w:val="2196F3"/>
            <w:u w:val="none"/>
          </w:rPr>
          <w:t>HTTP status code</w:t>
        </w:r>
      </w:hyperlink>
      <w:r>
        <w:rPr>
          <w:rFonts w:ascii="Helvetica Neue" w:hAnsi="Helvetica Neue"/>
        </w:rPr>
        <w:t>.</w:t>
      </w:r>
    </w:p>
    <w:p w14:paraId="2EB1E8A2" w14:textId="77777777" w:rsidR="000240B6" w:rsidRDefault="000240B6" w:rsidP="0047624C">
      <w:pPr>
        <w:numPr>
          <w:ilvl w:val="0"/>
          <w:numId w:val="19"/>
        </w:numPr>
        <w:spacing w:before="100" w:beforeAutospacing="1" w:after="120"/>
        <w:ind w:left="450"/>
        <w:rPr>
          <w:rFonts w:ascii="Helvetica Neue" w:hAnsi="Helvetica Neue"/>
        </w:rPr>
      </w:pPr>
      <w:r>
        <w:rPr>
          <w:rFonts w:ascii="Helvetica Neue" w:hAnsi="Helvetica Neue"/>
        </w:rPr>
        <w:t>As a user, I expect the code quality of the application is maintained to highest standards using unit and/or integration tests.</w:t>
      </w:r>
    </w:p>
    <w:p w14:paraId="7A366085" w14:textId="77777777" w:rsidR="000240B6" w:rsidRDefault="000240B6" w:rsidP="0047624C">
      <w:pPr>
        <w:numPr>
          <w:ilvl w:val="0"/>
          <w:numId w:val="19"/>
        </w:numPr>
        <w:spacing w:before="100" w:beforeAutospacing="1" w:after="120"/>
        <w:ind w:left="450"/>
        <w:rPr>
          <w:rFonts w:ascii="Helvetica Neue" w:hAnsi="Helvetica Neue"/>
        </w:rPr>
      </w:pPr>
      <w:r>
        <w:rPr>
          <w:rFonts w:ascii="Helvetica Neue" w:hAnsi="Helvetica Neue"/>
        </w:rPr>
        <w:lastRenderedPageBreak/>
        <w:t>As a user, I want to get any recipe from the application.</w:t>
      </w:r>
    </w:p>
    <w:p w14:paraId="1321CE12" w14:textId="77777777" w:rsidR="000240B6" w:rsidRDefault="000240B6" w:rsidP="0047624C">
      <w:pPr>
        <w:numPr>
          <w:ilvl w:val="0"/>
          <w:numId w:val="19"/>
        </w:numPr>
        <w:spacing w:before="100" w:beforeAutospacing="1" w:after="120"/>
        <w:ind w:left="450"/>
        <w:rPr>
          <w:rFonts w:ascii="Helvetica Neue" w:hAnsi="Helvetica Neue"/>
        </w:rPr>
      </w:pPr>
      <w:r>
        <w:rPr>
          <w:rFonts w:ascii="Helvetica Neue" w:hAnsi="Helvetica Neue"/>
        </w:rPr>
        <w:t>As a user, I want to create a new recipe in the system.</w:t>
      </w:r>
    </w:p>
    <w:p w14:paraId="12EB56D8" w14:textId="77777777" w:rsidR="000240B6" w:rsidRDefault="000240B6" w:rsidP="0047624C">
      <w:pPr>
        <w:numPr>
          <w:ilvl w:val="1"/>
          <w:numId w:val="19"/>
        </w:numPr>
        <w:spacing w:before="100" w:beforeAutospacing="1"/>
        <w:ind w:left="900"/>
        <w:rPr>
          <w:rFonts w:ascii="Helvetica Neue" w:hAnsi="Helvetica Neue"/>
        </w:rPr>
      </w:pPr>
      <w:r>
        <w:rPr>
          <w:rFonts w:ascii="Helvetica Neue" w:hAnsi="Helvetica Neue"/>
        </w:rPr>
        <w:t>As a user, I expect the application to compute total time for recipe by adding up prep time and cooking time.</w:t>
      </w:r>
    </w:p>
    <w:p w14:paraId="696F48D3" w14:textId="77777777" w:rsidR="000240B6" w:rsidRDefault="000240B6" w:rsidP="0047624C">
      <w:pPr>
        <w:numPr>
          <w:ilvl w:val="0"/>
          <w:numId w:val="19"/>
        </w:numPr>
        <w:spacing w:before="100" w:beforeAutospacing="1" w:after="120"/>
        <w:ind w:left="450"/>
        <w:rPr>
          <w:rFonts w:ascii="Helvetica Neue" w:hAnsi="Helvetica Neue"/>
        </w:rPr>
      </w:pPr>
      <w:r>
        <w:rPr>
          <w:rFonts w:ascii="Helvetica Neue" w:hAnsi="Helvetica Neue"/>
        </w:rPr>
        <w:t xml:space="preserve">As a user, I want to update a recipe that I have created. If I </w:t>
      </w:r>
      <w:proofErr w:type="gramStart"/>
      <w:r>
        <w:rPr>
          <w:rFonts w:ascii="Helvetica Neue" w:hAnsi="Helvetica Neue"/>
        </w:rPr>
        <w:t>tries</w:t>
      </w:r>
      <w:proofErr w:type="gramEnd"/>
      <w:r>
        <w:rPr>
          <w:rFonts w:ascii="Helvetica Neue" w:hAnsi="Helvetica Neue"/>
        </w:rPr>
        <w:t xml:space="preserve"> to update a recipe owned (authored) by someone else, application should return appropriate error.</w:t>
      </w:r>
    </w:p>
    <w:p w14:paraId="6D49B4DF" w14:textId="77777777" w:rsidR="000240B6" w:rsidRDefault="000240B6" w:rsidP="0047624C">
      <w:pPr>
        <w:numPr>
          <w:ilvl w:val="0"/>
          <w:numId w:val="19"/>
        </w:numPr>
        <w:spacing w:before="100" w:beforeAutospacing="1"/>
        <w:ind w:left="450"/>
        <w:rPr>
          <w:rFonts w:ascii="Helvetica Neue" w:hAnsi="Helvetica Neue"/>
        </w:rPr>
      </w:pPr>
      <w:r>
        <w:rPr>
          <w:rFonts w:ascii="Helvetica Neue" w:hAnsi="Helvetica Neue"/>
        </w:rPr>
        <w:t xml:space="preserve">As a user, I want to delete a recipe that I have created. If I </w:t>
      </w:r>
      <w:proofErr w:type="gramStart"/>
      <w:r>
        <w:rPr>
          <w:rFonts w:ascii="Helvetica Neue" w:hAnsi="Helvetica Neue"/>
        </w:rPr>
        <w:t>tries</w:t>
      </w:r>
      <w:proofErr w:type="gramEnd"/>
      <w:r>
        <w:rPr>
          <w:rFonts w:ascii="Helvetica Neue" w:hAnsi="Helvetica Neue"/>
        </w:rPr>
        <w:t xml:space="preserve"> to delete a recipe owned (authored) by someone else, application should return appropriate error.</w:t>
      </w:r>
    </w:p>
    <w:p w14:paraId="3FACB045"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Submission</w:t>
      </w:r>
      <w:hyperlink r:id="rId74" w:anchor="submission" w:tooltip="Permanent link" w:history="1">
        <w:r>
          <w:rPr>
            <w:rStyle w:val="Hyperlink"/>
            <w:rFonts w:ascii="Helvetica Neue" w:hAnsi="Helvetica Neue"/>
            <w:b w:val="0"/>
            <w:bCs w:val="0"/>
            <w:spacing w:val="-2"/>
            <w:u w:val="none"/>
          </w:rPr>
          <w:t>¶</w:t>
        </w:r>
      </w:hyperlink>
    </w:p>
    <w:p w14:paraId="5EF31836" w14:textId="77777777" w:rsidR="000240B6" w:rsidRDefault="000240B6" w:rsidP="000240B6">
      <w:pPr>
        <w:pStyle w:val="admonition-title"/>
        <w:rPr>
          <w:rFonts w:ascii="Helvetica Neue" w:hAnsi="Helvetica Neue"/>
          <w:b/>
          <w:bCs/>
        </w:rPr>
      </w:pPr>
      <w:r>
        <w:rPr>
          <w:rFonts w:ascii="Helvetica Neue" w:hAnsi="Helvetica Neue"/>
          <w:b/>
          <w:bCs/>
        </w:rPr>
        <w:t>Danger</w:t>
      </w:r>
    </w:p>
    <w:p w14:paraId="2EF4C4F5" w14:textId="77777777" w:rsidR="000240B6" w:rsidRDefault="000240B6" w:rsidP="000240B6">
      <w:pPr>
        <w:pStyle w:val="NormalWeb"/>
        <w:spacing w:before="0" w:after="0"/>
        <w:rPr>
          <w:rFonts w:ascii="Helvetica Neue" w:hAnsi="Helvetica Neue"/>
        </w:rPr>
      </w:pPr>
      <w:r>
        <w:rPr>
          <w:rFonts w:ascii="Helvetica Neue" w:hAnsi="Helvetica Neue"/>
        </w:rPr>
        <w:t>Assignment will be considered late if commits are made to </w:t>
      </w:r>
      <w:r>
        <w:rPr>
          <w:rStyle w:val="err"/>
          <w:rFonts w:ascii="Courier New" w:hAnsi="Courier New" w:cs="Courier New"/>
          <w:color w:val="A61717"/>
          <w:sz w:val="16"/>
          <w:szCs w:val="16"/>
        </w:rPr>
        <w:t>master</w:t>
      </w:r>
      <w:r>
        <w:rPr>
          <w:rFonts w:ascii="Helvetica Neue" w:hAnsi="Helvetica Neue"/>
        </w:rPr>
        <w:t> and </w:t>
      </w:r>
      <w:r>
        <w:rPr>
          <w:rStyle w:val="err"/>
          <w:rFonts w:ascii="Courier New" w:hAnsi="Courier New" w:cs="Courier New"/>
          <w:color w:val="A61717"/>
          <w:sz w:val="16"/>
          <w:szCs w:val="16"/>
        </w:rPr>
        <w:t>feature</w:t>
      </w:r>
      <w:r>
        <w:rPr>
          <w:rFonts w:ascii="Helvetica Neue" w:hAnsi="Helvetica Neue"/>
        </w:rPr>
        <w:t> branch after due date.</w:t>
      </w:r>
    </w:p>
    <w:p w14:paraId="7F34AFB6" w14:textId="77777777" w:rsidR="000240B6" w:rsidRDefault="000240B6" w:rsidP="0047624C">
      <w:pPr>
        <w:numPr>
          <w:ilvl w:val="0"/>
          <w:numId w:val="20"/>
        </w:numPr>
        <w:spacing w:before="100" w:beforeAutospacing="1" w:after="120"/>
        <w:ind w:left="450"/>
        <w:rPr>
          <w:rFonts w:ascii="Helvetica Neue" w:hAnsi="Helvetica Neue"/>
        </w:rPr>
      </w:pPr>
      <w:r>
        <w:rPr>
          <w:rFonts w:ascii="Helvetica Neue" w:hAnsi="Helvetica Neue"/>
        </w:rPr>
        <w:t>All work for this assignment must be done on </w:t>
      </w:r>
      <w:r>
        <w:rPr>
          <w:rStyle w:val="Strong"/>
          <w:rFonts w:ascii="Helvetica Neue" w:hAnsi="Helvetica Neue"/>
        </w:rPr>
        <w:t>assignment3</w:t>
      </w:r>
      <w:r>
        <w:rPr>
          <w:rFonts w:ascii="Helvetica Neue" w:hAnsi="Helvetica Neue"/>
        </w:rPr>
        <w:t> feature branch and merged to master when you are dev complete.</w:t>
      </w:r>
    </w:p>
    <w:p w14:paraId="2345C89D" w14:textId="77777777" w:rsidR="000240B6" w:rsidRDefault="000240B6" w:rsidP="0047624C">
      <w:pPr>
        <w:numPr>
          <w:ilvl w:val="0"/>
          <w:numId w:val="20"/>
        </w:numPr>
        <w:spacing w:before="100" w:beforeAutospacing="1"/>
        <w:ind w:left="450"/>
        <w:rPr>
          <w:rFonts w:ascii="Helvetica Neue" w:hAnsi="Helvetica Neue"/>
        </w:rPr>
      </w:pPr>
      <w:r>
        <w:rPr>
          <w:rFonts w:ascii="Helvetica Neue" w:hAnsi="Helvetica Neue"/>
        </w:rPr>
        <w:t>All team member’s feature and master branches must be in-sync.</w:t>
      </w:r>
    </w:p>
    <w:p w14:paraId="472DED4D"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Grading Guidelines</w:t>
      </w:r>
      <w:hyperlink r:id="rId75" w:anchor="grading-guidelines" w:tooltip="Permanent link" w:history="1">
        <w:r>
          <w:rPr>
            <w:rStyle w:val="Hyperlink"/>
            <w:rFonts w:ascii="Helvetica Neue" w:hAnsi="Helvetica Neue"/>
            <w:b w:val="0"/>
            <w:bCs w:val="0"/>
            <w:spacing w:val="-2"/>
            <w:u w:val="none"/>
          </w:rPr>
          <w:t>¶</w:t>
        </w:r>
      </w:hyperlink>
    </w:p>
    <w:p w14:paraId="47F57AA3" w14:textId="77777777" w:rsidR="000240B6" w:rsidRDefault="000240B6" w:rsidP="000240B6">
      <w:pPr>
        <w:pStyle w:val="admonition-title"/>
        <w:rPr>
          <w:rFonts w:ascii="Helvetica Neue" w:hAnsi="Helvetica Neue"/>
          <w:b/>
          <w:bCs/>
        </w:rPr>
      </w:pPr>
      <w:r>
        <w:rPr>
          <w:rFonts w:ascii="Helvetica Neue" w:hAnsi="Helvetica Neue"/>
          <w:b/>
          <w:bCs/>
        </w:rPr>
        <w:t>Warning</w:t>
      </w:r>
    </w:p>
    <w:p w14:paraId="2F6EACFC" w14:textId="77777777" w:rsidR="000240B6" w:rsidRDefault="000240B6" w:rsidP="000240B6">
      <w:pPr>
        <w:pStyle w:val="NormalWeb"/>
        <w:rPr>
          <w:rFonts w:ascii="Helvetica Neue" w:hAnsi="Helvetica Neue"/>
        </w:rPr>
      </w:pPr>
      <w:r>
        <w:rPr>
          <w:rFonts w:ascii="Helvetica Neue" w:hAnsi="Helvetica Neue"/>
        </w:rPr>
        <w:t>Following guidelines are for information only. They are subject to change at the discretion of the instructor and TA.</w:t>
      </w:r>
    </w:p>
    <w:p w14:paraId="43EF1D5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Git (40%)</w:t>
      </w:r>
      <w:hyperlink r:id="rId76" w:anchor="git-40" w:tooltip="Permanent link" w:history="1">
        <w:r>
          <w:rPr>
            <w:rStyle w:val="Hyperlink"/>
            <w:rFonts w:ascii="Helvetica Neue" w:hAnsi="Helvetica Neue"/>
            <w:b w:val="0"/>
            <w:bCs w:val="0"/>
            <w:spacing w:val="-2"/>
            <w:u w:val="none"/>
          </w:rPr>
          <w:t>¶</w:t>
        </w:r>
      </w:hyperlink>
    </w:p>
    <w:p w14:paraId="474615C8" w14:textId="77777777" w:rsidR="000240B6" w:rsidRDefault="000240B6" w:rsidP="0047624C">
      <w:pPr>
        <w:numPr>
          <w:ilvl w:val="0"/>
          <w:numId w:val="21"/>
        </w:numPr>
        <w:spacing w:beforeAutospacing="1"/>
        <w:ind w:left="450"/>
        <w:rPr>
          <w:rFonts w:ascii="Helvetica Neue" w:hAnsi="Helvetica Neue"/>
        </w:rPr>
      </w:pPr>
      <w:r>
        <w:rPr>
          <w:rFonts w:ascii="Helvetica Neue" w:hAnsi="Helvetica Neue"/>
        </w:rPr>
        <w:t xml:space="preserve">All team members must use the </w:t>
      </w:r>
      <w:proofErr w:type="spellStart"/>
      <w:r>
        <w:rPr>
          <w:rFonts w:ascii="Helvetica Neue" w:hAnsi="Helvetica Neue"/>
        </w:rPr>
        <w:t>Github</w:t>
      </w:r>
      <w:proofErr w:type="spellEnd"/>
      <w:r>
        <w:rPr>
          <w:rFonts w:ascii="Helvetica Neue" w:hAnsi="Helvetica Neue"/>
        </w:rPr>
        <w:t xml:space="preserve"> forking workflow and their repositories (master branch which must include code for this assignment) must be in-sync. Check this by asking students to create pull request between their </w:t>
      </w:r>
      <w:r>
        <w:rPr>
          <w:rStyle w:val="err"/>
          <w:rFonts w:ascii="Courier New" w:hAnsi="Courier New" w:cs="Courier New"/>
          <w:color w:val="A61717"/>
          <w:sz w:val="20"/>
          <w:szCs w:val="20"/>
        </w:rPr>
        <w:t>master</w:t>
      </w:r>
      <w:r>
        <w:rPr>
          <w:rFonts w:ascii="Helvetica Neue" w:hAnsi="Helvetica Neue"/>
        </w:rPr>
        <w:t> branch and their scrum master’s </w:t>
      </w:r>
      <w:r>
        <w:rPr>
          <w:rStyle w:val="err"/>
          <w:rFonts w:ascii="Courier New" w:hAnsi="Courier New" w:cs="Courier New"/>
          <w:color w:val="A61717"/>
          <w:sz w:val="20"/>
          <w:szCs w:val="20"/>
        </w:rPr>
        <w:t>master</w:t>
      </w:r>
      <w:r>
        <w:rPr>
          <w:rFonts w:ascii="Helvetica Neue" w:hAnsi="Helvetica Neue"/>
        </w:rPr>
        <w:t> branch. There should be no changes. Verify that all assignment changes are in </w:t>
      </w:r>
      <w:r>
        <w:rPr>
          <w:rStyle w:val="err"/>
          <w:rFonts w:ascii="Courier New" w:hAnsi="Courier New" w:cs="Courier New"/>
          <w:color w:val="A61717"/>
          <w:sz w:val="20"/>
          <w:szCs w:val="20"/>
        </w:rPr>
        <w:t>master</w:t>
      </w:r>
      <w:r>
        <w:rPr>
          <w:rFonts w:ascii="Helvetica Neue" w:hAnsi="Helvetica Neue"/>
        </w:rPr>
        <w:t> branch.</w:t>
      </w:r>
    </w:p>
    <w:p w14:paraId="66BE7ECF" w14:textId="77777777" w:rsidR="000240B6" w:rsidRDefault="000240B6" w:rsidP="0047624C">
      <w:pPr>
        <w:numPr>
          <w:ilvl w:val="0"/>
          <w:numId w:val="21"/>
        </w:numPr>
        <w:spacing w:beforeAutospacing="1"/>
        <w:ind w:left="450"/>
        <w:rPr>
          <w:rFonts w:ascii="Helvetica Neue" w:hAnsi="Helvetica Neue"/>
        </w:rPr>
      </w:pPr>
      <w:r>
        <w:rPr>
          <w:rFonts w:ascii="Helvetica Neue" w:hAnsi="Helvetica Neue"/>
        </w:rPr>
        <w:t>Students must show pull requests raised for their code changes contribution. A student who has not raised any pull request for the assignment gets </w:t>
      </w:r>
      <w:r>
        <w:rPr>
          <w:rStyle w:val="err"/>
          <w:rFonts w:ascii="Courier New" w:hAnsi="Courier New" w:cs="Courier New"/>
          <w:color w:val="A61717"/>
          <w:sz w:val="20"/>
          <w:szCs w:val="20"/>
        </w:rPr>
        <w:t>0</w:t>
      </w:r>
      <w:r>
        <w:rPr>
          <w:rFonts w:ascii="Helvetica Neue" w:hAnsi="Helvetica Neue"/>
        </w:rPr>
        <w:t> points for the whole assignment.</w:t>
      </w:r>
    </w:p>
    <w:p w14:paraId="3513AD48" w14:textId="77777777" w:rsidR="000240B6" w:rsidRDefault="000240B6" w:rsidP="0047624C">
      <w:pPr>
        <w:numPr>
          <w:ilvl w:val="0"/>
          <w:numId w:val="21"/>
        </w:numPr>
        <w:spacing w:before="100" w:beforeAutospacing="1" w:after="120"/>
        <w:ind w:left="450"/>
        <w:rPr>
          <w:rFonts w:ascii="Helvetica Neue" w:hAnsi="Helvetica Neue"/>
        </w:rPr>
      </w:pPr>
      <w:r>
        <w:rPr>
          <w:rFonts w:ascii="Helvetica Neue" w:hAnsi="Helvetica Neue"/>
        </w:rPr>
        <w:t>Added TAs and instructor as collaborator to the GitHub repository.</w:t>
      </w:r>
    </w:p>
    <w:p w14:paraId="4EEB7414" w14:textId="77777777" w:rsidR="000240B6" w:rsidRDefault="000240B6" w:rsidP="0047624C">
      <w:pPr>
        <w:numPr>
          <w:ilvl w:val="0"/>
          <w:numId w:val="21"/>
        </w:numPr>
        <w:spacing w:before="100" w:beforeAutospacing="1" w:after="120"/>
        <w:ind w:left="450"/>
        <w:rPr>
          <w:rFonts w:ascii="Helvetica Neue" w:hAnsi="Helvetica Neue"/>
        </w:rPr>
      </w:pPr>
      <w:r>
        <w:rPr>
          <w:rFonts w:ascii="Helvetica Neue" w:hAnsi="Helvetica Neue"/>
        </w:rPr>
        <w:t>Verify that students have README.md file in their git repository and it contains instructions on how to build, test and deploy their application including any pre-requisites for programming language, frameworks and third-party libraries.</w:t>
      </w:r>
    </w:p>
    <w:p w14:paraId="39D103B3" w14:textId="77777777" w:rsidR="000240B6" w:rsidRDefault="000240B6" w:rsidP="0047624C">
      <w:pPr>
        <w:numPr>
          <w:ilvl w:val="0"/>
          <w:numId w:val="21"/>
        </w:numPr>
        <w:spacing w:beforeAutospacing="1"/>
        <w:ind w:left="450"/>
        <w:rPr>
          <w:rFonts w:ascii="Helvetica Neue" w:hAnsi="Helvetica Neue"/>
        </w:rPr>
      </w:pPr>
      <w:r>
        <w:rPr>
          <w:rFonts w:ascii="Helvetica Neue" w:hAnsi="Helvetica Neue"/>
        </w:rPr>
        <w:lastRenderedPageBreak/>
        <w:t>Verify that dev environment is not setup in </w:t>
      </w:r>
      <w:r>
        <w:rPr>
          <w:rStyle w:val="err"/>
          <w:rFonts w:ascii="Courier New" w:hAnsi="Courier New" w:cs="Courier New"/>
          <w:color w:val="A61717"/>
          <w:sz w:val="20"/>
          <w:szCs w:val="20"/>
        </w:rPr>
        <w:t>Downloads</w:t>
      </w:r>
      <w:r>
        <w:rPr>
          <w:rFonts w:ascii="Helvetica Neue" w:hAnsi="Helvetica Neue"/>
        </w:rPr>
        <w:t> folder.</w:t>
      </w:r>
    </w:p>
    <w:p w14:paraId="2287BB1A" w14:textId="77777777" w:rsidR="000240B6" w:rsidRDefault="000240B6" w:rsidP="0047624C">
      <w:pPr>
        <w:numPr>
          <w:ilvl w:val="0"/>
          <w:numId w:val="21"/>
        </w:numPr>
        <w:spacing w:beforeAutospacing="1"/>
        <w:ind w:left="450"/>
        <w:rPr>
          <w:rFonts w:ascii="Helvetica Neue" w:hAnsi="Helvetica Neue"/>
        </w:rPr>
      </w:pPr>
      <w:r>
        <w:rPr>
          <w:rFonts w:ascii="Helvetica Neue" w:hAnsi="Helvetica Neue"/>
        </w:rPr>
        <w:t>Git repositories should be cloned locally using </w:t>
      </w:r>
      <w:r>
        <w:rPr>
          <w:rStyle w:val="err"/>
          <w:rFonts w:ascii="Courier New" w:hAnsi="Courier New" w:cs="Courier New"/>
          <w:color w:val="A61717"/>
          <w:sz w:val="20"/>
          <w:szCs w:val="20"/>
        </w:rPr>
        <w:t>git/</w:t>
      </w:r>
      <w:proofErr w:type="spellStart"/>
      <w:r>
        <w:rPr>
          <w:rStyle w:val="err"/>
          <w:rFonts w:ascii="Courier New" w:hAnsi="Courier New" w:cs="Courier New"/>
          <w:color w:val="A61717"/>
          <w:sz w:val="20"/>
          <w:szCs w:val="20"/>
        </w:rPr>
        <w:t>ssh</w:t>
      </w:r>
      <w:proofErr w:type="spellEnd"/>
      <w:r>
        <w:rPr>
          <w:rFonts w:ascii="Helvetica Neue" w:hAnsi="Helvetica Neue"/>
        </w:rPr>
        <w:t> protocol and not </w:t>
      </w:r>
      <w:r>
        <w:rPr>
          <w:rStyle w:val="err"/>
          <w:rFonts w:ascii="Courier New" w:hAnsi="Courier New" w:cs="Courier New"/>
          <w:color w:val="A61717"/>
          <w:sz w:val="20"/>
          <w:szCs w:val="20"/>
        </w:rPr>
        <w:t>https</w:t>
      </w:r>
      <w:r>
        <w:rPr>
          <w:rFonts w:ascii="Helvetica Neue" w:hAnsi="Helvetica Neue"/>
        </w:rPr>
        <w:t>. Verify this by running </w:t>
      </w:r>
      <w:r>
        <w:rPr>
          <w:rStyle w:val="err"/>
          <w:rFonts w:ascii="Courier New" w:hAnsi="Courier New" w:cs="Courier New"/>
          <w:color w:val="A61717"/>
          <w:sz w:val="20"/>
          <w:szCs w:val="20"/>
        </w:rPr>
        <w:t>git remote -v</w:t>
      </w:r>
      <w:r>
        <w:rPr>
          <w:rFonts w:ascii="Helvetica Neue" w:hAnsi="Helvetica Neue"/>
        </w:rPr>
        <w:t> command in the cloned repository in the VM.</w:t>
      </w:r>
    </w:p>
    <w:p w14:paraId="4C219C73" w14:textId="77777777" w:rsidR="000240B6" w:rsidRDefault="000240B6" w:rsidP="0047624C">
      <w:pPr>
        <w:numPr>
          <w:ilvl w:val="0"/>
          <w:numId w:val="21"/>
        </w:numPr>
        <w:spacing w:beforeAutospacing="1"/>
        <w:ind w:left="450"/>
        <w:rPr>
          <w:rFonts w:ascii="Helvetica Neue" w:hAnsi="Helvetica Neue"/>
        </w:rPr>
      </w:pPr>
      <w:r>
        <w:rPr>
          <w:rFonts w:ascii="Helvetica Neue" w:hAnsi="Helvetica Neue"/>
        </w:rPr>
        <w:t>Ask students to perform </w:t>
      </w:r>
      <w:r>
        <w:rPr>
          <w:rStyle w:val="err"/>
          <w:rFonts w:ascii="Courier New" w:hAnsi="Courier New" w:cs="Courier New"/>
          <w:color w:val="A61717"/>
          <w:sz w:val="20"/>
          <w:szCs w:val="20"/>
        </w:rPr>
        <w:t>git pull</w:t>
      </w:r>
      <w:r>
        <w:rPr>
          <w:rFonts w:ascii="Helvetica Neue" w:hAnsi="Helvetica Neue"/>
        </w:rPr>
        <w:t> from scrum master’s repo and run the </w:t>
      </w:r>
      <w:r>
        <w:rPr>
          <w:rStyle w:val="err"/>
          <w:rFonts w:ascii="Courier New" w:hAnsi="Courier New" w:cs="Courier New"/>
          <w:color w:val="A61717"/>
          <w:sz w:val="20"/>
          <w:szCs w:val="20"/>
        </w:rPr>
        <w:t>git status</w:t>
      </w:r>
      <w:r>
        <w:rPr>
          <w:rFonts w:ascii="Helvetica Neue" w:hAnsi="Helvetica Neue"/>
        </w:rPr>
        <w:t> command. This must be done from terminal.</w:t>
      </w:r>
    </w:p>
    <w:p w14:paraId="407BD6F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AWS Organizations </w:t>
      </w:r>
      <w:r>
        <w:rPr>
          <w:rStyle w:val="Emphasis"/>
          <w:rFonts w:ascii="Helvetica Neue" w:hAnsi="Helvetica Neue"/>
          <w:b w:val="0"/>
          <w:bCs w:val="0"/>
          <w:spacing w:val="-2"/>
        </w:rPr>
        <w:t>(10%)</w:t>
      </w:r>
      <w:hyperlink r:id="rId77" w:anchor="aws-organizations-10" w:tooltip="Permanent link" w:history="1">
        <w:r>
          <w:rPr>
            <w:rStyle w:val="Hyperlink"/>
            <w:rFonts w:ascii="Helvetica Neue" w:hAnsi="Helvetica Neue"/>
            <w:b w:val="0"/>
            <w:bCs w:val="0"/>
            <w:spacing w:val="-2"/>
            <w:u w:val="none"/>
          </w:rPr>
          <w:t>¶</w:t>
        </w:r>
      </w:hyperlink>
    </w:p>
    <w:p w14:paraId="69F2D736" w14:textId="77777777" w:rsidR="000240B6" w:rsidRDefault="000240B6" w:rsidP="0047624C">
      <w:pPr>
        <w:numPr>
          <w:ilvl w:val="0"/>
          <w:numId w:val="22"/>
        </w:numPr>
        <w:spacing w:before="100" w:beforeAutospacing="1" w:after="120"/>
        <w:ind w:left="450"/>
        <w:rPr>
          <w:rFonts w:ascii="Helvetica Neue" w:hAnsi="Helvetica Neue"/>
        </w:rPr>
      </w:pPr>
      <w:r>
        <w:rPr>
          <w:rFonts w:ascii="Helvetica Neue" w:hAnsi="Helvetica Neue"/>
        </w:rPr>
        <w:t>Validate that student has setup organization and created 2 member accounts and that they can login to them.</w:t>
      </w:r>
    </w:p>
    <w:p w14:paraId="24371AC5" w14:textId="77777777" w:rsidR="000240B6" w:rsidRDefault="000240B6" w:rsidP="0047624C">
      <w:pPr>
        <w:numPr>
          <w:ilvl w:val="0"/>
          <w:numId w:val="22"/>
        </w:numPr>
        <w:spacing w:before="100" w:beforeAutospacing="1"/>
        <w:ind w:left="450"/>
        <w:rPr>
          <w:rFonts w:ascii="Helvetica Neue" w:hAnsi="Helvetica Neue"/>
        </w:rPr>
      </w:pPr>
      <w:r>
        <w:rPr>
          <w:rFonts w:ascii="Helvetica Neue" w:hAnsi="Helvetica Neue"/>
        </w:rPr>
        <w:t>Remind student to setup multi-factor authentication for member accounts as well.</w:t>
      </w:r>
    </w:p>
    <w:p w14:paraId="710ABD7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Web Application </w:t>
      </w:r>
      <w:r>
        <w:rPr>
          <w:rStyle w:val="Emphasis"/>
          <w:rFonts w:ascii="Helvetica Neue" w:hAnsi="Helvetica Neue"/>
          <w:b w:val="0"/>
          <w:bCs w:val="0"/>
          <w:spacing w:val="-2"/>
        </w:rPr>
        <w:t>(50%)</w:t>
      </w:r>
      <w:hyperlink r:id="rId78" w:anchor="web-application-50" w:tooltip="Permanent link" w:history="1">
        <w:r>
          <w:rPr>
            <w:rStyle w:val="Hyperlink"/>
            <w:rFonts w:ascii="Helvetica Neue" w:hAnsi="Helvetica Neue"/>
            <w:b w:val="0"/>
            <w:bCs w:val="0"/>
            <w:spacing w:val="-2"/>
            <w:u w:val="none"/>
          </w:rPr>
          <w:t>¶</w:t>
        </w:r>
      </w:hyperlink>
    </w:p>
    <w:p w14:paraId="4413B6DB"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Note: Caller here refers to the user making the API call.</w:t>
      </w:r>
    </w:p>
    <w:p w14:paraId="435AB89D" w14:textId="77777777" w:rsidR="000240B6" w:rsidRDefault="000240B6" w:rsidP="0047624C">
      <w:pPr>
        <w:numPr>
          <w:ilvl w:val="0"/>
          <w:numId w:val="23"/>
        </w:numPr>
        <w:spacing w:before="100" w:beforeAutospacing="1" w:after="120"/>
        <w:ind w:left="450"/>
        <w:rPr>
          <w:rFonts w:ascii="Helvetica Neue" w:hAnsi="Helvetica Neue"/>
        </w:rPr>
      </w:pPr>
      <w:r>
        <w:rPr>
          <w:rFonts w:ascii="Helvetica Neue" w:hAnsi="Helvetica Neue"/>
        </w:rPr>
        <w:t>Validate the create, update, delete, and get APIs work.</w:t>
      </w:r>
    </w:p>
    <w:p w14:paraId="0A693CB3" w14:textId="77777777" w:rsidR="000240B6" w:rsidRDefault="000240B6" w:rsidP="0047624C">
      <w:pPr>
        <w:numPr>
          <w:ilvl w:val="0"/>
          <w:numId w:val="23"/>
        </w:numPr>
        <w:spacing w:before="100" w:beforeAutospacing="1" w:after="120"/>
        <w:ind w:left="450"/>
        <w:rPr>
          <w:rFonts w:ascii="Helvetica Neue" w:hAnsi="Helvetica Neue"/>
        </w:rPr>
      </w:pPr>
      <w:r>
        <w:rPr>
          <w:rFonts w:ascii="Helvetica Neue" w:hAnsi="Helvetica Neue"/>
        </w:rPr>
        <w:t xml:space="preserve">Validate caller cannot update or delete </w:t>
      </w:r>
      <w:proofErr w:type="gramStart"/>
      <w:r>
        <w:rPr>
          <w:rFonts w:ascii="Helvetica Neue" w:hAnsi="Helvetica Neue"/>
        </w:rPr>
        <w:t>other</w:t>
      </w:r>
      <w:proofErr w:type="gramEnd"/>
      <w:r>
        <w:rPr>
          <w:rFonts w:ascii="Helvetica Neue" w:hAnsi="Helvetica Neue"/>
        </w:rPr>
        <w:t xml:space="preserve"> user’s recipe.</w:t>
      </w:r>
    </w:p>
    <w:p w14:paraId="024A5475" w14:textId="77777777" w:rsidR="000240B6" w:rsidRDefault="000240B6" w:rsidP="0047624C">
      <w:pPr>
        <w:numPr>
          <w:ilvl w:val="0"/>
          <w:numId w:val="23"/>
        </w:numPr>
        <w:spacing w:before="100" w:beforeAutospacing="1" w:after="120"/>
        <w:ind w:left="450"/>
        <w:rPr>
          <w:rFonts w:ascii="Helvetica Neue" w:hAnsi="Helvetica Neue"/>
        </w:rPr>
      </w:pPr>
      <w:r>
        <w:rPr>
          <w:rFonts w:ascii="Helvetica Neue" w:hAnsi="Helvetica Neue"/>
        </w:rPr>
        <w:t>Validate caller can get anyone’s recipe. Caller does not need to provide authentication token.</w:t>
      </w:r>
    </w:p>
    <w:p w14:paraId="7896AD2B" w14:textId="77777777" w:rsidR="000240B6" w:rsidRDefault="000240B6" w:rsidP="0047624C">
      <w:pPr>
        <w:numPr>
          <w:ilvl w:val="0"/>
          <w:numId w:val="23"/>
        </w:numPr>
        <w:spacing w:beforeAutospacing="1"/>
        <w:ind w:left="450"/>
        <w:rPr>
          <w:rFonts w:ascii="Helvetica Neue" w:hAnsi="Helvetica Neue"/>
        </w:rPr>
      </w:pPr>
      <w:r>
        <w:rPr>
          <w:rFonts w:ascii="Helvetica Neue" w:hAnsi="Helvetica Neue"/>
        </w:rPr>
        <w:t>Validate caller cannot set value of </w:t>
      </w:r>
      <w:proofErr w:type="spellStart"/>
      <w:r>
        <w:rPr>
          <w:rStyle w:val="err"/>
          <w:rFonts w:ascii="Courier New" w:hAnsi="Courier New" w:cs="Courier New"/>
          <w:color w:val="A61717"/>
          <w:sz w:val="20"/>
          <w:szCs w:val="20"/>
        </w:rPr>
        <w:t>readOnly</w:t>
      </w:r>
      <w:proofErr w:type="spellEnd"/>
      <w:r>
        <w:rPr>
          <w:rFonts w:ascii="Helvetica Neue" w:hAnsi="Helvetica Neue"/>
        </w:rPr>
        <w:t> fields.</w:t>
      </w:r>
    </w:p>
    <w:p w14:paraId="477E5252" w14:textId="77777777" w:rsidR="000240B6" w:rsidRDefault="000240B6" w:rsidP="0047624C">
      <w:pPr>
        <w:numPr>
          <w:ilvl w:val="0"/>
          <w:numId w:val="23"/>
        </w:numPr>
        <w:spacing w:beforeAutospacing="1"/>
        <w:ind w:left="450"/>
        <w:rPr>
          <w:rFonts w:ascii="Helvetica Neue" w:hAnsi="Helvetica Neue"/>
        </w:rPr>
      </w:pPr>
      <w:r>
        <w:rPr>
          <w:rFonts w:ascii="Helvetica Neue" w:hAnsi="Helvetica Neue"/>
        </w:rPr>
        <w:t>Validate caller can set value of </w:t>
      </w:r>
      <w:proofErr w:type="spellStart"/>
      <w:r>
        <w:rPr>
          <w:rStyle w:val="err"/>
          <w:rFonts w:ascii="Courier New" w:hAnsi="Courier New" w:cs="Courier New"/>
          <w:color w:val="A61717"/>
          <w:sz w:val="20"/>
          <w:szCs w:val="20"/>
        </w:rPr>
        <w:t>writeOnly</w:t>
      </w:r>
      <w:proofErr w:type="spellEnd"/>
      <w:r>
        <w:rPr>
          <w:rFonts w:ascii="Helvetica Neue" w:hAnsi="Helvetica Neue"/>
        </w:rPr>
        <w:t> fields and that these fields are not returned in GET request.</w:t>
      </w:r>
    </w:p>
    <w:p w14:paraId="325A358F" w14:textId="5428DC65" w:rsidR="000240B6" w:rsidRDefault="000240B6" w:rsidP="000240B6"/>
    <w:p w14:paraId="3E9BE8E8" w14:textId="35842980" w:rsidR="000240B6" w:rsidRDefault="000240B6" w:rsidP="000240B6">
      <w:r>
        <w:t>Lecture 4</w:t>
      </w:r>
      <w:r>
        <w:br/>
      </w:r>
    </w:p>
    <w:p w14:paraId="7DD417CB"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Agenda</w:t>
      </w:r>
      <w:hyperlink r:id="rId79" w:anchor="agenda" w:tooltip="Permanent link" w:history="1">
        <w:r w:rsidRPr="000240B6">
          <w:rPr>
            <w:rFonts w:ascii="Helvetica Neue" w:eastAsia="Times New Roman" w:hAnsi="Helvetica Neue" w:cs="Times New Roman"/>
            <w:color w:val="0000FF"/>
            <w:spacing w:val="-2"/>
            <w:sz w:val="36"/>
            <w:szCs w:val="36"/>
            <w:lang w:bidi="hi-IN"/>
          </w:rPr>
          <w:t>¶</w:t>
        </w:r>
      </w:hyperlink>
    </w:p>
    <w:p w14:paraId="4CA1B245" w14:textId="77777777" w:rsidR="000240B6" w:rsidRPr="000240B6" w:rsidRDefault="000240B6" w:rsidP="0047624C">
      <w:pPr>
        <w:numPr>
          <w:ilvl w:val="0"/>
          <w:numId w:val="24"/>
        </w:numPr>
        <w:spacing w:before="100" w:beforeAutospacing="1" w:after="120"/>
        <w:ind w:left="450"/>
        <w:rPr>
          <w:rFonts w:ascii="Helvetica Neue" w:eastAsia="Times New Roman" w:hAnsi="Helvetica Neue" w:cs="Times New Roman"/>
          <w:lang w:bidi="hi-IN"/>
        </w:rPr>
      </w:pPr>
      <w:hyperlink r:id="rId80" w:history="1">
        <w:r w:rsidRPr="000240B6">
          <w:rPr>
            <w:rFonts w:ascii="Helvetica Neue" w:eastAsia="Times New Roman" w:hAnsi="Helvetica Neue" w:cs="Times New Roman"/>
            <w:color w:val="2196F3"/>
            <w:lang w:bidi="hi-IN"/>
          </w:rPr>
          <w:t>Assignment #02</w:t>
        </w:r>
      </w:hyperlink>
      <w:r w:rsidRPr="000240B6">
        <w:rPr>
          <w:rFonts w:ascii="Helvetica Neue" w:eastAsia="Times New Roman" w:hAnsi="Helvetica Neue" w:cs="Times New Roman"/>
          <w:lang w:bidi="hi-IN"/>
        </w:rPr>
        <w:t> review</w:t>
      </w:r>
    </w:p>
    <w:p w14:paraId="7240CDB7" w14:textId="77777777" w:rsidR="000240B6" w:rsidRPr="000240B6" w:rsidRDefault="000240B6" w:rsidP="0047624C">
      <w:pPr>
        <w:numPr>
          <w:ilvl w:val="0"/>
          <w:numId w:val="24"/>
        </w:numPr>
        <w:spacing w:before="100" w:beforeAutospacing="1" w:after="120"/>
        <w:ind w:left="450"/>
        <w:rPr>
          <w:rFonts w:ascii="Helvetica Neue" w:eastAsia="Times New Roman" w:hAnsi="Helvetica Neue" w:cs="Times New Roman"/>
          <w:lang w:bidi="hi-IN"/>
        </w:rPr>
      </w:pPr>
      <w:hyperlink r:id="rId81" w:anchor="assignment-grading" w:history="1">
        <w:r w:rsidRPr="000240B6">
          <w:rPr>
            <w:rFonts w:ascii="Helvetica Neue" w:eastAsia="Times New Roman" w:hAnsi="Helvetica Neue" w:cs="Times New Roman"/>
            <w:color w:val="2196F3"/>
            <w:lang w:bidi="hi-IN"/>
          </w:rPr>
          <w:t>How Assignment Grading Works</w:t>
        </w:r>
      </w:hyperlink>
    </w:p>
    <w:p w14:paraId="3B20DEB7" w14:textId="77777777" w:rsidR="000240B6" w:rsidRPr="000240B6" w:rsidRDefault="000240B6" w:rsidP="0047624C">
      <w:pPr>
        <w:numPr>
          <w:ilvl w:val="0"/>
          <w:numId w:val="24"/>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AWS Organization Setup</w:t>
      </w:r>
    </w:p>
    <w:p w14:paraId="770CE86C" w14:textId="77777777" w:rsidR="000240B6" w:rsidRPr="000240B6" w:rsidRDefault="000240B6" w:rsidP="0047624C">
      <w:pPr>
        <w:numPr>
          <w:ilvl w:val="0"/>
          <w:numId w:val="24"/>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Networking Fundamentals</w:t>
      </w:r>
    </w:p>
    <w:p w14:paraId="453D5E30" w14:textId="77777777" w:rsidR="000240B6" w:rsidRPr="000240B6" w:rsidRDefault="000240B6" w:rsidP="0047624C">
      <w:pPr>
        <w:numPr>
          <w:ilvl w:val="0"/>
          <w:numId w:val="24"/>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Fundamentals of Cloud Computing</w:t>
      </w:r>
    </w:p>
    <w:p w14:paraId="5E532117" w14:textId="77777777" w:rsidR="000240B6" w:rsidRPr="000240B6" w:rsidRDefault="000240B6" w:rsidP="0047624C">
      <w:pPr>
        <w:numPr>
          <w:ilvl w:val="0"/>
          <w:numId w:val="24"/>
        </w:numPr>
        <w:spacing w:before="100" w:beforeAutospacing="1"/>
        <w:ind w:left="450"/>
        <w:rPr>
          <w:rFonts w:ascii="Helvetica Neue" w:eastAsia="Times New Roman" w:hAnsi="Helvetica Neue" w:cs="Times New Roman"/>
          <w:lang w:bidi="hi-IN"/>
        </w:rPr>
      </w:pPr>
      <w:hyperlink r:id="rId82" w:history="1">
        <w:r w:rsidRPr="000240B6">
          <w:rPr>
            <w:rFonts w:ascii="Helvetica Neue" w:eastAsia="Times New Roman" w:hAnsi="Helvetica Neue" w:cs="Times New Roman"/>
            <w:color w:val="2196F3"/>
            <w:lang w:bidi="hi-IN"/>
          </w:rPr>
          <w:t>Assignment #03</w:t>
        </w:r>
      </w:hyperlink>
      <w:r w:rsidRPr="000240B6">
        <w:rPr>
          <w:rFonts w:ascii="Helvetica Neue" w:eastAsia="Times New Roman" w:hAnsi="Helvetica Neue" w:cs="Times New Roman"/>
          <w:lang w:bidi="hi-IN"/>
        </w:rPr>
        <w:t> discussion</w:t>
      </w:r>
    </w:p>
    <w:p w14:paraId="36295E66"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Slides</w:t>
      </w:r>
      <w:hyperlink r:id="rId83" w:anchor="slides" w:tooltip="Permanent link" w:history="1">
        <w:r w:rsidRPr="000240B6">
          <w:rPr>
            <w:rFonts w:ascii="Helvetica Neue" w:eastAsia="Times New Roman" w:hAnsi="Helvetica Neue" w:cs="Times New Roman"/>
            <w:color w:val="0000FF"/>
            <w:spacing w:val="-2"/>
            <w:sz w:val="36"/>
            <w:szCs w:val="36"/>
            <w:lang w:bidi="hi-IN"/>
          </w:rPr>
          <w:t>¶</w:t>
        </w:r>
      </w:hyperlink>
    </w:p>
    <w:p w14:paraId="6C17503C" w14:textId="77777777" w:rsidR="000240B6" w:rsidRPr="000240B6" w:rsidRDefault="000240B6" w:rsidP="0047624C">
      <w:pPr>
        <w:numPr>
          <w:ilvl w:val="0"/>
          <w:numId w:val="25"/>
        </w:numPr>
        <w:spacing w:before="100" w:beforeAutospacing="1" w:after="120"/>
        <w:ind w:left="450"/>
        <w:rPr>
          <w:rFonts w:ascii="Helvetica Neue" w:eastAsia="Times New Roman" w:hAnsi="Helvetica Neue" w:cs="Times New Roman"/>
          <w:lang w:bidi="hi-IN"/>
        </w:rPr>
      </w:pPr>
      <w:hyperlink r:id="rId84" w:history="1">
        <w:r w:rsidRPr="000240B6">
          <w:rPr>
            <w:rFonts w:ascii="Helvetica Neue" w:eastAsia="Times New Roman" w:hAnsi="Helvetica Neue" w:cs="Times New Roman"/>
            <w:color w:val="2196F3"/>
            <w:lang w:bidi="hi-IN"/>
          </w:rPr>
          <w:t>Networking Fundamentals</w:t>
        </w:r>
      </w:hyperlink>
    </w:p>
    <w:p w14:paraId="556DFE30" w14:textId="77777777" w:rsidR="000240B6" w:rsidRPr="000240B6" w:rsidRDefault="000240B6" w:rsidP="0047624C">
      <w:pPr>
        <w:numPr>
          <w:ilvl w:val="0"/>
          <w:numId w:val="25"/>
        </w:numPr>
        <w:spacing w:before="100" w:beforeAutospacing="1"/>
        <w:ind w:left="450"/>
        <w:rPr>
          <w:rFonts w:ascii="Helvetica Neue" w:eastAsia="Times New Roman" w:hAnsi="Helvetica Neue" w:cs="Times New Roman"/>
          <w:lang w:bidi="hi-IN"/>
        </w:rPr>
      </w:pPr>
      <w:hyperlink r:id="rId85" w:history="1">
        <w:r w:rsidRPr="000240B6">
          <w:rPr>
            <w:rFonts w:ascii="Helvetica Neue" w:eastAsia="Times New Roman" w:hAnsi="Helvetica Neue" w:cs="Times New Roman"/>
            <w:color w:val="2196F3"/>
            <w:lang w:bidi="hi-IN"/>
          </w:rPr>
          <w:t>Fundamentals of Cloud Computing</w:t>
        </w:r>
      </w:hyperlink>
    </w:p>
    <w:p w14:paraId="77BD62F5"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Reading</w:t>
      </w:r>
      <w:hyperlink r:id="rId86" w:anchor="reading" w:tooltip="Permanent link" w:history="1">
        <w:r w:rsidRPr="000240B6">
          <w:rPr>
            <w:rFonts w:ascii="Helvetica Neue" w:eastAsia="Times New Roman" w:hAnsi="Helvetica Neue" w:cs="Times New Roman"/>
            <w:color w:val="0000FF"/>
            <w:spacing w:val="-2"/>
            <w:sz w:val="36"/>
            <w:szCs w:val="36"/>
            <w:lang w:bidi="hi-IN"/>
          </w:rPr>
          <w:t>¶</w:t>
        </w:r>
      </w:hyperlink>
    </w:p>
    <w:p w14:paraId="378A43F2"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Cloud Computing</w:t>
      </w:r>
      <w:hyperlink r:id="rId87" w:anchor="cloud-computing" w:tooltip="Permanent link" w:history="1">
        <w:r w:rsidRPr="000240B6">
          <w:rPr>
            <w:rFonts w:ascii="Helvetica Neue" w:eastAsia="Times New Roman" w:hAnsi="Helvetica Neue" w:cs="Times New Roman"/>
            <w:color w:val="0000FF"/>
            <w:spacing w:val="-2"/>
            <w:sz w:val="27"/>
            <w:szCs w:val="27"/>
            <w:lang w:bidi="hi-IN"/>
          </w:rPr>
          <w:t>¶</w:t>
        </w:r>
      </w:hyperlink>
    </w:p>
    <w:p w14:paraId="4E5D66F7" w14:textId="77777777" w:rsidR="000240B6" w:rsidRPr="000240B6" w:rsidRDefault="000240B6" w:rsidP="0047624C">
      <w:pPr>
        <w:numPr>
          <w:ilvl w:val="0"/>
          <w:numId w:val="26"/>
        </w:numPr>
        <w:spacing w:before="100" w:beforeAutospacing="1" w:after="120"/>
        <w:ind w:left="450"/>
        <w:rPr>
          <w:rFonts w:ascii="Helvetica Neue" w:eastAsia="Times New Roman" w:hAnsi="Helvetica Neue" w:cs="Times New Roman"/>
          <w:lang w:bidi="hi-IN"/>
        </w:rPr>
      </w:pPr>
      <w:hyperlink r:id="rId88" w:history="1">
        <w:r w:rsidRPr="000240B6">
          <w:rPr>
            <w:rFonts w:ascii="Helvetica Neue" w:eastAsia="Times New Roman" w:hAnsi="Helvetica Neue" w:cs="Times New Roman"/>
            <w:color w:val="2196F3"/>
            <w:lang w:bidi="hi-IN"/>
          </w:rPr>
          <w:t>Cloud Computing: Concepts, Technology &amp; Architecture (ISBN: 9780133387520)</w:t>
        </w:r>
      </w:hyperlink>
    </w:p>
    <w:p w14:paraId="7043F994" w14:textId="77777777" w:rsidR="000240B6" w:rsidRPr="000240B6" w:rsidRDefault="000240B6" w:rsidP="0047624C">
      <w:pPr>
        <w:numPr>
          <w:ilvl w:val="0"/>
          <w:numId w:val="26"/>
        </w:numPr>
        <w:spacing w:before="100" w:beforeAutospacing="1"/>
        <w:ind w:left="450"/>
        <w:rPr>
          <w:rFonts w:ascii="Helvetica Neue" w:eastAsia="Times New Roman" w:hAnsi="Helvetica Neue" w:cs="Times New Roman"/>
          <w:lang w:bidi="hi-IN"/>
        </w:rPr>
      </w:pPr>
      <w:hyperlink r:id="rId89" w:history="1">
        <w:r w:rsidRPr="000240B6">
          <w:rPr>
            <w:rFonts w:ascii="Helvetica Neue" w:eastAsia="Times New Roman" w:hAnsi="Helvetica Neue" w:cs="Times New Roman"/>
            <w:color w:val="2196F3"/>
            <w:lang w:bidi="hi-IN"/>
          </w:rPr>
          <w:t>Cloud Computing, Server Utilization, &amp; the Environment</w:t>
        </w:r>
      </w:hyperlink>
    </w:p>
    <w:p w14:paraId="7ACA9986"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Networking</w:t>
      </w:r>
      <w:hyperlink r:id="rId90" w:anchor="networking" w:tooltip="Permanent link" w:history="1">
        <w:r w:rsidRPr="000240B6">
          <w:rPr>
            <w:rFonts w:ascii="Helvetica Neue" w:eastAsia="Times New Roman" w:hAnsi="Helvetica Neue" w:cs="Times New Roman"/>
            <w:color w:val="0000FF"/>
            <w:spacing w:val="-2"/>
            <w:sz w:val="27"/>
            <w:szCs w:val="27"/>
            <w:lang w:bidi="hi-IN"/>
          </w:rPr>
          <w:t>¶</w:t>
        </w:r>
      </w:hyperlink>
    </w:p>
    <w:p w14:paraId="4970A623"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1" w:history="1">
        <w:r w:rsidRPr="000240B6">
          <w:rPr>
            <w:rFonts w:ascii="Helvetica Neue" w:eastAsia="Times New Roman" w:hAnsi="Helvetica Neue" w:cs="Times New Roman"/>
            <w:color w:val="2196F3"/>
            <w:lang w:bidi="hi-IN"/>
          </w:rPr>
          <w:t>Amazon Virtual Private Cloud Documentation</w:t>
        </w:r>
      </w:hyperlink>
    </w:p>
    <w:p w14:paraId="01A25B52"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2" w:history="1">
        <w:r w:rsidRPr="000240B6">
          <w:rPr>
            <w:rFonts w:ascii="Helvetica Neue" w:eastAsia="Times New Roman" w:hAnsi="Helvetica Neue" w:cs="Times New Roman"/>
            <w:color w:val="2196F3"/>
            <w:lang w:bidi="hi-IN"/>
          </w:rPr>
          <w:t>Virtual Private Cloud (VPC) on Google Cloud Platform</w:t>
        </w:r>
      </w:hyperlink>
    </w:p>
    <w:p w14:paraId="4C95FAA8"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3" w:history="1">
        <w:r w:rsidRPr="000240B6">
          <w:rPr>
            <w:rFonts w:ascii="Helvetica Neue" w:eastAsia="Times New Roman" w:hAnsi="Helvetica Neue" w:cs="Times New Roman"/>
            <w:color w:val="2196F3"/>
            <w:lang w:bidi="hi-IN"/>
          </w:rPr>
          <w:t>IPv4</w:t>
        </w:r>
      </w:hyperlink>
    </w:p>
    <w:p w14:paraId="30BDDCC5"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4" w:history="1">
        <w:r w:rsidRPr="000240B6">
          <w:rPr>
            <w:rFonts w:ascii="Helvetica Neue" w:eastAsia="Times New Roman" w:hAnsi="Helvetica Neue" w:cs="Times New Roman"/>
            <w:color w:val="2196F3"/>
            <w:lang w:bidi="hi-IN"/>
          </w:rPr>
          <w:t>IPv6</w:t>
        </w:r>
      </w:hyperlink>
    </w:p>
    <w:p w14:paraId="7ECB396B"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5" w:history="1">
        <w:r w:rsidRPr="000240B6">
          <w:rPr>
            <w:rFonts w:ascii="Helvetica Neue" w:eastAsia="Times New Roman" w:hAnsi="Helvetica Neue" w:cs="Times New Roman"/>
            <w:color w:val="2196F3"/>
            <w:lang w:bidi="hi-IN"/>
          </w:rPr>
          <w:t>Network Address Translation (NAT)</w:t>
        </w:r>
      </w:hyperlink>
    </w:p>
    <w:p w14:paraId="5566C57E"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6" w:history="1">
        <w:r w:rsidRPr="000240B6">
          <w:rPr>
            <w:rFonts w:ascii="Helvetica Neue" w:eastAsia="Times New Roman" w:hAnsi="Helvetica Neue" w:cs="Times New Roman"/>
            <w:color w:val="2196F3"/>
            <w:lang w:bidi="hi-IN"/>
          </w:rPr>
          <w:t>Reserved IP addresses</w:t>
        </w:r>
      </w:hyperlink>
    </w:p>
    <w:p w14:paraId="62B343EB"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7" w:history="1">
        <w:r w:rsidRPr="000240B6">
          <w:rPr>
            <w:rFonts w:ascii="Helvetica Neue" w:eastAsia="Times New Roman" w:hAnsi="Helvetica Neue" w:cs="Times New Roman"/>
            <w:color w:val="2196F3"/>
            <w:lang w:bidi="hi-IN"/>
          </w:rPr>
          <w:t>Private network</w:t>
        </w:r>
      </w:hyperlink>
    </w:p>
    <w:p w14:paraId="124183B6"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8" w:history="1">
        <w:r w:rsidRPr="000240B6">
          <w:rPr>
            <w:rFonts w:ascii="Helvetica Neue" w:eastAsia="Times New Roman" w:hAnsi="Helvetica Neue" w:cs="Times New Roman"/>
            <w:color w:val="2196F3"/>
            <w:lang w:bidi="hi-IN"/>
          </w:rPr>
          <w:t>Multicast</w:t>
        </w:r>
      </w:hyperlink>
    </w:p>
    <w:p w14:paraId="7666A1D3"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99" w:history="1">
        <w:r w:rsidRPr="000240B6">
          <w:rPr>
            <w:rFonts w:ascii="Helvetica Neue" w:eastAsia="Times New Roman" w:hAnsi="Helvetica Neue" w:cs="Times New Roman"/>
            <w:color w:val="2196F3"/>
            <w:lang w:bidi="hi-IN"/>
          </w:rPr>
          <w:t>Subnetwork</w:t>
        </w:r>
      </w:hyperlink>
    </w:p>
    <w:p w14:paraId="5A5B0B25"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100" w:anchor="CIDR_notation" w:history="1">
        <w:r w:rsidRPr="000240B6">
          <w:rPr>
            <w:rFonts w:ascii="Helvetica Neue" w:eastAsia="Times New Roman" w:hAnsi="Helvetica Neue" w:cs="Times New Roman"/>
            <w:color w:val="2196F3"/>
            <w:lang w:bidi="hi-IN"/>
          </w:rPr>
          <w:t>CIDR Notation</w:t>
        </w:r>
      </w:hyperlink>
    </w:p>
    <w:p w14:paraId="71C76F11"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101" w:history="1">
        <w:r w:rsidRPr="000240B6">
          <w:rPr>
            <w:rFonts w:ascii="Helvetica Neue" w:eastAsia="Times New Roman" w:hAnsi="Helvetica Neue" w:cs="Times New Roman"/>
            <w:color w:val="2196F3"/>
            <w:lang w:bidi="hi-IN"/>
          </w:rPr>
          <w:t>OSI Model</w:t>
        </w:r>
      </w:hyperlink>
    </w:p>
    <w:p w14:paraId="0AFCDD35" w14:textId="77777777" w:rsidR="000240B6" w:rsidRPr="000240B6" w:rsidRDefault="000240B6" w:rsidP="0047624C">
      <w:pPr>
        <w:numPr>
          <w:ilvl w:val="0"/>
          <w:numId w:val="27"/>
        </w:numPr>
        <w:spacing w:before="100" w:beforeAutospacing="1" w:after="120"/>
        <w:ind w:left="450"/>
        <w:rPr>
          <w:rFonts w:ascii="Helvetica Neue" w:eastAsia="Times New Roman" w:hAnsi="Helvetica Neue" w:cs="Times New Roman"/>
          <w:lang w:bidi="hi-IN"/>
        </w:rPr>
      </w:pPr>
      <w:hyperlink r:id="rId102" w:history="1">
        <w:r w:rsidRPr="000240B6">
          <w:rPr>
            <w:rFonts w:ascii="Helvetica Neue" w:eastAsia="Times New Roman" w:hAnsi="Helvetica Neue" w:cs="Times New Roman"/>
            <w:color w:val="2196F3"/>
            <w:lang w:bidi="hi-IN"/>
          </w:rPr>
          <w:t>Internet Protocol Suite</w:t>
        </w:r>
      </w:hyperlink>
    </w:p>
    <w:p w14:paraId="21BF01D0" w14:textId="77777777" w:rsidR="000240B6" w:rsidRPr="000240B6" w:rsidRDefault="000240B6" w:rsidP="0047624C">
      <w:pPr>
        <w:numPr>
          <w:ilvl w:val="0"/>
          <w:numId w:val="27"/>
        </w:numPr>
        <w:spacing w:before="100" w:beforeAutospacing="1"/>
        <w:ind w:left="450"/>
        <w:rPr>
          <w:rFonts w:ascii="Helvetica Neue" w:eastAsia="Times New Roman" w:hAnsi="Helvetica Neue" w:cs="Times New Roman"/>
          <w:lang w:bidi="hi-IN"/>
        </w:rPr>
      </w:pPr>
      <w:hyperlink r:id="rId103" w:history="1">
        <w:r w:rsidRPr="000240B6">
          <w:rPr>
            <w:rFonts w:ascii="Helvetica Neue" w:eastAsia="Times New Roman" w:hAnsi="Helvetica Neue" w:cs="Times New Roman"/>
            <w:color w:val="2196F3"/>
            <w:lang w:bidi="hi-IN"/>
          </w:rPr>
          <w:t xml:space="preserve">VPC Networking Components such as Network, Interfaces, Route, Tables, Internet, Gateways, Egress-Only, Internet, Gateways, DNS, Elastic, IP, </w:t>
        </w:r>
        <w:proofErr w:type="spellStart"/>
        <w:proofErr w:type="gramStart"/>
        <w:r w:rsidRPr="000240B6">
          <w:rPr>
            <w:rFonts w:ascii="Helvetica Neue" w:eastAsia="Times New Roman" w:hAnsi="Helvetica Neue" w:cs="Times New Roman"/>
            <w:color w:val="2196F3"/>
            <w:lang w:bidi="hi-IN"/>
          </w:rPr>
          <w:t>Addresses,VPC</w:t>
        </w:r>
        <w:proofErr w:type="spellEnd"/>
        <w:proofErr w:type="gramEnd"/>
        <w:r w:rsidRPr="000240B6">
          <w:rPr>
            <w:rFonts w:ascii="Helvetica Neue" w:eastAsia="Times New Roman" w:hAnsi="Helvetica Neue" w:cs="Times New Roman"/>
            <w:color w:val="2196F3"/>
            <w:lang w:bidi="hi-IN"/>
          </w:rPr>
          <w:t xml:space="preserve">, Endpoints, NAT, VPC, Peering, </w:t>
        </w:r>
        <w:proofErr w:type="spellStart"/>
        <w:r w:rsidRPr="000240B6">
          <w:rPr>
            <w:rFonts w:ascii="Helvetica Neue" w:eastAsia="Times New Roman" w:hAnsi="Helvetica Neue" w:cs="Times New Roman"/>
            <w:color w:val="2196F3"/>
            <w:lang w:bidi="hi-IN"/>
          </w:rPr>
          <w:t>ClassicLink</w:t>
        </w:r>
        <w:proofErr w:type="spellEnd"/>
      </w:hyperlink>
    </w:p>
    <w:p w14:paraId="238FCFFF" w14:textId="77777777" w:rsidR="000240B6" w:rsidRDefault="000240B6" w:rsidP="000240B6"/>
    <w:p w14:paraId="2A38D823" w14:textId="5F2B2ABF" w:rsidR="000240B6" w:rsidRDefault="000240B6" w:rsidP="000240B6">
      <w:r>
        <w:t>Assignment 4</w:t>
      </w:r>
    </w:p>
    <w:p w14:paraId="1613DBAC" w14:textId="12DF19BF" w:rsidR="000240B6" w:rsidRDefault="000240B6" w:rsidP="000240B6"/>
    <w:p w14:paraId="06C70279"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Objectives</w:t>
      </w:r>
      <w:hyperlink r:id="rId104" w:anchor="objectives" w:tooltip="Permanent link" w:history="1">
        <w:r>
          <w:rPr>
            <w:rStyle w:val="Hyperlink"/>
            <w:rFonts w:ascii="Helvetica Neue" w:hAnsi="Helvetica Neue"/>
            <w:b w:val="0"/>
            <w:bCs w:val="0"/>
            <w:spacing w:val="-2"/>
            <w:u w:val="none"/>
          </w:rPr>
          <w:t>¶</w:t>
        </w:r>
      </w:hyperlink>
    </w:p>
    <w:p w14:paraId="1BB694D5"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AWS IAM Setup</w:t>
      </w:r>
      <w:hyperlink r:id="rId105" w:anchor="aws-iam-setup" w:tooltip="Permanent link" w:history="1">
        <w:r>
          <w:rPr>
            <w:rStyle w:val="Hyperlink"/>
            <w:rFonts w:ascii="Helvetica Neue" w:hAnsi="Helvetica Neue"/>
            <w:b w:val="0"/>
            <w:bCs w:val="0"/>
            <w:spacing w:val="-2"/>
            <w:u w:val="none"/>
          </w:rPr>
          <w:t>¶</w:t>
        </w:r>
      </w:hyperlink>
    </w:p>
    <w:p w14:paraId="46785DAF" w14:textId="77777777" w:rsidR="000240B6" w:rsidRDefault="000240B6" w:rsidP="000240B6">
      <w:pPr>
        <w:pStyle w:val="admonition-title"/>
        <w:rPr>
          <w:rFonts w:ascii="Helvetica Neue" w:hAnsi="Helvetica Neue"/>
          <w:b/>
          <w:bCs/>
        </w:rPr>
      </w:pPr>
      <w:r>
        <w:rPr>
          <w:rFonts w:ascii="Helvetica Neue" w:hAnsi="Helvetica Neue"/>
          <w:b/>
          <w:bCs/>
        </w:rPr>
        <w:t>Danger</w:t>
      </w:r>
    </w:p>
    <w:p w14:paraId="12AEE628" w14:textId="77777777" w:rsidR="000240B6" w:rsidRDefault="000240B6" w:rsidP="000240B6">
      <w:pPr>
        <w:pStyle w:val="NormalWeb"/>
        <w:rPr>
          <w:rFonts w:ascii="Helvetica Neue" w:hAnsi="Helvetica Neue"/>
        </w:rPr>
      </w:pPr>
      <w:r>
        <w:rPr>
          <w:rFonts w:ascii="Helvetica Neue" w:hAnsi="Helvetica Neue"/>
        </w:rPr>
        <w:t>No one except you should be able to modify resources in your environment.</w:t>
      </w:r>
    </w:p>
    <w:p w14:paraId="5AC04F5E"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lastRenderedPageBreak/>
        <w:t>Create </w:t>
      </w:r>
      <w:hyperlink r:id="rId106" w:history="1">
        <w:r>
          <w:rPr>
            <w:rStyle w:val="Hyperlink"/>
            <w:rFonts w:ascii="Helvetica Neue" w:hAnsi="Helvetica Neue"/>
            <w:color w:val="2196F3"/>
            <w:u w:val="none"/>
          </w:rPr>
          <w:t>IAM</w:t>
        </w:r>
      </w:hyperlink>
      <w:r>
        <w:rPr>
          <w:rFonts w:ascii="Helvetica Neue" w:hAnsi="Helvetica Neue"/>
        </w:rPr>
        <w:t> users, and groups.</w:t>
      </w:r>
    </w:p>
    <w:p w14:paraId="1EB1A3E4" w14:textId="77777777" w:rsidR="000240B6" w:rsidRDefault="000240B6" w:rsidP="000240B6">
      <w:pPr>
        <w:pStyle w:val="Heading4"/>
        <w:rPr>
          <w:rFonts w:ascii="Helvetica Neue" w:hAnsi="Helvetica Neue"/>
          <w:spacing w:val="-2"/>
        </w:rPr>
      </w:pPr>
      <w:r>
        <w:rPr>
          <w:rFonts w:ascii="Helvetica Neue" w:hAnsi="Helvetica Neue"/>
          <w:spacing w:val="-2"/>
        </w:rPr>
        <w:t>Create Groups</w:t>
      </w:r>
      <w:hyperlink r:id="rId107" w:anchor="create-groups" w:tooltip="Permanent link" w:history="1">
        <w:r>
          <w:rPr>
            <w:rStyle w:val="Hyperlink"/>
            <w:rFonts w:ascii="Helvetica Neue" w:hAnsi="Helvetica Neue"/>
            <w:spacing w:val="-2"/>
            <w:u w:val="none"/>
          </w:rPr>
          <w:t>¶</w:t>
        </w:r>
      </w:hyperlink>
    </w:p>
    <w:p w14:paraId="1FE91408" w14:textId="77777777" w:rsidR="000240B6" w:rsidRDefault="000240B6" w:rsidP="0047624C">
      <w:pPr>
        <w:numPr>
          <w:ilvl w:val="0"/>
          <w:numId w:val="28"/>
        </w:numPr>
        <w:spacing w:before="100" w:beforeAutospacing="1" w:after="120"/>
        <w:ind w:left="450"/>
        <w:rPr>
          <w:rFonts w:ascii="Helvetica Neue" w:hAnsi="Helvetica Neue"/>
        </w:rPr>
      </w:pPr>
      <w:r>
        <w:rPr>
          <w:rFonts w:ascii="Helvetica Neue" w:hAnsi="Helvetica Neue"/>
        </w:rPr>
        <w:t>Create following groups</w:t>
      </w:r>
    </w:p>
    <w:p w14:paraId="4BB24535" w14:textId="77777777" w:rsidR="000240B6" w:rsidRDefault="000240B6" w:rsidP="0047624C">
      <w:pPr>
        <w:numPr>
          <w:ilvl w:val="1"/>
          <w:numId w:val="28"/>
        </w:numPr>
        <w:spacing w:before="100" w:beforeAutospacing="1" w:after="120"/>
        <w:ind w:left="900"/>
        <w:rPr>
          <w:rFonts w:ascii="Helvetica Neue" w:hAnsi="Helvetica Neue"/>
        </w:rPr>
      </w:pPr>
      <w:r>
        <w:rPr>
          <w:rFonts w:ascii="Helvetica Neue" w:hAnsi="Helvetica Neue"/>
        </w:rPr>
        <w:t>csye6225-fa19-team</w:t>
      </w:r>
    </w:p>
    <w:p w14:paraId="1115D4FA" w14:textId="77777777" w:rsidR="000240B6" w:rsidRDefault="000240B6" w:rsidP="0047624C">
      <w:pPr>
        <w:numPr>
          <w:ilvl w:val="1"/>
          <w:numId w:val="28"/>
        </w:numPr>
        <w:spacing w:before="100" w:beforeAutospacing="1"/>
        <w:ind w:left="900"/>
        <w:rPr>
          <w:rFonts w:ascii="Helvetica Neue" w:hAnsi="Helvetica Neue"/>
        </w:rPr>
      </w:pPr>
      <w:r>
        <w:rPr>
          <w:rFonts w:ascii="Helvetica Neue" w:hAnsi="Helvetica Neue"/>
        </w:rPr>
        <w:t>csye6225-fa19-ta</w:t>
      </w:r>
    </w:p>
    <w:p w14:paraId="0D9842AE" w14:textId="77777777" w:rsidR="000240B6" w:rsidRDefault="000240B6" w:rsidP="0047624C">
      <w:pPr>
        <w:numPr>
          <w:ilvl w:val="0"/>
          <w:numId w:val="28"/>
        </w:numPr>
        <w:spacing w:before="100" w:beforeAutospacing="1"/>
        <w:ind w:left="450"/>
        <w:rPr>
          <w:rFonts w:ascii="Helvetica Neue" w:hAnsi="Helvetica Neue"/>
        </w:rPr>
      </w:pPr>
      <w:r>
        <w:rPr>
          <w:rFonts w:ascii="Helvetica Neue" w:hAnsi="Helvetica Neue"/>
        </w:rPr>
        <w:t>These groups should have read-only access to AWS services and resources in your account. Search for policy pre-defined read-only policy </w:t>
      </w:r>
      <w:proofErr w:type="spellStart"/>
      <w:r>
        <w:rPr>
          <w:rFonts w:ascii="Helvetica Neue" w:hAnsi="Helvetica Neue"/>
        </w:rPr>
        <w:fldChar w:fldCharType="begin"/>
      </w:r>
      <w:r>
        <w:rPr>
          <w:rFonts w:ascii="Helvetica Neue" w:hAnsi="Helvetica Neue"/>
        </w:rPr>
        <w:instrText xml:space="preserve"> HYPERLINK "https://console.aws.amazon.com/iam/home?region=us-east-1" \l "/policies/arn:aws:iam::aws:policy/ReadOnlyAccess$serviceLevelSummary" </w:instrText>
      </w:r>
      <w:r>
        <w:rPr>
          <w:rFonts w:ascii="Helvetica Neue" w:hAnsi="Helvetica Neue"/>
        </w:rPr>
        <w:fldChar w:fldCharType="separate"/>
      </w:r>
      <w:r>
        <w:rPr>
          <w:rStyle w:val="Strong"/>
          <w:rFonts w:ascii="Helvetica Neue" w:hAnsi="Helvetica Neue"/>
          <w:color w:val="2196F3"/>
        </w:rPr>
        <w:t>arn:aws:iam</w:t>
      </w:r>
      <w:proofErr w:type="spellEnd"/>
      <w:r>
        <w:rPr>
          <w:rStyle w:val="Strong"/>
          <w:rFonts w:ascii="Helvetica Neue" w:hAnsi="Helvetica Neue"/>
          <w:color w:val="2196F3"/>
        </w:rPr>
        <w:t>::</w:t>
      </w:r>
      <w:proofErr w:type="spellStart"/>
      <w:r>
        <w:rPr>
          <w:rStyle w:val="Strong"/>
          <w:rFonts w:ascii="Helvetica Neue" w:hAnsi="Helvetica Neue"/>
          <w:color w:val="2196F3"/>
        </w:rPr>
        <w:t>aws:policy</w:t>
      </w:r>
      <w:proofErr w:type="spellEnd"/>
      <w:r>
        <w:rPr>
          <w:rStyle w:val="Strong"/>
          <w:rFonts w:ascii="Helvetica Neue" w:hAnsi="Helvetica Neue"/>
          <w:color w:val="2196F3"/>
        </w:rPr>
        <w:t>/</w:t>
      </w:r>
      <w:proofErr w:type="spellStart"/>
      <w:r>
        <w:rPr>
          <w:rStyle w:val="Strong"/>
          <w:rFonts w:ascii="Helvetica Neue" w:hAnsi="Helvetica Neue"/>
          <w:color w:val="2196F3"/>
        </w:rPr>
        <w:t>ReadOnlyAccess</w:t>
      </w:r>
      <w:proofErr w:type="spellEnd"/>
      <w:r>
        <w:rPr>
          <w:rFonts w:ascii="Helvetica Neue" w:hAnsi="Helvetica Neue"/>
        </w:rPr>
        <w:fldChar w:fldCharType="end"/>
      </w:r>
      <w:r>
        <w:rPr>
          <w:rFonts w:ascii="Helvetica Neue" w:hAnsi="Helvetica Neue"/>
        </w:rPr>
        <w:t> and attach it to the groups.</w:t>
      </w:r>
    </w:p>
    <w:p w14:paraId="2542C81B" w14:textId="77777777" w:rsidR="000240B6" w:rsidRDefault="000240B6" w:rsidP="000240B6">
      <w:pPr>
        <w:pStyle w:val="Heading4"/>
        <w:rPr>
          <w:rFonts w:ascii="Helvetica Neue" w:hAnsi="Helvetica Neue"/>
          <w:spacing w:val="-2"/>
        </w:rPr>
      </w:pPr>
      <w:r>
        <w:rPr>
          <w:rFonts w:ascii="Helvetica Neue" w:hAnsi="Helvetica Neue"/>
          <w:spacing w:val="-2"/>
        </w:rPr>
        <w:t>Create Users</w:t>
      </w:r>
      <w:hyperlink r:id="rId108" w:anchor="create-users" w:tooltip="Permanent link" w:history="1">
        <w:r>
          <w:rPr>
            <w:rStyle w:val="Hyperlink"/>
            <w:rFonts w:ascii="Helvetica Neue" w:hAnsi="Helvetica Neue"/>
            <w:spacing w:val="-2"/>
            <w:u w:val="none"/>
          </w:rPr>
          <w:t>¶</w:t>
        </w:r>
      </w:hyperlink>
    </w:p>
    <w:p w14:paraId="0E0384CF" w14:textId="77777777" w:rsidR="000240B6" w:rsidRDefault="000240B6" w:rsidP="0047624C">
      <w:pPr>
        <w:numPr>
          <w:ilvl w:val="0"/>
          <w:numId w:val="29"/>
        </w:numPr>
        <w:spacing w:before="100" w:beforeAutospacing="1" w:after="120"/>
        <w:ind w:left="450"/>
        <w:rPr>
          <w:rFonts w:ascii="Helvetica Neue" w:hAnsi="Helvetica Neue"/>
        </w:rPr>
      </w:pPr>
      <w:r>
        <w:rPr>
          <w:rFonts w:ascii="Helvetica Neue" w:hAnsi="Helvetica Neue"/>
        </w:rPr>
        <w:t>Create user account for all of your team members and teaching assistants.</w:t>
      </w:r>
    </w:p>
    <w:p w14:paraId="380ABA3D" w14:textId="77777777" w:rsidR="000240B6" w:rsidRDefault="000240B6" w:rsidP="0047624C">
      <w:pPr>
        <w:numPr>
          <w:ilvl w:val="0"/>
          <w:numId w:val="29"/>
        </w:numPr>
        <w:spacing w:before="100" w:beforeAutospacing="1"/>
        <w:ind w:left="450"/>
        <w:rPr>
          <w:rFonts w:ascii="Helvetica Neue" w:hAnsi="Helvetica Neue"/>
        </w:rPr>
      </w:pPr>
      <w:r>
        <w:rPr>
          <w:rFonts w:ascii="Helvetica Neue" w:hAnsi="Helvetica Neue"/>
        </w:rPr>
        <w:t>Use first name as the username. Do not configure credentials for the users. Leave the default setting </w:t>
      </w:r>
      <w:r>
        <w:rPr>
          <w:rStyle w:val="Emphasis"/>
          <w:rFonts w:ascii="Helvetica Neue" w:hAnsi="Helvetica Neue"/>
        </w:rPr>
        <w:t>Autogenerated password</w:t>
      </w:r>
      <w:r>
        <w:rPr>
          <w:rFonts w:ascii="Helvetica Neue" w:hAnsi="Helvetica Neue"/>
        </w:rPr>
        <w:t> checked and copy the generated password. </w:t>
      </w:r>
      <w:r>
        <w:rPr>
          <w:rStyle w:val="Emphasis"/>
          <w:rFonts w:ascii="Helvetica Neue" w:hAnsi="Helvetica Neue"/>
        </w:rPr>
        <w:t>Autogenerated passwords are not emailed out by AWS. You need to manually send the email with password.</w:t>
      </w:r>
    </w:p>
    <w:p w14:paraId="0E97831D"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Install and Configure AWS Command Line Interface</w:t>
      </w:r>
      <w:hyperlink r:id="rId109" w:anchor="install-and-configure-aws-command-line-interface" w:tooltip="Permanent link" w:history="1">
        <w:r>
          <w:rPr>
            <w:rStyle w:val="Hyperlink"/>
            <w:rFonts w:ascii="Helvetica Neue" w:hAnsi="Helvetica Neue"/>
            <w:b w:val="0"/>
            <w:bCs w:val="0"/>
            <w:spacing w:val="-2"/>
            <w:u w:val="none"/>
          </w:rPr>
          <w:t>¶</w:t>
        </w:r>
      </w:hyperlink>
    </w:p>
    <w:p w14:paraId="658DB7EA" w14:textId="77777777" w:rsidR="000240B6" w:rsidRDefault="000240B6" w:rsidP="0047624C">
      <w:pPr>
        <w:numPr>
          <w:ilvl w:val="0"/>
          <w:numId w:val="30"/>
        </w:numPr>
        <w:spacing w:before="100" w:beforeAutospacing="1" w:after="120"/>
        <w:ind w:left="450"/>
        <w:rPr>
          <w:rFonts w:ascii="Helvetica Neue" w:hAnsi="Helvetica Neue"/>
        </w:rPr>
      </w:pPr>
      <w:r>
        <w:rPr>
          <w:rFonts w:ascii="Helvetica Neue" w:hAnsi="Helvetica Neue"/>
        </w:rPr>
        <w:t>Install and configure AWS Command Line Interface (CLI) on your development virtual machine. See </w:t>
      </w:r>
      <w:hyperlink r:id="rId110" w:history="1">
        <w:r>
          <w:rPr>
            <w:rStyle w:val="Hyperlink"/>
            <w:rFonts w:ascii="Helvetica Neue" w:hAnsi="Helvetica Neue"/>
            <w:color w:val="2196F3"/>
            <w:u w:val="none"/>
          </w:rPr>
          <w:t>Install the AWS Command Line Interface on Linux</w:t>
        </w:r>
      </w:hyperlink>
      <w:r>
        <w:rPr>
          <w:rFonts w:ascii="Helvetica Neue" w:hAnsi="Helvetica Neue"/>
        </w:rPr>
        <w:t> for detailed instructions.</w:t>
      </w:r>
    </w:p>
    <w:p w14:paraId="08D577AF" w14:textId="77777777" w:rsidR="000240B6" w:rsidRDefault="000240B6" w:rsidP="0047624C">
      <w:pPr>
        <w:numPr>
          <w:ilvl w:val="0"/>
          <w:numId w:val="30"/>
        </w:numPr>
        <w:spacing w:beforeAutospacing="1"/>
        <w:ind w:left="450"/>
        <w:rPr>
          <w:rFonts w:ascii="Helvetica Neue" w:hAnsi="Helvetica Neue"/>
        </w:rPr>
      </w:pPr>
      <w:r>
        <w:rPr>
          <w:rFonts w:ascii="Helvetica Neue" w:hAnsi="Helvetica Neue"/>
        </w:rPr>
        <w:t>Create </w:t>
      </w:r>
      <w:r>
        <w:rPr>
          <w:rStyle w:val="err"/>
          <w:rFonts w:ascii="Courier New" w:hAnsi="Courier New" w:cs="Courier New"/>
          <w:color w:val="A61717"/>
          <w:sz w:val="20"/>
          <w:szCs w:val="20"/>
        </w:rPr>
        <w:t>dev</w:t>
      </w:r>
      <w:r>
        <w:rPr>
          <w:rFonts w:ascii="Helvetica Neue" w:hAnsi="Helvetica Neue"/>
        </w:rPr>
        <w:t> profile for your dev AWS account and </w:t>
      </w:r>
      <w:r>
        <w:rPr>
          <w:rStyle w:val="err"/>
          <w:rFonts w:ascii="Courier New" w:hAnsi="Courier New" w:cs="Courier New"/>
          <w:color w:val="A61717"/>
          <w:sz w:val="20"/>
          <w:szCs w:val="20"/>
        </w:rPr>
        <w:t>prod</w:t>
      </w:r>
      <w:r>
        <w:rPr>
          <w:rFonts w:ascii="Helvetica Neue" w:hAnsi="Helvetica Neue"/>
        </w:rPr>
        <w:t> profile for your production AWS account. Default profile should not be setup.</w:t>
      </w:r>
    </w:p>
    <w:p w14:paraId="005D28BB" w14:textId="77777777" w:rsidR="000240B6" w:rsidRDefault="000240B6" w:rsidP="0047624C">
      <w:pPr>
        <w:numPr>
          <w:ilvl w:val="0"/>
          <w:numId w:val="30"/>
        </w:numPr>
        <w:spacing w:beforeAutospacing="1"/>
        <w:ind w:left="450"/>
        <w:rPr>
          <w:rFonts w:ascii="Helvetica Neue" w:hAnsi="Helvetica Neue"/>
        </w:rPr>
      </w:pPr>
      <w:r>
        <w:rPr>
          <w:rStyle w:val="err"/>
          <w:rFonts w:ascii="Courier New" w:hAnsi="Courier New" w:cs="Courier New"/>
          <w:color w:val="A61717"/>
          <w:sz w:val="20"/>
          <w:szCs w:val="20"/>
        </w:rPr>
        <w:t>dev</w:t>
      </w:r>
      <w:r>
        <w:rPr>
          <w:rFonts w:ascii="Helvetica Neue" w:hAnsi="Helvetica Neue"/>
        </w:rPr>
        <w:t> profile should be set to use </w:t>
      </w:r>
      <w:r>
        <w:rPr>
          <w:rStyle w:val="err"/>
          <w:rFonts w:ascii="Courier New" w:hAnsi="Courier New" w:cs="Courier New"/>
          <w:color w:val="A61717"/>
          <w:sz w:val="20"/>
          <w:szCs w:val="20"/>
        </w:rPr>
        <w:t>us-east-1</w:t>
      </w:r>
      <w:r>
        <w:rPr>
          <w:rFonts w:ascii="Helvetica Neue" w:hAnsi="Helvetica Neue"/>
        </w:rPr>
        <w:t> region and </w:t>
      </w:r>
      <w:r>
        <w:rPr>
          <w:rStyle w:val="err"/>
          <w:rFonts w:ascii="Courier New" w:hAnsi="Courier New" w:cs="Courier New"/>
          <w:color w:val="A61717"/>
          <w:sz w:val="20"/>
          <w:szCs w:val="20"/>
        </w:rPr>
        <w:t>prod</w:t>
      </w:r>
      <w:r>
        <w:rPr>
          <w:rFonts w:ascii="Helvetica Neue" w:hAnsi="Helvetica Neue"/>
        </w:rPr>
        <w:t> profile should be setup to use </w:t>
      </w:r>
      <w:r>
        <w:rPr>
          <w:rStyle w:val="err"/>
          <w:rFonts w:ascii="Courier New" w:hAnsi="Courier New" w:cs="Courier New"/>
          <w:color w:val="A61717"/>
          <w:sz w:val="20"/>
          <w:szCs w:val="20"/>
        </w:rPr>
        <w:t>us-east-2</w:t>
      </w:r>
      <w:r>
        <w:rPr>
          <w:rFonts w:ascii="Helvetica Neue" w:hAnsi="Helvetica Neue"/>
        </w:rPr>
        <w:t> region.</w:t>
      </w:r>
    </w:p>
    <w:p w14:paraId="10F02B3C"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w:t>
      </w:r>
      <w:hyperlink r:id="rId111" w:anchor="infrastructure-as-code" w:tooltip="Permanent link" w:history="1">
        <w:r>
          <w:rPr>
            <w:rStyle w:val="Hyperlink"/>
            <w:rFonts w:ascii="Helvetica Neue" w:hAnsi="Helvetica Neue"/>
            <w:b w:val="0"/>
            <w:bCs w:val="0"/>
            <w:spacing w:val="-2"/>
            <w:u w:val="none"/>
          </w:rPr>
          <w:t>¶</w:t>
        </w:r>
      </w:hyperlink>
    </w:p>
    <w:p w14:paraId="68B75119"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We are going to start setting up our AWS infrastructure. This assignment will focus on setting up our networking resources such as Virtual Private Cloud (VPC), Internet Gateway, Route Table and Routes. We will use both AWS Command Line Interface, AWS CloudFormation, and Terraform for infrastructure setup and tear down.</w:t>
      </w:r>
    </w:p>
    <w:p w14:paraId="5BAF0C0C" w14:textId="77777777" w:rsidR="000240B6" w:rsidRDefault="000240B6" w:rsidP="000240B6">
      <w:pPr>
        <w:pStyle w:val="admonition-title"/>
        <w:rPr>
          <w:rFonts w:ascii="Helvetica Neue" w:hAnsi="Helvetica Neue"/>
          <w:b/>
          <w:bCs/>
        </w:rPr>
      </w:pPr>
      <w:r>
        <w:rPr>
          <w:rFonts w:ascii="Helvetica Neue" w:hAnsi="Helvetica Neue"/>
          <w:b/>
          <w:bCs/>
        </w:rPr>
        <w:t>Naming Resources</w:t>
      </w:r>
    </w:p>
    <w:p w14:paraId="656DFDDA" w14:textId="77777777" w:rsidR="000240B6" w:rsidRDefault="000240B6" w:rsidP="000240B6">
      <w:pPr>
        <w:pStyle w:val="NormalWeb"/>
        <w:rPr>
          <w:rFonts w:ascii="Helvetica Neue" w:hAnsi="Helvetica Neue"/>
        </w:rPr>
      </w:pPr>
      <w:r>
        <w:rPr>
          <w:rFonts w:ascii="Helvetica Neue" w:hAnsi="Helvetica Neue"/>
        </w:rPr>
        <w:t>Wherever supported, you must provide unique names to the resources. You may be asked to create multiple networks in the same account during grading.</w:t>
      </w:r>
    </w:p>
    <w:p w14:paraId="47B077B3" w14:textId="77777777" w:rsidR="000240B6" w:rsidRDefault="000240B6" w:rsidP="000240B6">
      <w:pPr>
        <w:pStyle w:val="Heading4"/>
        <w:rPr>
          <w:rFonts w:ascii="Helvetica Neue" w:hAnsi="Helvetica Neue"/>
          <w:spacing w:val="-2"/>
        </w:rPr>
      </w:pPr>
      <w:r>
        <w:rPr>
          <w:rFonts w:ascii="Helvetica Neue" w:hAnsi="Helvetica Neue"/>
          <w:spacing w:val="-2"/>
        </w:rPr>
        <w:t>AWS Networking Setup</w:t>
      </w:r>
      <w:hyperlink r:id="rId112" w:anchor="aws-networking-setup" w:tooltip="Permanent link" w:history="1">
        <w:r>
          <w:rPr>
            <w:rStyle w:val="Hyperlink"/>
            <w:rFonts w:ascii="Helvetica Neue" w:hAnsi="Helvetica Neue"/>
            <w:spacing w:val="-2"/>
            <w:u w:val="none"/>
          </w:rPr>
          <w:t>¶</w:t>
        </w:r>
      </w:hyperlink>
    </w:p>
    <w:p w14:paraId="57ECF042"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Here what you need to do for networking infrastructure setup:</w:t>
      </w:r>
    </w:p>
    <w:p w14:paraId="37C9F2D6" w14:textId="77777777" w:rsidR="000240B6" w:rsidRDefault="000240B6" w:rsidP="0047624C">
      <w:pPr>
        <w:numPr>
          <w:ilvl w:val="0"/>
          <w:numId w:val="31"/>
        </w:numPr>
        <w:spacing w:before="100" w:beforeAutospacing="1" w:after="120"/>
        <w:ind w:left="450"/>
        <w:rPr>
          <w:rFonts w:ascii="Helvetica Neue" w:hAnsi="Helvetica Neue"/>
        </w:rPr>
      </w:pPr>
      <w:r>
        <w:rPr>
          <w:rFonts w:ascii="Helvetica Neue" w:hAnsi="Helvetica Neue"/>
        </w:rPr>
        <w:lastRenderedPageBreak/>
        <w:t>Create </w:t>
      </w:r>
      <w:hyperlink r:id="rId113" w:history="1">
        <w:r>
          <w:rPr>
            <w:rStyle w:val="Hyperlink"/>
            <w:rFonts w:ascii="Helvetica Neue" w:hAnsi="Helvetica Neue"/>
            <w:color w:val="2196F3"/>
            <w:u w:val="none"/>
          </w:rPr>
          <w:t>Virtual Private Cloud (VPC)</w:t>
        </w:r>
      </w:hyperlink>
      <w:r>
        <w:rPr>
          <w:rFonts w:ascii="Helvetica Neue" w:hAnsi="Helvetica Neue"/>
        </w:rPr>
        <w:t>.</w:t>
      </w:r>
    </w:p>
    <w:p w14:paraId="5975D3EE" w14:textId="77777777" w:rsidR="000240B6" w:rsidRDefault="000240B6" w:rsidP="0047624C">
      <w:pPr>
        <w:numPr>
          <w:ilvl w:val="0"/>
          <w:numId w:val="31"/>
        </w:numPr>
        <w:spacing w:beforeAutospacing="1"/>
        <w:ind w:left="450"/>
        <w:rPr>
          <w:rFonts w:ascii="Helvetica Neue" w:hAnsi="Helvetica Neue"/>
        </w:rPr>
      </w:pPr>
      <w:r>
        <w:rPr>
          <w:rFonts w:ascii="Helvetica Neue" w:hAnsi="Helvetica Neue"/>
        </w:rPr>
        <w:t>Create </w:t>
      </w:r>
      <w:hyperlink r:id="rId114" w:anchor="AddaSubnet" w:history="1">
        <w:r>
          <w:rPr>
            <w:rStyle w:val="Hyperlink"/>
            <w:rFonts w:ascii="Helvetica Neue" w:hAnsi="Helvetica Neue"/>
            <w:color w:val="2196F3"/>
            <w:u w:val="none"/>
          </w:rPr>
          <w:t>subnets</w:t>
        </w:r>
      </w:hyperlink>
      <w:r>
        <w:rPr>
          <w:rFonts w:ascii="Helvetica Neue" w:hAnsi="Helvetica Neue"/>
        </w:rPr>
        <w:t> in your VPC. You must create </w:t>
      </w:r>
      <w:r>
        <w:rPr>
          <w:rStyle w:val="err"/>
          <w:rFonts w:ascii="Courier New" w:hAnsi="Courier New" w:cs="Courier New"/>
          <w:color w:val="A61717"/>
          <w:sz w:val="20"/>
          <w:szCs w:val="20"/>
        </w:rPr>
        <w:t>3</w:t>
      </w:r>
      <w:r>
        <w:rPr>
          <w:rFonts w:ascii="Helvetica Neue" w:hAnsi="Helvetica Neue"/>
        </w:rPr>
        <w:t> subnets, each in different availability zone in the same region in the same VPC.</w:t>
      </w:r>
    </w:p>
    <w:p w14:paraId="185049A6" w14:textId="77777777" w:rsidR="000240B6" w:rsidRDefault="000240B6" w:rsidP="0047624C">
      <w:pPr>
        <w:numPr>
          <w:ilvl w:val="0"/>
          <w:numId w:val="31"/>
        </w:numPr>
        <w:spacing w:before="100" w:beforeAutospacing="1" w:after="120"/>
        <w:ind w:left="450"/>
        <w:rPr>
          <w:rFonts w:ascii="Helvetica Neue" w:hAnsi="Helvetica Neue"/>
        </w:rPr>
      </w:pPr>
      <w:r>
        <w:rPr>
          <w:rFonts w:ascii="Helvetica Neue" w:hAnsi="Helvetica Neue"/>
        </w:rPr>
        <w:t>Create </w:t>
      </w:r>
      <w:hyperlink r:id="rId115" w:history="1">
        <w:r>
          <w:rPr>
            <w:rStyle w:val="Hyperlink"/>
            <w:rFonts w:ascii="Helvetica Neue" w:hAnsi="Helvetica Neue"/>
            <w:color w:val="2196F3"/>
            <w:u w:val="none"/>
          </w:rPr>
          <w:t>Internet Gateway</w:t>
        </w:r>
      </w:hyperlink>
      <w:r>
        <w:rPr>
          <w:rFonts w:ascii="Helvetica Neue" w:hAnsi="Helvetica Neue"/>
        </w:rPr>
        <w:t> resource. and </w:t>
      </w:r>
      <w:hyperlink r:id="rId116" w:history="1">
        <w:r>
          <w:rPr>
            <w:rStyle w:val="Hyperlink"/>
            <w:rFonts w:ascii="Helvetica Neue" w:hAnsi="Helvetica Neue"/>
            <w:color w:val="2196F3"/>
            <w:u w:val="none"/>
          </w:rPr>
          <w:t>attach the Internet Gateway</w:t>
        </w:r>
      </w:hyperlink>
      <w:r>
        <w:rPr>
          <w:rFonts w:ascii="Helvetica Neue" w:hAnsi="Helvetica Neue"/>
        </w:rPr>
        <w:t> to the VPC.</w:t>
      </w:r>
    </w:p>
    <w:p w14:paraId="5B262644" w14:textId="77777777" w:rsidR="000240B6" w:rsidRDefault="000240B6" w:rsidP="0047624C">
      <w:pPr>
        <w:numPr>
          <w:ilvl w:val="0"/>
          <w:numId w:val="31"/>
        </w:numPr>
        <w:spacing w:before="100" w:beforeAutospacing="1" w:after="120"/>
        <w:ind w:left="450"/>
        <w:rPr>
          <w:rFonts w:ascii="Helvetica Neue" w:hAnsi="Helvetica Neue"/>
        </w:rPr>
      </w:pPr>
      <w:r>
        <w:rPr>
          <w:rFonts w:ascii="Helvetica Neue" w:hAnsi="Helvetica Neue"/>
        </w:rPr>
        <w:t>Create a public </w:t>
      </w:r>
      <w:hyperlink r:id="rId117" w:history="1">
        <w:r>
          <w:rPr>
            <w:rStyle w:val="Hyperlink"/>
            <w:rFonts w:ascii="Helvetica Neue" w:hAnsi="Helvetica Neue"/>
            <w:color w:val="2196F3"/>
            <w:u w:val="none"/>
          </w:rPr>
          <w:t>route table</w:t>
        </w:r>
      </w:hyperlink>
      <w:r>
        <w:rPr>
          <w:rFonts w:ascii="Helvetica Neue" w:hAnsi="Helvetica Neue"/>
        </w:rPr>
        <w:t>. Attach all subnets created above to the route table.</w:t>
      </w:r>
    </w:p>
    <w:p w14:paraId="6196EB0C" w14:textId="77777777" w:rsidR="000240B6" w:rsidRDefault="000240B6" w:rsidP="0047624C">
      <w:pPr>
        <w:numPr>
          <w:ilvl w:val="0"/>
          <w:numId w:val="31"/>
        </w:numPr>
        <w:spacing w:beforeAutospacing="1"/>
        <w:ind w:left="450"/>
        <w:rPr>
          <w:rFonts w:ascii="Helvetica Neue" w:hAnsi="Helvetica Neue"/>
        </w:rPr>
      </w:pPr>
      <w:r>
        <w:rPr>
          <w:rFonts w:ascii="Helvetica Neue" w:hAnsi="Helvetica Neue"/>
        </w:rPr>
        <w:t>Create a public </w:t>
      </w:r>
      <w:hyperlink r:id="rId118" w:history="1">
        <w:r>
          <w:rPr>
            <w:rStyle w:val="Hyperlink"/>
            <w:rFonts w:ascii="Helvetica Neue" w:hAnsi="Helvetica Neue"/>
            <w:color w:val="2196F3"/>
            <w:u w:val="none"/>
          </w:rPr>
          <w:t>route</w:t>
        </w:r>
      </w:hyperlink>
      <w:r>
        <w:rPr>
          <w:rFonts w:ascii="Helvetica Neue" w:hAnsi="Helvetica Neue"/>
        </w:rPr>
        <w:t> in the public route table created above with destination CIDR block </w:t>
      </w:r>
      <w:r>
        <w:rPr>
          <w:rStyle w:val="err"/>
          <w:rFonts w:ascii="Courier New" w:hAnsi="Courier New" w:cs="Courier New"/>
          <w:color w:val="A61717"/>
          <w:sz w:val="20"/>
          <w:szCs w:val="20"/>
        </w:rPr>
        <w:t>0.0.0.0/0</w:t>
      </w:r>
      <w:r>
        <w:rPr>
          <w:rFonts w:ascii="Helvetica Neue" w:hAnsi="Helvetica Neue"/>
        </w:rPr>
        <w:t> and internet gateway created above as the target.</w:t>
      </w:r>
    </w:p>
    <w:p w14:paraId="75C41E39" w14:textId="77777777" w:rsidR="000240B6" w:rsidRDefault="000240B6" w:rsidP="000240B6">
      <w:pPr>
        <w:pStyle w:val="Heading4"/>
        <w:rPr>
          <w:rFonts w:ascii="Helvetica Neue" w:hAnsi="Helvetica Neue"/>
          <w:spacing w:val="-2"/>
        </w:rPr>
      </w:pPr>
      <w:r>
        <w:rPr>
          <w:rFonts w:ascii="Helvetica Neue" w:hAnsi="Helvetica Neue"/>
          <w:spacing w:val="-2"/>
        </w:rPr>
        <w:t>Expected Command Line Arguments</w:t>
      </w:r>
      <w:hyperlink r:id="rId119" w:anchor="expected-command-line-arguments" w:tooltip="Permanent link" w:history="1">
        <w:r>
          <w:rPr>
            <w:rStyle w:val="Hyperlink"/>
            <w:rFonts w:ascii="Helvetica Neue" w:hAnsi="Helvetica Neue"/>
            <w:spacing w:val="-2"/>
            <w:u w:val="none"/>
          </w:rPr>
          <w:t>¶</w:t>
        </w:r>
      </w:hyperlink>
    </w:p>
    <w:p w14:paraId="7FC85C00"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Variables should be declared for following properties. Values are provided as command line arguments at run time. For any property not listed below, you may set default values for them.</w:t>
      </w:r>
    </w:p>
    <w:p w14:paraId="447E7066" w14:textId="77777777" w:rsidR="000240B6" w:rsidRDefault="000240B6" w:rsidP="0047624C">
      <w:pPr>
        <w:numPr>
          <w:ilvl w:val="0"/>
          <w:numId w:val="32"/>
        </w:numPr>
        <w:spacing w:before="100" w:beforeAutospacing="1" w:after="120"/>
        <w:ind w:left="450"/>
        <w:rPr>
          <w:rFonts w:ascii="Helvetica Neue" w:hAnsi="Helvetica Neue"/>
        </w:rPr>
      </w:pPr>
      <w:r>
        <w:rPr>
          <w:rFonts w:ascii="Helvetica Neue" w:hAnsi="Helvetica Neue"/>
        </w:rPr>
        <w:t>AWS region</w:t>
      </w:r>
    </w:p>
    <w:p w14:paraId="41AAD165" w14:textId="77777777" w:rsidR="000240B6" w:rsidRDefault="000240B6" w:rsidP="0047624C">
      <w:pPr>
        <w:numPr>
          <w:ilvl w:val="0"/>
          <w:numId w:val="32"/>
        </w:numPr>
        <w:spacing w:before="100" w:beforeAutospacing="1" w:after="120"/>
        <w:ind w:left="450"/>
        <w:rPr>
          <w:rFonts w:ascii="Helvetica Neue" w:hAnsi="Helvetica Neue"/>
        </w:rPr>
      </w:pPr>
      <w:r>
        <w:rPr>
          <w:rFonts w:ascii="Helvetica Neue" w:hAnsi="Helvetica Neue"/>
        </w:rPr>
        <w:t>VPC CIDR block</w:t>
      </w:r>
    </w:p>
    <w:p w14:paraId="512FEF73" w14:textId="77777777" w:rsidR="000240B6" w:rsidRDefault="000240B6" w:rsidP="0047624C">
      <w:pPr>
        <w:numPr>
          <w:ilvl w:val="0"/>
          <w:numId w:val="32"/>
        </w:numPr>
        <w:spacing w:before="100" w:beforeAutospacing="1" w:after="120"/>
        <w:ind w:left="450"/>
        <w:rPr>
          <w:rFonts w:ascii="Helvetica Neue" w:hAnsi="Helvetica Neue"/>
        </w:rPr>
      </w:pPr>
      <w:r>
        <w:rPr>
          <w:rFonts w:ascii="Helvetica Neue" w:hAnsi="Helvetica Neue"/>
        </w:rPr>
        <w:t>Subnet CIDR block</w:t>
      </w:r>
    </w:p>
    <w:p w14:paraId="3701EDDD" w14:textId="77777777" w:rsidR="000240B6" w:rsidRDefault="000240B6" w:rsidP="0047624C">
      <w:pPr>
        <w:numPr>
          <w:ilvl w:val="0"/>
          <w:numId w:val="32"/>
        </w:numPr>
        <w:spacing w:before="100" w:beforeAutospacing="1"/>
        <w:ind w:left="450"/>
        <w:rPr>
          <w:rFonts w:ascii="Helvetica Neue" w:hAnsi="Helvetica Neue"/>
        </w:rPr>
      </w:pPr>
      <w:r>
        <w:rPr>
          <w:rFonts w:ascii="Helvetica Neue" w:hAnsi="Helvetica Neue"/>
        </w:rPr>
        <w:t>VPC name</w:t>
      </w:r>
    </w:p>
    <w:p w14:paraId="600EFE04" w14:textId="77777777" w:rsidR="000240B6" w:rsidRDefault="000240B6" w:rsidP="000240B6">
      <w:pPr>
        <w:pStyle w:val="Heading4"/>
        <w:rPr>
          <w:rFonts w:ascii="Helvetica Neue" w:hAnsi="Helvetica Neue"/>
          <w:spacing w:val="-2"/>
        </w:rPr>
      </w:pPr>
      <w:r>
        <w:rPr>
          <w:rFonts w:ascii="Helvetica Neue" w:hAnsi="Helvetica Neue"/>
          <w:spacing w:val="-2"/>
        </w:rPr>
        <w:t>Infrastructure as Code with AWS Command Line Interface</w:t>
      </w:r>
      <w:hyperlink r:id="rId120" w:anchor="infrastructure-as-code-with-aws-command-line-interface" w:tooltip="Permanent link" w:history="1">
        <w:r>
          <w:rPr>
            <w:rStyle w:val="Hyperlink"/>
            <w:rFonts w:ascii="Helvetica Neue" w:hAnsi="Helvetica Neue"/>
            <w:spacing w:val="-2"/>
            <w:u w:val="none"/>
          </w:rPr>
          <w:t>¶</w:t>
        </w:r>
      </w:hyperlink>
    </w:p>
    <w:p w14:paraId="3A33CB47"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For this objective, you must complete following tasks:</w:t>
      </w:r>
    </w:p>
    <w:p w14:paraId="700A24E1" w14:textId="77777777" w:rsidR="000240B6" w:rsidRDefault="000240B6" w:rsidP="0047624C">
      <w:pPr>
        <w:numPr>
          <w:ilvl w:val="0"/>
          <w:numId w:val="33"/>
        </w:numPr>
        <w:spacing w:before="100" w:beforeAutospacing="1" w:after="120"/>
        <w:ind w:left="450"/>
        <w:rPr>
          <w:rFonts w:ascii="Helvetica Neue" w:hAnsi="Helvetica Neue"/>
        </w:rPr>
      </w:pPr>
      <w:r>
        <w:rPr>
          <w:rFonts w:ascii="Helvetica Neue" w:hAnsi="Helvetica Neue"/>
        </w:rPr>
        <w:t>Install and setup AWS command line interface.</w:t>
      </w:r>
    </w:p>
    <w:p w14:paraId="5035AD85" w14:textId="77777777" w:rsidR="000240B6" w:rsidRDefault="000240B6" w:rsidP="0047624C">
      <w:pPr>
        <w:numPr>
          <w:ilvl w:val="0"/>
          <w:numId w:val="33"/>
        </w:numPr>
        <w:spacing w:beforeAutospacing="1"/>
        <w:ind w:left="450"/>
        <w:rPr>
          <w:rFonts w:ascii="Helvetica Neue" w:hAnsi="Helvetica Neue"/>
        </w:rPr>
      </w:pPr>
      <w:r>
        <w:rPr>
          <w:rFonts w:ascii="Helvetica Neue" w:hAnsi="Helvetica Neue"/>
        </w:rPr>
        <w:t>Create shell script </w:t>
      </w:r>
      <w:r>
        <w:rPr>
          <w:rStyle w:val="err"/>
          <w:rFonts w:ascii="Courier New" w:hAnsi="Courier New" w:cs="Courier New"/>
          <w:color w:val="A61717"/>
          <w:sz w:val="20"/>
          <w:szCs w:val="20"/>
        </w:rPr>
        <w:t>csye6225-aws-networking-setup.sh</w:t>
      </w:r>
      <w:r>
        <w:rPr>
          <w:rFonts w:ascii="Helvetica Neue" w:hAnsi="Helvetica Neue"/>
        </w:rPr>
        <w:t> to create and configure required networking resources using AWS CLI. Script should take all required values as parameter and should not contain hardcoded values.</w:t>
      </w:r>
    </w:p>
    <w:p w14:paraId="364EA2CE" w14:textId="77777777" w:rsidR="000240B6" w:rsidRDefault="000240B6" w:rsidP="0047624C">
      <w:pPr>
        <w:numPr>
          <w:ilvl w:val="0"/>
          <w:numId w:val="33"/>
        </w:numPr>
        <w:spacing w:beforeAutospacing="1"/>
        <w:ind w:left="450"/>
        <w:rPr>
          <w:rFonts w:ascii="Helvetica Neue" w:hAnsi="Helvetica Neue"/>
        </w:rPr>
      </w:pPr>
      <w:r>
        <w:rPr>
          <w:rFonts w:ascii="Helvetica Neue" w:hAnsi="Helvetica Neue"/>
        </w:rPr>
        <w:t>Create shell script </w:t>
      </w:r>
      <w:r>
        <w:rPr>
          <w:rStyle w:val="err"/>
          <w:rFonts w:ascii="Courier New" w:hAnsi="Courier New" w:cs="Courier New"/>
          <w:color w:val="A61717"/>
          <w:sz w:val="20"/>
          <w:szCs w:val="20"/>
        </w:rPr>
        <w:t>csye6225-aws-networking-teardown.sh</w:t>
      </w:r>
      <w:r>
        <w:rPr>
          <w:rFonts w:ascii="Helvetica Neue" w:hAnsi="Helvetica Neue"/>
        </w:rPr>
        <w:t> to delete networking resources using AWS CLI. Script should take all required values as parameter and should not contain hardcoded values.</w:t>
      </w:r>
    </w:p>
    <w:p w14:paraId="01C88A5D" w14:textId="77777777" w:rsidR="000240B6" w:rsidRDefault="000240B6" w:rsidP="0047624C">
      <w:pPr>
        <w:numPr>
          <w:ilvl w:val="0"/>
          <w:numId w:val="33"/>
        </w:numPr>
        <w:spacing w:before="100" w:beforeAutospacing="1" w:after="120"/>
        <w:ind w:left="450"/>
        <w:rPr>
          <w:rFonts w:ascii="Helvetica Neue" w:hAnsi="Helvetica Neue"/>
        </w:rPr>
      </w:pPr>
      <w:r>
        <w:rPr>
          <w:rFonts w:ascii="Helvetica Neue" w:hAnsi="Helvetica Neue"/>
        </w:rPr>
        <w:t>Should one of the resource creation command fail, your script should print out proper error message and exit gracefully. Your scripts are not required to rollback already created resources.</w:t>
      </w:r>
    </w:p>
    <w:p w14:paraId="0570B6E1" w14:textId="77777777" w:rsidR="000240B6" w:rsidRDefault="000240B6" w:rsidP="0047624C">
      <w:pPr>
        <w:numPr>
          <w:ilvl w:val="0"/>
          <w:numId w:val="33"/>
        </w:numPr>
        <w:spacing w:before="100" w:beforeAutospacing="1"/>
        <w:ind w:left="450"/>
        <w:rPr>
          <w:rFonts w:ascii="Helvetica Neue" w:hAnsi="Helvetica Neue"/>
        </w:rPr>
      </w:pPr>
      <w:r>
        <w:rPr>
          <w:rFonts w:ascii="Helvetica Neue" w:hAnsi="Helvetica Neue"/>
        </w:rPr>
        <w:t>You must be able to use same script in the same AWS account and region to create multiple VPCs including all of it resources (listed in the “AWS Networking Setup” section) such as subnets, internet gateway, route table, etc.</w:t>
      </w:r>
    </w:p>
    <w:p w14:paraId="502485D8" w14:textId="77777777" w:rsidR="000240B6" w:rsidRDefault="000240B6" w:rsidP="000240B6">
      <w:pPr>
        <w:pStyle w:val="Heading4"/>
        <w:rPr>
          <w:rFonts w:ascii="Helvetica Neue" w:hAnsi="Helvetica Neue"/>
          <w:spacing w:val="-2"/>
        </w:rPr>
      </w:pPr>
      <w:r>
        <w:rPr>
          <w:rFonts w:ascii="Helvetica Neue" w:hAnsi="Helvetica Neue"/>
          <w:spacing w:val="-2"/>
        </w:rPr>
        <w:t>Infrastructure as Code with AWS CloudFormation</w:t>
      </w:r>
      <w:hyperlink r:id="rId121" w:anchor="infrastructure-as-code-with-aws-cloudformation" w:tooltip="Permanent link" w:history="1">
        <w:r>
          <w:rPr>
            <w:rStyle w:val="Hyperlink"/>
            <w:rFonts w:ascii="Helvetica Neue" w:hAnsi="Helvetica Neue"/>
            <w:spacing w:val="-2"/>
            <w:u w:val="none"/>
          </w:rPr>
          <w:t>¶</w:t>
        </w:r>
      </w:hyperlink>
    </w:p>
    <w:p w14:paraId="242F9178"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For this objective, you must complete following tasks:</w:t>
      </w:r>
    </w:p>
    <w:p w14:paraId="4FEC6343" w14:textId="77777777" w:rsidR="000240B6" w:rsidRDefault="000240B6" w:rsidP="0047624C">
      <w:pPr>
        <w:numPr>
          <w:ilvl w:val="0"/>
          <w:numId w:val="34"/>
        </w:numPr>
        <w:spacing w:before="100" w:beforeAutospacing="1" w:after="120"/>
        <w:ind w:left="450"/>
        <w:rPr>
          <w:rFonts w:ascii="Helvetica Neue" w:hAnsi="Helvetica Neue"/>
        </w:rPr>
      </w:pPr>
      <w:r>
        <w:rPr>
          <w:rFonts w:ascii="Helvetica Neue" w:hAnsi="Helvetica Neue"/>
        </w:rPr>
        <w:t>Install and setup AWS command line interface.</w:t>
      </w:r>
    </w:p>
    <w:p w14:paraId="3AA8E3CC" w14:textId="77777777" w:rsidR="000240B6" w:rsidRDefault="000240B6" w:rsidP="0047624C">
      <w:pPr>
        <w:numPr>
          <w:ilvl w:val="0"/>
          <w:numId w:val="34"/>
        </w:numPr>
        <w:spacing w:beforeAutospacing="1"/>
        <w:ind w:left="450"/>
        <w:rPr>
          <w:rFonts w:ascii="Helvetica Neue" w:hAnsi="Helvetica Neue"/>
        </w:rPr>
      </w:pPr>
      <w:r>
        <w:rPr>
          <w:rFonts w:ascii="Helvetica Neue" w:hAnsi="Helvetica Neue"/>
        </w:rPr>
        <w:t>Create shell script </w:t>
      </w:r>
      <w:r>
        <w:rPr>
          <w:rStyle w:val="err"/>
          <w:rFonts w:ascii="Courier New" w:hAnsi="Courier New" w:cs="Courier New"/>
          <w:color w:val="A61717"/>
          <w:sz w:val="20"/>
          <w:szCs w:val="20"/>
        </w:rPr>
        <w:t>csye6225-aws-cf-create-stack.sh</w:t>
      </w:r>
      <w:r>
        <w:rPr>
          <w:rFonts w:ascii="Helvetica Neue" w:hAnsi="Helvetica Neue"/>
        </w:rPr>
        <w:t xml:space="preserve"> to create and configure required networking resources using AWS CloudFormation. Script should wait until </w:t>
      </w:r>
      <w:r>
        <w:rPr>
          <w:rFonts w:ascii="Helvetica Neue" w:hAnsi="Helvetica Neue"/>
        </w:rPr>
        <w:lastRenderedPageBreak/>
        <w:t xml:space="preserve">the stack is terminated and print message on script if it was success or </w:t>
      </w:r>
      <w:proofErr w:type="spellStart"/>
      <w:proofErr w:type="gramStart"/>
      <w:r>
        <w:rPr>
          <w:rFonts w:ascii="Helvetica Neue" w:hAnsi="Helvetica Neue"/>
        </w:rPr>
        <w:t>failure.Your</w:t>
      </w:r>
      <w:proofErr w:type="spellEnd"/>
      <w:proofErr w:type="gramEnd"/>
      <w:r>
        <w:rPr>
          <w:rFonts w:ascii="Helvetica Neue" w:hAnsi="Helvetica Neue"/>
        </w:rPr>
        <w:t xml:space="preserve"> shell script may assume that the CloudFormation template is in the same directory as your script.</w:t>
      </w:r>
    </w:p>
    <w:p w14:paraId="7C37D682" w14:textId="77777777" w:rsidR="000240B6" w:rsidRDefault="000240B6" w:rsidP="0047624C">
      <w:pPr>
        <w:numPr>
          <w:ilvl w:val="0"/>
          <w:numId w:val="34"/>
        </w:numPr>
        <w:spacing w:beforeAutospacing="1"/>
        <w:ind w:left="450"/>
        <w:rPr>
          <w:rFonts w:ascii="Helvetica Neue" w:hAnsi="Helvetica Neue"/>
        </w:rPr>
      </w:pPr>
      <w:r>
        <w:rPr>
          <w:rFonts w:ascii="Helvetica Neue" w:hAnsi="Helvetica Neue"/>
        </w:rPr>
        <w:t>Create shell script </w:t>
      </w:r>
      <w:r>
        <w:rPr>
          <w:rStyle w:val="err"/>
          <w:rFonts w:ascii="Courier New" w:hAnsi="Courier New" w:cs="Courier New"/>
          <w:color w:val="A61717"/>
          <w:sz w:val="20"/>
          <w:szCs w:val="20"/>
        </w:rPr>
        <w:t>csye6225-aws-cf-terminate-stack.sh</w:t>
      </w:r>
      <w:r>
        <w:rPr>
          <w:rFonts w:ascii="Helvetica Neue" w:hAnsi="Helvetica Neue"/>
        </w:rPr>
        <w:t> to delete CloudFormation stack. Script should wait until the stack is terminated and print message on script if it was success or failure. Your shell script may assume that the CloudFormation template is in the same directory as your script.</w:t>
      </w:r>
    </w:p>
    <w:p w14:paraId="052D2B6C" w14:textId="77777777" w:rsidR="000240B6" w:rsidRDefault="000240B6" w:rsidP="0047624C">
      <w:pPr>
        <w:numPr>
          <w:ilvl w:val="0"/>
          <w:numId w:val="34"/>
        </w:numPr>
        <w:spacing w:beforeAutospacing="1"/>
        <w:ind w:left="450"/>
        <w:rPr>
          <w:rFonts w:ascii="Helvetica Neue" w:hAnsi="Helvetica Neue"/>
        </w:rPr>
      </w:pPr>
      <w:r>
        <w:rPr>
          <w:rFonts w:ascii="Helvetica Neue" w:hAnsi="Helvetica Neue"/>
        </w:rPr>
        <w:t>Create CloudFormation template </w:t>
      </w:r>
      <w:r>
        <w:rPr>
          <w:rStyle w:val="err"/>
          <w:rFonts w:ascii="Courier New" w:hAnsi="Courier New" w:cs="Courier New"/>
          <w:color w:val="A61717"/>
          <w:sz w:val="20"/>
          <w:szCs w:val="20"/>
        </w:rPr>
        <w:t>csye6225-cf-</w:t>
      </w:r>
      <w:proofErr w:type="gramStart"/>
      <w:r>
        <w:rPr>
          <w:rStyle w:val="err"/>
          <w:rFonts w:ascii="Courier New" w:hAnsi="Courier New" w:cs="Courier New"/>
          <w:color w:val="A61717"/>
          <w:sz w:val="20"/>
          <w:szCs w:val="20"/>
        </w:rPr>
        <w:t>networking.json</w:t>
      </w:r>
      <w:proofErr w:type="gramEnd"/>
      <w:r>
        <w:rPr>
          <w:rFonts w:ascii="Helvetica Neue" w:hAnsi="Helvetica Neue"/>
        </w:rPr>
        <w:t> or </w:t>
      </w:r>
      <w:r>
        <w:rPr>
          <w:rStyle w:val="err"/>
          <w:rFonts w:ascii="Courier New" w:hAnsi="Courier New" w:cs="Courier New"/>
          <w:color w:val="A61717"/>
          <w:sz w:val="20"/>
          <w:szCs w:val="20"/>
        </w:rPr>
        <w:t>csye6225-cf-networking.yaml</w:t>
      </w:r>
      <w:r>
        <w:rPr>
          <w:rFonts w:ascii="Helvetica Neue" w:hAnsi="Helvetica Neue"/>
        </w:rPr>
        <w:t> that can be used to setup required networking resources. Both scripts must accept </w:t>
      </w:r>
      <w:r>
        <w:rPr>
          <w:rStyle w:val="err"/>
          <w:rFonts w:ascii="Courier New" w:hAnsi="Courier New" w:cs="Courier New"/>
          <w:color w:val="A61717"/>
          <w:sz w:val="20"/>
          <w:szCs w:val="20"/>
        </w:rPr>
        <w:t>stack name</w:t>
      </w:r>
      <w:r>
        <w:rPr>
          <w:rFonts w:ascii="Helvetica Neue" w:hAnsi="Helvetica Neue"/>
        </w:rPr>
        <w:t> among other things as parameter.</w:t>
      </w:r>
    </w:p>
    <w:p w14:paraId="30E77AD1" w14:textId="77777777" w:rsidR="000240B6" w:rsidRDefault="000240B6" w:rsidP="0047624C">
      <w:pPr>
        <w:numPr>
          <w:ilvl w:val="0"/>
          <w:numId w:val="34"/>
        </w:numPr>
        <w:spacing w:before="100" w:beforeAutospacing="1" w:after="120"/>
        <w:ind w:left="450"/>
        <w:rPr>
          <w:rFonts w:ascii="Helvetica Neue" w:hAnsi="Helvetica Neue"/>
        </w:rPr>
      </w:pPr>
      <w:r>
        <w:rPr>
          <w:rFonts w:ascii="Helvetica Neue" w:hAnsi="Helvetica Neue"/>
        </w:rPr>
        <w:t xml:space="preserve">Do not hard </w:t>
      </w:r>
      <w:proofErr w:type="spellStart"/>
      <w:r>
        <w:rPr>
          <w:rFonts w:ascii="Helvetica Neue" w:hAnsi="Helvetica Neue"/>
        </w:rPr>
        <w:t>code</w:t>
      </w:r>
      <w:proofErr w:type="spellEnd"/>
      <w:r>
        <w:rPr>
          <w:rFonts w:ascii="Helvetica Neue" w:hAnsi="Helvetica Neue"/>
        </w:rPr>
        <w:t xml:space="preserve"> values in your shell script, or the CloudFormation template. Values must be provided on command line to the shell script as command line arguments.</w:t>
      </w:r>
    </w:p>
    <w:p w14:paraId="3B5F80B0" w14:textId="77777777" w:rsidR="000240B6" w:rsidRDefault="000240B6" w:rsidP="0047624C">
      <w:pPr>
        <w:numPr>
          <w:ilvl w:val="0"/>
          <w:numId w:val="34"/>
        </w:numPr>
        <w:spacing w:before="100" w:beforeAutospacing="1"/>
        <w:ind w:left="450"/>
        <w:rPr>
          <w:rFonts w:ascii="Helvetica Neue" w:hAnsi="Helvetica Neue"/>
        </w:rPr>
      </w:pPr>
      <w:r>
        <w:rPr>
          <w:rFonts w:ascii="Helvetica Neue" w:hAnsi="Helvetica Neue"/>
        </w:rPr>
        <w:t>You must be able to use same scripts and templates in the same AWS account and region to create multiple VPCs including all of it resources (listed in the “AWS Networking Setup” section) such as subnets, internet gateway, route table, etc.</w:t>
      </w:r>
    </w:p>
    <w:p w14:paraId="59D8B4D4" w14:textId="77777777" w:rsidR="000240B6" w:rsidRDefault="000240B6" w:rsidP="000240B6">
      <w:pPr>
        <w:pStyle w:val="Heading4"/>
        <w:rPr>
          <w:rFonts w:ascii="Helvetica Neue" w:hAnsi="Helvetica Neue"/>
          <w:spacing w:val="-2"/>
        </w:rPr>
      </w:pPr>
      <w:r>
        <w:rPr>
          <w:rFonts w:ascii="Helvetica Neue" w:hAnsi="Helvetica Neue"/>
          <w:spacing w:val="-2"/>
        </w:rPr>
        <w:t>Infrastructure as Code with Terraform</w:t>
      </w:r>
      <w:hyperlink r:id="rId122" w:anchor="infrastructure-as-code-with-terraform" w:tooltip="Permanent link" w:history="1">
        <w:r>
          <w:rPr>
            <w:rStyle w:val="Hyperlink"/>
            <w:rFonts w:ascii="Helvetica Neue" w:hAnsi="Helvetica Neue"/>
            <w:spacing w:val="-2"/>
            <w:u w:val="none"/>
          </w:rPr>
          <w:t>¶</w:t>
        </w:r>
      </w:hyperlink>
    </w:p>
    <w:p w14:paraId="699E2180"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For this objective, you must complete following tasks:</w:t>
      </w:r>
    </w:p>
    <w:p w14:paraId="72780855" w14:textId="77777777" w:rsidR="000240B6" w:rsidRDefault="000240B6" w:rsidP="0047624C">
      <w:pPr>
        <w:numPr>
          <w:ilvl w:val="0"/>
          <w:numId w:val="35"/>
        </w:numPr>
        <w:spacing w:before="100" w:beforeAutospacing="1" w:after="120"/>
        <w:ind w:left="450"/>
        <w:rPr>
          <w:rFonts w:ascii="Helvetica Neue" w:hAnsi="Helvetica Neue"/>
        </w:rPr>
      </w:pPr>
      <w:r>
        <w:rPr>
          <w:rFonts w:ascii="Helvetica Neue" w:hAnsi="Helvetica Neue"/>
        </w:rPr>
        <w:t>Install and setup AWS command line interface.</w:t>
      </w:r>
    </w:p>
    <w:p w14:paraId="01E4A71C" w14:textId="77777777" w:rsidR="000240B6" w:rsidRDefault="000240B6" w:rsidP="0047624C">
      <w:pPr>
        <w:numPr>
          <w:ilvl w:val="0"/>
          <w:numId w:val="35"/>
        </w:numPr>
        <w:spacing w:before="100" w:beforeAutospacing="1" w:after="120"/>
        <w:ind w:left="450"/>
        <w:rPr>
          <w:rFonts w:ascii="Helvetica Neue" w:hAnsi="Helvetica Neue"/>
        </w:rPr>
      </w:pPr>
      <w:r>
        <w:rPr>
          <w:rFonts w:ascii="Helvetica Neue" w:hAnsi="Helvetica Neue"/>
        </w:rPr>
        <w:t>Create a terraform module for networking.</w:t>
      </w:r>
    </w:p>
    <w:p w14:paraId="3BEB84F6" w14:textId="77777777" w:rsidR="000240B6" w:rsidRDefault="000240B6" w:rsidP="0047624C">
      <w:pPr>
        <w:numPr>
          <w:ilvl w:val="0"/>
          <w:numId w:val="35"/>
        </w:numPr>
        <w:spacing w:before="100" w:beforeAutospacing="1" w:after="120"/>
        <w:ind w:left="450"/>
        <w:rPr>
          <w:rFonts w:ascii="Helvetica Neue" w:hAnsi="Helvetica Neue"/>
        </w:rPr>
      </w:pPr>
      <w:r>
        <w:rPr>
          <w:rFonts w:ascii="Helvetica Neue" w:hAnsi="Helvetica Neue"/>
        </w:rPr>
        <w:t>Networking module must setup all networking resources.</w:t>
      </w:r>
    </w:p>
    <w:p w14:paraId="55589627" w14:textId="77777777" w:rsidR="000240B6" w:rsidRDefault="000240B6" w:rsidP="0047624C">
      <w:pPr>
        <w:numPr>
          <w:ilvl w:val="0"/>
          <w:numId w:val="35"/>
        </w:numPr>
        <w:spacing w:before="100" w:beforeAutospacing="1" w:after="120"/>
        <w:ind w:left="450"/>
        <w:rPr>
          <w:rFonts w:ascii="Helvetica Neue" w:hAnsi="Helvetica Neue"/>
        </w:rPr>
      </w:pPr>
      <w:r>
        <w:rPr>
          <w:rFonts w:ascii="Helvetica Neue" w:hAnsi="Helvetica Neue"/>
        </w:rPr>
        <w:t xml:space="preserve">Values should not be hard coded in </w:t>
      </w:r>
      <w:proofErr w:type="gramStart"/>
      <w:r>
        <w:rPr>
          <w:rFonts w:ascii="Helvetica Neue" w:hAnsi="Helvetica Neue"/>
        </w:rPr>
        <w:t>your</w:t>
      </w:r>
      <w:proofErr w:type="gramEnd"/>
      <w:r>
        <w:rPr>
          <w:rFonts w:ascii="Helvetica Neue" w:hAnsi="Helvetica Neue"/>
        </w:rPr>
        <w:t xml:space="preserve"> terraform configuration files.</w:t>
      </w:r>
    </w:p>
    <w:p w14:paraId="42853D45" w14:textId="77777777" w:rsidR="000240B6" w:rsidRDefault="000240B6" w:rsidP="0047624C">
      <w:pPr>
        <w:numPr>
          <w:ilvl w:val="0"/>
          <w:numId w:val="35"/>
        </w:numPr>
        <w:spacing w:before="100" w:beforeAutospacing="1"/>
        <w:ind w:left="450"/>
        <w:rPr>
          <w:rFonts w:ascii="Helvetica Neue" w:hAnsi="Helvetica Neue"/>
        </w:rPr>
      </w:pPr>
      <w:r>
        <w:rPr>
          <w:rFonts w:ascii="Helvetica Neue" w:hAnsi="Helvetica Neue"/>
        </w:rPr>
        <w:t>You must be able to use same terraform configuration files in the same AWS account and region to create multiple VPCs including all of it resources (listed in the “AWS Networking Setup” section) such as subnets, internet gateway, route table, etc.</w:t>
      </w:r>
    </w:p>
    <w:p w14:paraId="0C8C5783" w14:textId="77777777" w:rsidR="000240B6" w:rsidRDefault="000240B6" w:rsidP="000240B6">
      <w:pPr>
        <w:pStyle w:val="Heading4"/>
        <w:rPr>
          <w:rFonts w:ascii="Helvetica Neue" w:hAnsi="Helvetica Neue"/>
          <w:spacing w:val="-2"/>
        </w:rPr>
      </w:pPr>
      <w:r>
        <w:rPr>
          <w:rFonts w:ascii="Helvetica Neue" w:hAnsi="Helvetica Neue"/>
          <w:spacing w:val="-2"/>
        </w:rPr>
        <w:t>Folder Structure for Infrastructure Code</w:t>
      </w:r>
      <w:hyperlink r:id="rId123" w:anchor="folder-structure-for-infrastructure-code" w:tooltip="Permanent link" w:history="1">
        <w:r>
          <w:rPr>
            <w:rStyle w:val="Hyperlink"/>
            <w:rFonts w:ascii="Helvetica Neue" w:hAnsi="Helvetica Neue"/>
            <w:spacing w:val="-2"/>
            <w:u w:val="none"/>
          </w:rPr>
          <w:t>¶</w:t>
        </w:r>
      </w:hyperlink>
    </w:p>
    <w:p w14:paraId="7F05EF17" w14:textId="77777777" w:rsidR="000240B6" w:rsidRDefault="000240B6" w:rsidP="0047624C">
      <w:pPr>
        <w:numPr>
          <w:ilvl w:val="0"/>
          <w:numId w:val="36"/>
        </w:numPr>
        <w:spacing w:before="100" w:beforeAutospacing="1" w:after="120"/>
        <w:ind w:left="450"/>
        <w:rPr>
          <w:rFonts w:ascii="Helvetica Neue" w:hAnsi="Helvetica Neue"/>
        </w:rPr>
      </w:pPr>
      <w:r>
        <w:rPr>
          <w:rFonts w:ascii="Helvetica Neue" w:hAnsi="Helvetica Neue"/>
        </w:rPr>
        <w:t>Create a folder structure similar to the one shown below. You can refer to </w:t>
      </w:r>
      <w:hyperlink r:id="rId124" w:history="1">
        <w:r>
          <w:rPr>
            <w:rStyle w:val="Hyperlink"/>
            <w:rFonts w:ascii="Helvetica Neue" w:hAnsi="Helvetica Neue"/>
            <w:color w:val="2196F3"/>
            <w:u w:val="none"/>
          </w:rPr>
          <w:t>template repository</w:t>
        </w:r>
      </w:hyperlink>
      <w:r>
        <w:rPr>
          <w:rFonts w:ascii="Helvetica Neue" w:hAnsi="Helvetica Neue"/>
        </w:rPr>
        <w:t>.</w:t>
      </w:r>
    </w:p>
    <w:p w14:paraId="21B22F88" w14:textId="77777777" w:rsidR="000240B6" w:rsidRDefault="000240B6" w:rsidP="0047624C">
      <w:pPr>
        <w:numPr>
          <w:ilvl w:val="0"/>
          <w:numId w:val="36"/>
        </w:numPr>
        <w:spacing w:beforeAutospacing="1"/>
        <w:ind w:left="450"/>
        <w:rPr>
          <w:rFonts w:ascii="Helvetica Neue" w:hAnsi="Helvetica Neue"/>
        </w:rPr>
      </w:pPr>
      <w:r>
        <w:rPr>
          <w:rFonts w:ascii="Helvetica Neue" w:hAnsi="Helvetica Neue"/>
        </w:rPr>
        <w:t>Shell scripts for </w:t>
      </w:r>
      <w:r>
        <w:rPr>
          <w:rStyle w:val="Emphasis"/>
          <w:rFonts w:ascii="Helvetica Neue" w:hAnsi="Helvetica Neue"/>
        </w:rPr>
        <w:t>Infrastructure as Code with AWS Command Line Interface</w:t>
      </w:r>
      <w:r>
        <w:rPr>
          <w:rFonts w:ascii="Helvetica Neue" w:hAnsi="Helvetica Neue"/>
        </w:rPr>
        <w:t> must be stored in </w:t>
      </w:r>
      <w:r>
        <w:rPr>
          <w:rStyle w:val="err"/>
          <w:rFonts w:ascii="Courier New" w:hAnsi="Courier New" w:cs="Courier New"/>
          <w:color w:val="A61717"/>
          <w:sz w:val="20"/>
          <w:szCs w:val="20"/>
        </w:rPr>
        <w:t>scripts</w:t>
      </w:r>
      <w:r>
        <w:rPr>
          <w:rFonts w:ascii="Helvetica Neue" w:hAnsi="Helvetica Neue"/>
        </w:rPr>
        <w:t> directory.</w:t>
      </w:r>
    </w:p>
    <w:p w14:paraId="4BD636B8" w14:textId="77777777" w:rsidR="000240B6" w:rsidRDefault="000240B6" w:rsidP="0047624C">
      <w:pPr>
        <w:numPr>
          <w:ilvl w:val="0"/>
          <w:numId w:val="36"/>
        </w:numPr>
        <w:spacing w:beforeAutospacing="1"/>
        <w:ind w:left="450"/>
        <w:rPr>
          <w:rFonts w:ascii="Helvetica Neue" w:hAnsi="Helvetica Neue"/>
        </w:rPr>
      </w:pPr>
      <w:r>
        <w:rPr>
          <w:rFonts w:ascii="Helvetica Neue" w:hAnsi="Helvetica Neue"/>
        </w:rPr>
        <w:t xml:space="preserve">CloudFormation templates and </w:t>
      </w:r>
      <w:proofErr w:type="gramStart"/>
      <w:r>
        <w:rPr>
          <w:rFonts w:ascii="Helvetica Neue" w:hAnsi="Helvetica Neue"/>
        </w:rPr>
        <w:t>it’s</w:t>
      </w:r>
      <w:proofErr w:type="gramEnd"/>
      <w:r>
        <w:rPr>
          <w:rFonts w:ascii="Helvetica Neue" w:hAnsi="Helvetica Neue"/>
        </w:rPr>
        <w:t xml:space="preserve"> shell scripts must be in </w:t>
      </w:r>
      <w:proofErr w:type="spellStart"/>
      <w:r>
        <w:rPr>
          <w:rStyle w:val="err"/>
          <w:rFonts w:ascii="Courier New" w:hAnsi="Courier New" w:cs="Courier New"/>
          <w:color w:val="A61717"/>
          <w:sz w:val="20"/>
          <w:szCs w:val="20"/>
        </w:rPr>
        <w:t>cloudformation</w:t>
      </w:r>
      <w:proofErr w:type="spellEnd"/>
      <w:r>
        <w:rPr>
          <w:rFonts w:ascii="Helvetica Neue" w:hAnsi="Helvetica Neue"/>
        </w:rPr>
        <w:t> directory.</w:t>
      </w:r>
    </w:p>
    <w:p w14:paraId="73FE012A" w14:textId="77777777" w:rsidR="000240B6" w:rsidRDefault="000240B6" w:rsidP="0047624C">
      <w:pPr>
        <w:numPr>
          <w:ilvl w:val="0"/>
          <w:numId w:val="36"/>
        </w:numPr>
        <w:spacing w:beforeAutospacing="1"/>
        <w:ind w:left="450"/>
        <w:rPr>
          <w:rFonts w:ascii="Helvetica Neue" w:hAnsi="Helvetica Neue"/>
        </w:rPr>
      </w:pPr>
      <w:r>
        <w:rPr>
          <w:rFonts w:ascii="Helvetica Neue" w:hAnsi="Helvetica Neue"/>
        </w:rPr>
        <w:t>Terraform configuration files should be in the </w:t>
      </w:r>
      <w:r>
        <w:rPr>
          <w:rStyle w:val="err"/>
          <w:rFonts w:ascii="Courier New" w:hAnsi="Courier New" w:cs="Courier New"/>
          <w:color w:val="A61717"/>
          <w:sz w:val="20"/>
          <w:szCs w:val="20"/>
        </w:rPr>
        <w:t>terraform</w:t>
      </w:r>
      <w:r>
        <w:rPr>
          <w:rFonts w:ascii="Helvetica Neue" w:hAnsi="Helvetica Neue"/>
        </w:rPr>
        <w:t> directory.</w:t>
      </w:r>
    </w:p>
    <w:p w14:paraId="727F9DAB" w14:textId="77777777" w:rsidR="000240B6" w:rsidRDefault="000240B6" w:rsidP="0047624C">
      <w:pPr>
        <w:numPr>
          <w:ilvl w:val="0"/>
          <w:numId w:val="36"/>
        </w:numPr>
        <w:spacing w:beforeAutospacing="1"/>
        <w:ind w:left="450"/>
        <w:rPr>
          <w:rFonts w:ascii="Helvetica Neue" w:hAnsi="Helvetica Neue"/>
        </w:rPr>
      </w:pPr>
      <w:r>
        <w:rPr>
          <w:rStyle w:val="err"/>
          <w:rFonts w:ascii="Courier New" w:hAnsi="Courier New" w:cs="Courier New"/>
          <w:color w:val="A61717"/>
          <w:sz w:val="20"/>
          <w:szCs w:val="20"/>
        </w:rPr>
        <w:t>README.md</w:t>
      </w:r>
      <w:r>
        <w:rPr>
          <w:rFonts w:ascii="Helvetica Neue" w:hAnsi="Helvetica Neue"/>
        </w:rPr>
        <w:t> in each directory must document instructions on running the scripts contained in the folder.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6046"/>
      </w:tblGrid>
      <w:tr w:rsidR="000240B6" w14:paraId="35F46961" w14:textId="77777777" w:rsidTr="000240B6">
        <w:trPr>
          <w:tblCellSpacing w:w="15" w:type="dxa"/>
        </w:trPr>
        <w:tc>
          <w:tcPr>
            <w:tcW w:w="0" w:type="auto"/>
            <w:tcMar>
              <w:top w:w="0" w:type="dxa"/>
              <w:left w:w="0" w:type="dxa"/>
              <w:bottom w:w="0" w:type="dxa"/>
              <w:right w:w="0" w:type="dxa"/>
            </w:tcMar>
            <w:hideMark/>
          </w:tcPr>
          <w:p w14:paraId="24D09B3D" w14:textId="77777777" w:rsidR="000240B6" w:rsidRDefault="000240B6" w:rsidP="000240B6">
            <w:pPr>
              <w:pStyle w:val="HTMLPreformatted"/>
              <w:jc w:val="right"/>
            </w:pPr>
            <w:r>
              <w:t xml:space="preserve"> 1</w:t>
            </w:r>
          </w:p>
          <w:p w14:paraId="71E03F36" w14:textId="77777777" w:rsidR="000240B6" w:rsidRDefault="000240B6" w:rsidP="000240B6">
            <w:pPr>
              <w:pStyle w:val="HTMLPreformatted"/>
              <w:jc w:val="right"/>
            </w:pPr>
            <w:r>
              <w:t xml:space="preserve"> 2</w:t>
            </w:r>
          </w:p>
          <w:p w14:paraId="42E5E278" w14:textId="77777777" w:rsidR="000240B6" w:rsidRDefault="000240B6" w:rsidP="000240B6">
            <w:pPr>
              <w:pStyle w:val="HTMLPreformatted"/>
              <w:jc w:val="right"/>
            </w:pPr>
            <w:r>
              <w:t xml:space="preserve"> 3</w:t>
            </w:r>
          </w:p>
          <w:p w14:paraId="082DE625" w14:textId="77777777" w:rsidR="000240B6" w:rsidRDefault="000240B6" w:rsidP="000240B6">
            <w:pPr>
              <w:pStyle w:val="HTMLPreformatted"/>
              <w:jc w:val="right"/>
            </w:pPr>
            <w:r>
              <w:t xml:space="preserve"> 4</w:t>
            </w:r>
          </w:p>
          <w:p w14:paraId="63E2D708" w14:textId="77777777" w:rsidR="000240B6" w:rsidRDefault="000240B6" w:rsidP="000240B6">
            <w:pPr>
              <w:pStyle w:val="HTMLPreformatted"/>
              <w:jc w:val="right"/>
            </w:pPr>
            <w:r>
              <w:lastRenderedPageBreak/>
              <w:t xml:space="preserve"> 5</w:t>
            </w:r>
          </w:p>
          <w:p w14:paraId="10603396" w14:textId="77777777" w:rsidR="000240B6" w:rsidRDefault="000240B6" w:rsidP="000240B6">
            <w:pPr>
              <w:pStyle w:val="HTMLPreformatted"/>
              <w:jc w:val="right"/>
            </w:pPr>
            <w:r>
              <w:t xml:space="preserve"> 6</w:t>
            </w:r>
          </w:p>
          <w:p w14:paraId="55A7C7A0" w14:textId="77777777" w:rsidR="000240B6" w:rsidRDefault="000240B6" w:rsidP="000240B6">
            <w:pPr>
              <w:pStyle w:val="HTMLPreformatted"/>
              <w:jc w:val="right"/>
            </w:pPr>
            <w:r>
              <w:t xml:space="preserve"> 7</w:t>
            </w:r>
          </w:p>
          <w:p w14:paraId="20A21F91" w14:textId="77777777" w:rsidR="000240B6" w:rsidRDefault="000240B6" w:rsidP="000240B6">
            <w:pPr>
              <w:pStyle w:val="HTMLPreformatted"/>
              <w:jc w:val="right"/>
            </w:pPr>
            <w:r>
              <w:t xml:space="preserve"> 8</w:t>
            </w:r>
          </w:p>
          <w:p w14:paraId="06A1BA5F" w14:textId="77777777" w:rsidR="000240B6" w:rsidRDefault="000240B6" w:rsidP="000240B6">
            <w:pPr>
              <w:pStyle w:val="HTMLPreformatted"/>
              <w:jc w:val="right"/>
            </w:pPr>
            <w:r>
              <w:t xml:space="preserve"> 9</w:t>
            </w:r>
          </w:p>
          <w:p w14:paraId="057786F0" w14:textId="77777777" w:rsidR="000240B6" w:rsidRDefault="000240B6" w:rsidP="000240B6">
            <w:pPr>
              <w:pStyle w:val="HTMLPreformatted"/>
              <w:jc w:val="right"/>
            </w:pPr>
            <w:r>
              <w:t>10</w:t>
            </w:r>
          </w:p>
          <w:p w14:paraId="5580500C" w14:textId="77777777" w:rsidR="000240B6" w:rsidRDefault="000240B6" w:rsidP="000240B6">
            <w:pPr>
              <w:pStyle w:val="HTMLPreformatted"/>
              <w:jc w:val="right"/>
            </w:pPr>
            <w:r>
              <w:t>11</w:t>
            </w:r>
          </w:p>
          <w:p w14:paraId="368BB24E" w14:textId="77777777" w:rsidR="000240B6" w:rsidRDefault="000240B6" w:rsidP="000240B6">
            <w:pPr>
              <w:pStyle w:val="HTMLPreformatted"/>
              <w:jc w:val="right"/>
            </w:pPr>
            <w:r>
              <w:t>12</w:t>
            </w:r>
          </w:p>
          <w:p w14:paraId="28441AED" w14:textId="77777777" w:rsidR="000240B6" w:rsidRDefault="000240B6" w:rsidP="000240B6">
            <w:pPr>
              <w:pStyle w:val="HTMLPreformatted"/>
              <w:jc w:val="right"/>
            </w:pPr>
            <w:r>
              <w:t>13</w:t>
            </w:r>
          </w:p>
          <w:p w14:paraId="57C9BF9A" w14:textId="77777777" w:rsidR="000240B6" w:rsidRDefault="000240B6" w:rsidP="000240B6">
            <w:pPr>
              <w:pStyle w:val="HTMLPreformatted"/>
              <w:jc w:val="right"/>
            </w:pPr>
            <w:r>
              <w:t>14</w:t>
            </w:r>
          </w:p>
        </w:tc>
        <w:tc>
          <w:tcPr>
            <w:tcW w:w="0" w:type="auto"/>
            <w:tcMar>
              <w:top w:w="0" w:type="dxa"/>
              <w:left w:w="0" w:type="dxa"/>
              <w:bottom w:w="0" w:type="dxa"/>
              <w:right w:w="0" w:type="dxa"/>
            </w:tcMar>
            <w:hideMark/>
          </w:tcPr>
          <w:p w14:paraId="71C8580D" w14:textId="77777777" w:rsidR="000240B6" w:rsidRDefault="000240B6" w:rsidP="000240B6">
            <w:pPr>
              <w:pStyle w:val="HTMLPreformatted"/>
              <w:textAlignment w:val="top"/>
              <w:rPr>
                <w:color w:val="37474F"/>
              </w:rPr>
            </w:pPr>
            <w:r>
              <w:rPr>
                <w:rStyle w:val="err"/>
                <w:color w:val="A61717"/>
              </w:rPr>
              <w:lastRenderedPageBreak/>
              <w:t>.</w:t>
            </w:r>
          </w:p>
          <w:p w14:paraId="2DE6D426" w14:textId="77777777" w:rsidR="000240B6" w:rsidRDefault="000240B6" w:rsidP="000240B6">
            <w:pPr>
              <w:pStyle w:val="HTMLPreformatted"/>
              <w:textAlignment w:val="top"/>
              <w:rPr>
                <w:color w:val="37474F"/>
              </w:rPr>
            </w:pPr>
            <w:r>
              <w:rPr>
                <w:rStyle w:val="err"/>
                <w:color w:val="A61717"/>
              </w:rPr>
              <w:t>├── infrastructure</w:t>
            </w:r>
          </w:p>
          <w:p w14:paraId="0B657F2A" w14:textId="77777777" w:rsidR="000240B6" w:rsidRDefault="000240B6" w:rsidP="000240B6">
            <w:pPr>
              <w:pStyle w:val="HTMLPreformatted"/>
              <w:textAlignment w:val="top"/>
              <w:rPr>
                <w:color w:val="37474F"/>
              </w:rPr>
            </w:pPr>
            <w:r>
              <w:rPr>
                <w:rStyle w:val="err"/>
                <w:color w:val="A61717"/>
              </w:rPr>
              <w:t xml:space="preserve">│   ├── </w:t>
            </w:r>
            <w:proofErr w:type="spellStart"/>
            <w:r>
              <w:rPr>
                <w:rStyle w:val="err"/>
                <w:color w:val="A61717"/>
              </w:rPr>
              <w:t>aws</w:t>
            </w:r>
            <w:proofErr w:type="spellEnd"/>
          </w:p>
          <w:p w14:paraId="4FCC1B10" w14:textId="77777777" w:rsidR="000240B6" w:rsidRDefault="000240B6" w:rsidP="000240B6">
            <w:pPr>
              <w:pStyle w:val="HTMLPreformatted"/>
              <w:textAlignment w:val="top"/>
              <w:rPr>
                <w:color w:val="37474F"/>
              </w:rPr>
            </w:pPr>
            <w:r>
              <w:rPr>
                <w:rStyle w:val="err"/>
                <w:color w:val="A61717"/>
              </w:rPr>
              <w:t xml:space="preserve">│   │   ├── </w:t>
            </w:r>
            <w:proofErr w:type="spellStart"/>
            <w:r>
              <w:rPr>
                <w:rStyle w:val="err"/>
                <w:color w:val="A61717"/>
              </w:rPr>
              <w:t>cloudformation</w:t>
            </w:r>
            <w:proofErr w:type="spellEnd"/>
          </w:p>
          <w:p w14:paraId="6437267A" w14:textId="77777777" w:rsidR="000240B6" w:rsidRDefault="000240B6" w:rsidP="000240B6">
            <w:pPr>
              <w:pStyle w:val="HTMLPreformatted"/>
              <w:textAlignment w:val="top"/>
              <w:rPr>
                <w:color w:val="37474F"/>
              </w:rPr>
            </w:pPr>
            <w:r>
              <w:rPr>
                <w:rStyle w:val="err"/>
                <w:color w:val="A61717"/>
              </w:rPr>
              <w:lastRenderedPageBreak/>
              <w:t>│   │   │   ├── README.md</w:t>
            </w:r>
          </w:p>
          <w:p w14:paraId="32CC0537" w14:textId="77777777" w:rsidR="000240B6" w:rsidRDefault="000240B6" w:rsidP="000240B6">
            <w:pPr>
              <w:pStyle w:val="HTMLPreformatted"/>
              <w:textAlignment w:val="top"/>
              <w:rPr>
                <w:color w:val="37474F"/>
              </w:rPr>
            </w:pPr>
            <w:r>
              <w:rPr>
                <w:rStyle w:val="err"/>
                <w:color w:val="A61717"/>
              </w:rPr>
              <w:t>│   │   │   ├── csye6225-aws-cf-create-stack.sh</w:t>
            </w:r>
          </w:p>
          <w:p w14:paraId="57F0E23A" w14:textId="77777777" w:rsidR="000240B6" w:rsidRDefault="000240B6" w:rsidP="000240B6">
            <w:pPr>
              <w:pStyle w:val="HTMLPreformatted"/>
              <w:textAlignment w:val="top"/>
              <w:rPr>
                <w:color w:val="37474F"/>
              </w:rPr>
            </w:pPr>
            <w:r>
              <w:rPr>
                <w:rStyle w:val="err"/>
                <w:color w:val="A61717"/>
              </w:rPr>
              <w:t>│   │   │   ├── csye6225-aws-cf-terminate-stack.sh</w:t>
            </w:r>
          </w:p>
          <w:p w14:paraId="4F239D57" w14:textId="77777777" w:rsidR="000240B6" w:rsidRDefault="000240B6" w:rsidP="000240B6">
            <w:pPr>
              <w:pStyle w:val="HTMLPreformatted"/>
              <w:textAlignment w:val="top"/>
              <w:rPr>
                <w:color w:val="37474F"/>
              </w:rPr>
            </w:pPr>
            <w:r>
              <w:rPr>
                <w:rStyle w:val="err"/>
                <w:color w:val="A61717"/>
              </w:rPr>
              <w:t>│   │   │   ├── csye6225-cf-</w:t>
            </w:r>
            <w:proofErr w:type="gramStart"/>
            <w:r>
              <w:rPr>
                <w:rStyle w:val="err"/>
                <w:color w:val="A61717"/>
              </w:rPr>
              <w:t>networking.json</w:t>
            </w:r>
            <w:proofErr w:type="gramEnd"/>
          </w:p>
          <w:p w14:paraId="2457FD61" w14:textId="77777777" w:rsidR="000240B6" w:rsidRDefault="000240B6" w:rsidP="000240B6">
            <w:pPr>
              <w:pStyle w:val="HTMLPreformatted"/>
              <w:textAlignment w:val="top"/>
              <w:rPr>
                <w:color w:val="37474F"/>
              </w:rPr>
            </w:pPr>
            <w:r>
              <w:rPr>
                <w:rStyle w:val="err"/>
                <w:color w:val="A61717"/>
              </w:rPr>
              <w:t xml:space="preserve">│   │   ├── </w:t>
            </w:r>
            <w:proofErr w:type="spellStart"/>
            <w:r>
              <w:rPr>
                <w:rStyle w:val="err"/>
                <w:color w:val="A61717"/>
              </w:rPr>
              <w:t>codedeploy</w:t>
            </w:r>
            <w:proofErr w:type="spellEnd"/>
          </w:p>
          <w:p w14:paraId="5EA045DB" w14:textId="77777777" w:rsidR="000240B6" w:rsidRDefault="000240B6" w:rsidP="000240B6">
            <w:pPr>
              <w:pStyle w:val="HTMLPreformatted"/>
              <w:textAlignment w:val="top"/>
              <w:rPr>
                <w:color w:val="37474F"/>
              </w:rPr>
            </w:pPr>
            <w:r>
              <w:rPr>
                <w:rStyle w:val="err"/>
                <w:color w:val="A61717"/>
              </w:rPr>
              <w:t>│   │   │   └── README.md</w:t>
            </w:r>
          </w:p>
          <w:p w14:paraId="45A4D7AC" w14:textId="77777777" w:rsidR="000240B6" w:rsidRDefault="000240B6" w:rsidP="000240B6">
            <w:pPr>
              <w:pStyle w:val="HTMLPreformatted"/>
              <w:textAlignment w:val="top"/>
              <w:rPr>
                <w:color w:val="37474F"/>
              </w:rPr>
            </w:pPr>
            <w:r>
              <w:rPr>
                <w:rStyle w:val="err"/>
                <w:color w:val="A61717"/>
              </w:rPr>
              <w:t>│   │   └── scripts</w:t>
            </w:r>
          </w:p>
          <w:p w14:paraId="5FF2B7A6" w14:textId="77777777" w:rsidR="000240B6" w:rsidRDefault="000240B6" w:rsidP="000240B6">
            <w:pPr>
              <w:pStyle w:val="HTMLPreformatted"/>
              <w:textAlignment w:val="top"/>
              <w:rPr>
                <w:color w:val="37474F"/>
              </w:rPr>
            </w:pPr>
            <w:r>
              <w:rPr>
                <w:rStyle w:val="err"/>
                <w:color w:val="A61717"/>
              </w:rPr>
              <w:t>│   │       └── README.md</w:t>
            </w:r>
          </w:p>
          <w:p w14:paraId="7D7C5728" w14:textId="77777777" w:rsidR="000240B6" w:rsidRDefault="000240B6" w:rsidP="000240B6">
            <w:pPr>
              <w:pStyle w:val="HTMLPreformatted"/>
              <w:textAlignment w:val="top"/>
              <w:rPr>
                <w:color w:val="37474F"/>
              </w:rPr>
            </w:pPr>
            <w:r>
              <w:rPr>
                <w:rStyle w:val="err"/>
                <w:color w:val="A61717"/>
              </w:rPr>
              <w:t>│   │   ├── terraform</w:t>
            </w:r>
          </w:p>
          <w:p w14:paraId="2628A367" w14:textId="77777777" w:rsidR="000240B6" w:rsidRDefault="000240B6" w:rsidP="000240B6">
            <w:pPr>
              <w:pStyle w:val="HTMLPreformatted"/>
              <w:textAlignment w:val="top"/>
              <w:rPr>
                <w:color w:val="37474F"/>
              </w:rPr>
            </w:pPr>
            <w:r>
              <w:rPr>
                <w:rStyle w:val="err"/>
                <w:color w:val="A61717"/>
              </w:rPr>
              <w:t>│   │   │   └── README.md</w:t>
            </w:r>
          </w:p>
          <w:p w14:paraId="0011624A" w14:textId="77777777" w:rsidR="000240B6" w:rsidRDefault="000240B6"/>
        </w:tc>
      </w:tr>
    </w:tbl>
    <w:p w14:paraId="7C7B866D"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lastRenderedPageBreak/>
        <w:t>Documentation</w:t>
      </w:r>
      <w:hyperlink r:id="rId125" w:anchor="documentation" w:tooltip="Permanent link" w:history="1">
        <w:r>
          <w:rPr>
            <w:rStyle w:val="Hyperlink"/>
            <w:rFonts w:ascii="Helvetica Neue" w:hAnsi="Helvetica Neue"/>
            <w:b w:val="0"/>
            <w:bCs w:val="0"/>
            <w:spacing w:val="-2"/>
            <w:u w:val="none"/>
          </w:rPr>
          <w:t>¶</w:t>
        </w:r>
      </w:hyperlink>
    </w:p>
    <w:p w14:paraId="29E1096C"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AWS Command Line Interface</w:t>
      </w:r>
      <w:hyperlink r:id="rId126" w:anchor="aws-command-line-interface" w:tooltip="Permanent link" w:history="1">
        <w:r>
          <w:rPr>
            <w:rStyle w:val="Hyperlink"/>
            <w:rFonts w:ascii="Helvetica Neue" w:hAnsi="Helvetica Neue"/>
            <w:b w:val="0"/>
            <w:bCs w:val="0"/>
            <w:spacing w:val="-2"/>
            <w:u w:val="none"/>
          </w:rPr>
          <w:t>¶</w:t>
        </w:r>
      </w:hyperlink>
    </w:p>
    <w:p w14:paraId="39333798" w14:textId="77777777" w:rsidR="000240B6" w:rsidRDefault="000240B6" w:rsidP="0047624C">
      <w:pPr>
        <w:numPr>
          <w:ilvl w:val="0"/>
          <w:numId w:val="37"/>
        </w:numPr>
        <w:spacing w:before="100" w:beforeAutospacing="1" w:after="120"/>
        <w:ind w:left="450"/>
        <w:rPr>
          <w:rFonts w:ascii="Helvetica Neue" w:hAnsi="Helvetica Neue"/>
        </w:rPr>
      </w:pPr>
      <w:hyperlink r:id="rId127" w:history="1">
        <w:r>
          <w:rPr>
            <w:rStyle w:val="Hyperlink"/>
            <w:rFonts w:ascii="Helvetica Neue" w:hAnsi="Helvetica Neue"/>
            <w:color w:val="2196F3"/>
            <w:u w:val="none"/>
          </w:rPr>
          <w:t>Install AWS CLI</w:t>
        </w:r>
      </w:hyperlink>
    </w:p>
    <w:p w14:paraId="7CE8A75E" w14:textId="77777777" w:rsidR="000240B6" w:rsidRDefault="000240B6" w:rsidP="0047624C">
      <w:pPr>
        <w:numPr>
          <w:ilvl w:val="0"/>
          <w:numId w:val="37"/>
        </w:numPr>
        <w:spacing w:before="100" w:beforeAutospacing="1"/>
        <w:ind w:left="450"/>
        <w:rPr>
          <w:rFonts w:ascii="Helvetica Neue" w:hAnsi="Helvetica Neue"/>
        </w:rPr>
      </w:pPr>
      <w:hyperlink r:id="rId128" w:history="1">
        <w:r>
          <w:rPr>
            <w:rStyle w:val="Hyperlink"/>
            <w:rFonts w:ascii="Helvetica Neue" w:hAnsi="Helvetica Neue"/>
            <w:color w:val="2196F3"/>
            <w:u w:val="none"/>
          </w:rPr>
          <w:t>Configure AWS CLI</w:t>
        </w:r>
      </w:hyperlink>
    </w:p>
    <w:p w14:paraId="0469C99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AWS CloudFormation</w:t>
      </w:r>
      <w:hyperlink r:id="rId129" w:anchor="aws-cloudformation" w:tooltip="Permanent link" w:history="1">
        <w:r>
          <w:rPr>
            <w:rStyle w:val="Hyperlink"/>
            <w:rFonts w:ascii="Helvetica Neue" w:hAnsi="Helvetica Neue"/>
            <w:b w:val="0"/>
            <w:bCs w:val="0"/>
            <w:spacing w:val="-2"/>
            <w:u w:val="none"/>
          </w:rPr>
          <w:t>¶</w:t>
        </w:r>
      </w:hyperlink>
    </w:p>
    <w:p w14:paraId="69679D37" w14:textId="77777777" w:rsidR="000240B6" w:rsidRDefault="000240B6" w:rsidP="0047624C">
      <w:pPr>
        <w:numPr>
          <w:ilvl w:val="0"/>
          <w:numId w:val="38"/>
        </w:numPr>
        <w:spacing w:before="100" w:beforeAutospacing="1" w:after="120"/>
        <w:ind w:left="450"/>
        <w:rPr>
          <w:rFonts w:ascii="Helvetica Neue" w:hAnsi="Helvetica Neue"/>
        </w:rPr>
      </w:pPr>
      <w:hyperlink r:id="rId130" w:history="1">
        <w:r>
          <w:rPr>
            <w:rStyle w:val="Hyperlink"/>
            <w:rFonts w:ascii="Helvetica Neue" w:hAnsi="Helvetica Neue"/>
            <w:color w:val="2196F3"/>
            <w:u w:val="none"/>
          </w:rPr>
          <w:t>AWS CloudFormation</w:t>
        </w:r>
      </w:hyperlink>
    </w:p>
    <w:p w14:paraId="47072E62" w14:textId="77777777" w:rsidR="000240B6" w:rsidRDefault="000240B6" w:rsidP="0047624C">
      <w:pPr>
        <w:numPr>
          <w:ilvl w:val="0"/>
          <w:numId w:val="38"/>
        </w:numPr>
        <w:spacing w:before="100" w:beforeAutospacing="1" w:after="120"/>
        <w:ind w:left="450"/>
        <w:rPr>
          <w:rFonts w:ascii="Helvetica Neue" w:hAnsi="Helvetica Neue"/>
        </w:rPr>
      </w:pPr>
      <w:hyperlink r:id="rId131" w:history="1">
        <w:r>
          <w:rPr>
            <w:rStyle w:val="Hyperlink"/>
            <w:rFonts w:ascii="Helvetica Neue" w:hAnsi="Helvetica Neue"/>
            <w:color w:val="2196F3"/>
            <w:u w:val="none"/>
          </w:rPr>
          <w:t>AWS CloudFormation Intrinsic Function Reference</w:t>
        </w:r>
      </w:hyperlink>
    </w:p>
    <w:p w14:paraId="798B328D" w14:textId="77777777" w:rsidR="000240B6" w:rsidRDefault="000240B6" w:rsidP="0047624C">
      <w:pPr>
        <w:numPr>
          <w:ilvl w:val="0"/>
          <w:numId w:val="38"/>
        </w:numPr>
        <w:spacing w:before="100" w:beforeAutospacing="1" w:after="120"/>
        <w:ind w:left="450"/>
        <w:rPr>
          <w:rFonts w:ascii="Helvetica Neue" w:hAnsi="Helvetica Neue"/>
        </w:rPr>
      </w:pPr>
      <w:hyperlink r:id="rId132" w:history="1">
        <w:r>
          <w:rPr>
            <w:rStyle w:val="Hyperlink"/>
            <w:rFonts w:ascii="Helvetica Neue" w:hAnsi="Helvetica Neue"/>
            <w:color w:val="2196F3"/>
            <w:u w:val="none"/>
          </w:rPr>
          <w:t>Virtual Private Cloud</w:t>
        </w:r>
      </w:hyperlink>
    </w:p>
    <w:p w14:paraId="6C1F39F7" w14:textId="77777777" w:rsidR="000240B6" w:rsidRDefault="000240B6" w:rsidP="0047624C">
      <w:pPr>
        <w:numPr>
          <w:ilvl w:val="0"/>
          <w:numId w:val="38"/>
        </w:numPr>
        <w:spacing w:before="100" w:beforeAutospacing="1" w:after="120"/>
        <w:ind w:left="450"/>
        <w:rPr>
          <w:rFonts w:ascii="Helvetica Neue" w:hAnsi="Helvetica Neue"/>
        </w:rPr>
      </w:pPr>
      <w:hyperlink r:id="rId133" w:history="1">
        <w:r>
          <w:rPr>
            <w:rStyle w:val="Hyperlink"/>
            <w:rFonts w:ascii="Helvetica Neue" w:hAnsi="Helvetica Neue"/>
            <w:color w:val="2196F3"/>
            <w:u w:val="none"/>
          </w:rPr>
          <w:t>Internet Gateway</w:t>
        </w:r>
      </w:hyperlink>
    </w:p>
    <w:p w14:paraId="04FFA48E" w14:textId="77777777" w:rsidR="000240B6" w:rsidRDefault="000240B6" w:rsidP="0047624C">
      <w:pPr>
        <w:numPr>
          <w:ilvl w:val="0"/>
          <w:numId w:val="38"/>
        </w:numPr>
        <w:spacing w:before="100" w:beforeAutospacing="1" w:after="120"/>
        <w:ind w:left="450"/>
        <w:rPr>
          <w:rFonts w:ascii="Helvetica Neue" w:hAnsi="Helvetica Neue"/>
        </w:rPr>
      </w:pPr>
      <w:hyperlink r:id="rId134" w:history="1">
        <w:r>
          <w:rPr>
            <w:rStyle w:val="Hyperlink"/>
            <w:rFonts w:ascii="Helvetica Neue" w:hAnsi="Helvetica Neue"/>
            <w:color w:val="2196F3"/>
            <w:u w:val="none"/>
          </w:rPr>
          <w:t>Route Table</w:t>
        </w:r>
      </w:hyperlink>
    </w:p>
    <w:p w14:paraId="5E589DBF" w14:textId="77777777" w:rsidR="000240B6" w:rsidRDefault="000240B6" w:rsidP="0047624C">
      <w:pPr>
        <w:numPr>
          <w:ilvl w:val="0"/>
          <w:numId w:val="38"/>
        </w:numPr>
        <w:spacing w:before="100" w:beforeAutospacing="1" w:after="120"/>
        <w:ind w:left="450"/>
        <w:rPr>
          <w:rFonts w:ascii="Helvetica Neue" w:hAnsi="Helvetica Neue"/>
        </w:rPr>
      </w:pPr>
      <w:hyperlink r:id="rId135" w:history="1">
        <w:r>
          <w:rPr>
            <w:rStyle w:val="Hyperlink"/>
            <w:rFonts w:ascii="Helvetica Neue" w:hAnsi="Helvetica Neue"/>
            <w:color w:val="2196F3"/>
            <w:u w:val="none"/>
          </w:rPr>
          <w:t>Route</w:t>
        </w:r>
      </w:hyperlink>
    </w:p>
    <w:p w14:paraId="08A89124" w14:textId="77777777" w:rsidR="000240B6" w:rsidRDefault="000240B6" w:rsidP="0047624C">
      <w:pPr>
        <w:numPr>
          <w:ilvl w:val="0"/>
          <w:numId w:val="38"/>
        </w:numPr>
        <w:spacing w:before="100" w:beforeAutospacing="1"/>
        <w:ind w:left="450"/>
        <w:rPr>
          <w:rFonts w:ascii="Helvetica Neue" w:hAnsi="Helvetica Neue"/>
        </w:rPr>
      </w:pPr>
      <w:hyperlink r:id="rId136" w:history="1">
        <w:r>
          <w:rPr>
            <w:rStyle w:val="Hyperlink"/>
            <w:rFonts w:ascii="Helvetica Neue" w:hAnsi="Helvetica Neue"/>
            <w:color w:val="2196F3"/>
            <w:u w:val="none"/>
          </w:rPr>
          <w:t>Attaches a gateway to a VPC</w:t>
        </w:r>
      </w:hyperlink>
    </w:p>
    <w:p w14:paraId="45D4C30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Terraform</w:t>
      </w:r>
      <w:hyperlink r:id="rId137" w:anchor="terraform" w:tooltip="Permanent link" w:history="1">
        <w:r>
          <w:rPr>
            <w:rStyle w:val="Hyperlink"/>
            <w:rFonts w:ascii="Helvetica Neue" w:hAnsi="Helvetica Neue"/>
            <w:b w:val="0"/>
            <w:bCs w:val="0"/>
            <w:spacing w:val="-2"/>
            <w:u w:val="none"/>
          </w:rPr>
          <w:t>¶</w:t>
        </w:r>
      </w:hyperlink>
    </w:p>
    <w:p w14:paraId="0E49EEA9" w14:textId="77777777" w:rsidR="000240B6" w:rsidRDefault="000240B6" w:rsidP="0047624C">
      <w:pPr>
        <w:numPr>
          <w:ilvl w:val="0"/>
          <w:numId w:val="39"/>
        </w:numPr>
        <w:spacing w:before="100" w:beforeAutospacing="1"/>
        <w:ind w:left="450"/>
        <w:rPr>
          <w:rFonts w:ascii="Helvetica Neue" w:hAnsi="Helvetica Neue"/>
        </w:rPr>
      </w:pPr>
      <w:hyperlink r:id="rId138" w:history="1">
        <w:r>
          <w:rPr>
            <w:rStyle w:val="Hyperlink"/>
            <w:rFonts w:ascii="Helvetica Neue" w:hAnsi="Helvetica Neue"/>
            <w:color w:val="2196F3"/>
            <w:u w:val="none"/>
          </w:rPr>
          <w:t>Terraform</w:t>
        </w:r>
      </w:hyperlink>
    </w:p>
    <w:p w14:paraId="45556F15"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Submission</w:t>
      </w:r>
      <w:hyperlink r:id="rId139" w:anchor="submission" w:tooltip="Permanent link" w:history="1">
        <w:r>
          <w:rPr>
            <w:rStyle w:val="Hyperlink"/>
            <w:rFonts w:ascii="Helvetica Neue" w:hAnsi="Helvetica Neue"/>
            <w:b w:val="0"/>
            <w:bCs w:val="0"/>
            <w:spacing w:val="-2"/>
            <w:u w:val="none"/>
          </w:rPr>
          <w:t>¶</w:t>
        </w:r>
      </w:hyperlink>
    </w:p>
    <w:p w14:paraId="7993607A" w14:textId="77777777" w:rsidR="000240B6" w:rsidRDefault="000240B6" w:rsidP="000240B6">
      <w:pPr>
        <w:pStyle w:val="admonition-title"/>
        <w:rPr>
          <w:rFonts w:ascii="Helvetica Neue" w:hAnsi="Helvetica Neue"/>
          <w:b/>
          <w:bCs/>
        </w:rPr>
      </w:pPr>
      <w:r>
        <w:rPr>
          <w:rFonts w:ascii="Helvetica Neue" w:hAnsi="Helvetica Neue"/>
          <w:b/>
          <w:bCs/>
        </w:rPr>
        <w:t>Danger</w:t>
      </w:r>
    </w:p>
    <w:p w14:paraId="25E91F15" w14:textId="77777777" w:rsidR="000240B6" w:rsidRDefault="000240B6" w:rsidP="000240B6">
      <w:pPr>
        <w:pStyle w:val="NormalWeb"/>
        <w:spacing w:before="0" w:after="0"/>
        <w:rPr>
          <w:rFonts w:ascii="Helvetica Neue" w:hAnsi="Helvetica Neue"/>
        </w:rPr>
      </w:pPr>
      <w:r>
        <w:rPr>
          <w:rFonts w:ascii="Helvetica Neue" w:hAnsi="Helvetica Neue"/>
        </w:rPr>
        <w:t>Assignment will be considered late if commits are made to </w:t>
      </w:r>
      <w:r>
        <w:rPr>
          <w:rStyle w:val="err"/>
          <w:rFonts w:ascii="Courier New" w:hAnsi="Courier New" w:cs="Courier New"/>
          <w:color w:val="A61717"/>
          <w:sz w:val="16"/>
          <w:szCs w:val="16"/>
        </w:rPr>
        <w:t>master</w:t>
      </w:r>
      <w:r>
        <w:rPr>
          <w:rFonts w:ascii="Helvetica Neue" w:hAnsi="Helvetica Neue"/>
        </w:rPr>
        <w:t> and </w:t>
      </w:r>
      <w:r>
        <w:rPr>
          <w:rStyle w:val="err"/>
          <w:rFonts w:ascii="Courier New" w:hAnsi="Courier New" w:cs="Courier New"/>
          <w:color w:val="A61717"/>
          <w:sz w:val="16"/>
          <w:szCs w:val="16"/>
        </w:rPr>
        <w:t>feature</w:t>
      </w:r>
      <w:r>
        <w:rPr>
          <w:rFonts w:ascii="Helvetica Neue" w:hAnsi="Helvetica Neue"/>
        </w:rPr>
        <w:t> branch after due date.</w:t>
      </w:r>
    </w:p>
    <w:p w14:paraId="7B5A3EB8" w14:textId="77777777" w:rsidR="000240B6" w:rsidRDefault="000240B6" w:rsidP="0047624C">
      <w:pPr>
        <w:numPr>
          <w:ilvl w:val="0"/>
          <w:numId w:val="40"/>
        </w:numPr>
        <w:spacing w:before="100" w:beforeAutospacing="1" w:after="120"/>
        <w:ind w:left="450"/>
        <w:rPr>
          <w:rFonts w:ascii="Helvetica Neue" w:hAnsi="Helvetica Neue"/>
        </w:rPr>
      </w:pPr>
      <w:r>
        <w:rPr>
          <w:rFonts w:ascii="Helvetica Neue" w:hAnsi="Helvetica Neue"/>
        </w:rPr>
        <w:t>All work for this assignment must be done on </w:t>
      </w:r>
      <w:r>
        <w:rPr>
          <w:rStyle w:val="Strong"/>
          <w:rFonts w:ascii="Helvetica Neue" w:hAnsi="Helvetica Neue"/>
        </w:rPr>
        <w:t>assignment4</w:t>
      </w:r>
      <w:r>
        <w:rPr>
          <w:rFonts w:ascii="Helvetica Neue" w:hAnsi="Helvetica Neue"/>
        </w:rPr>
        <w:t> feature branch and merged to master when you are dev complete.</w:t>
      </w:r>
    </w:p>
    <w:p w14:paraId="50250DBB" w14:textId="77777777" w:rsidR="000240B6" w:rsidRDefault="000240B6" w:rsidP="0047624C">
      <w:pPr>
        <w:numPr>
          <w:ilvl w:val="0"/>
          <w:numId w:val="40"/>
        </w:numPr>
        <w:spacing w:before="100" w:beforeAutospacing="1"/>
        <w:ind w:left="450"/>
        <w:rPr>
          <w:rFonts w:ascii="Helvetica Neue" w:hAnsi="Helvetica Neue"/>
        </w:rPr>
      </w:pPr>
      <w:r>
        <w:rPr>
          <w:rFonts w:ascii="Helvetica Neue" w:hAnsi="Helvetica Neue"/>
        </w:rPr>
        <w:t>All team member’s feature and master branches must be in-sync.</w:t>
      </w:r>
    </w:p>
    <w:p w14:paraId="388CA68F"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lastRenderedPageBreak/>
        <w:t>Grading Guidelines</w:t>
      </w:r>
      <w:hyperlink r:id="rId140" w:anchor="grading-guidelines" w:tooltip="Permanent link" w:history="1">
        <w:r>
          <w:rPr>
            <w:rStyle w:val="Hyperlink"/>
            <w:rFonts w:ascii="Helvetica Neue" w:hAnsi="Helvetica Neue"/>
            <w:b w:val="0"/>
            <w:bCs w:val="0"/>
            <w:spacing w:val="-2"/>
            <w:u w:val="none"/>
          </w:rPr>
          <w:t>¶</w:t>
        </w:r>
      </w:hyperlink>
    </w:p>
    <w:p w14:paraId="06DE9DCF" w14:textId="77777777" w:rsidR="000240B6" w:rsidRDefault="000240B6" w:rsidP="000240B6">
      <w:pPr>
        <w:pStyle w:val="admonition-title"/>
        <w:rPr>
          <w:rFonts w:ascii="Helvetica Neue" w:hAnsi="Helvetica Neue"/>
          <w:b/>
          <w:bCs/>
        </w:rPr>
      </w:pPr>
      <w:r>
        <w:rPr>
          <w:rFonts w:ascii="Helvetica Neue" w:hAnsi="Helvetica Neue"/>
          <w:b/>
          <w:bCs/>
        </w:rPr>
        <w:t>Warning</w:t>
      </w:r>
    </w:p>
    <w:p w14:paraId="2558CA38" w14:textId="77777777" w:rsidR="000240B6" w:rsidRDefault="000240B6" w:rsidP="000240B6">
      <w:pPr>
        <w:pStyle w:val="NormalWeb"/>
        <w:rPr>
          <w:rFonts w:ascii="Helvetica Neue" w:hAnsi="Helvetica Neue"/>
        </w:rPr>
      </w:pPr>
      <w:r>
        <w:rPr>
          <w:rFonts w:ascii="Helvetica Neue" w:hAnsi="Helvetica Neue"/>
        </w:rPr>
        <w:t>Following guidelines are for information only. They are subject to change at the discretion of the instructor and TA.</w:t>
      </w:r>
    </w:p>
    <w:p w14:paraId="5A528CC6"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Previous Assignment Objectives</w:t>
      </w:r>
      <w:hyperlink r:id="rId141" w:anchor="previous-assignment-objectives" w:tooltip="Permanent link" w:history="1">
        <w:r>
          <w:rPr>
            <w:rStyle w:val="Hyperlink"/>
            <w:rFonts w:ascii="Helvetica Neue" w:hAnsi="Helvetica Neue"/>
            <w:b w:val="0"/>
            <w:bCs w:val="0"/>
            <w:spacing w:val="-2"/>
            <w:u w:val="none"/>
          </w:rPr>
          <w:t>¶</w:t>
        </w:r>
      </w:hyperlink>
    </w:p>
    <w:p w14:paraId="2BEF7E3E" w14:textId="77777777" w:rsidR="000240B6" w:rsidRDefault="000240B6" w:rsidP="0047624C">
      <w:pPr>
        <w:numPr>
          <w:ilvl w:val="0"/>
          <w:numId w:val="41"/>
        </w:numPr>
        <w:spacing w:before="100" w:beforeAutospacing="1"/>
        <w:ind w:left="450"/>
        <w:rPr>
          <w:rFonts w:ascii="Helvetica Neue" w:hAnsi="Helvetica Neue"/>
        </w:rPr>
      </w:pPr>
      <w:r>
        <w:rPr>
          <w:rFonts w:ascii="Helvetica Neue" w:hAnsi="Helvetica Neue"/>
        </w:rPr>
        <w:t>TAs must verify that students have resolved all open issues from previous assignment(s).</w:t>
      </w:r>
    </w:p>
    <w:p w14:paraId="1DCAE31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Git (10%)</w:t>
      </w:r>
      <w:hyperlink r:id="rId142" w:anchor="git-10" w:tooltip="Permanent link" w:history="1">
        <w:r>
          <w:rPr>
            <w:rStyle w:val="Hyperlink"/>
            <w:rFonts w:ascii="Helvetica Neue" w:hAnsi="Helvetica Neue"/>
            <w:b w:val="0"/>
            <w:bCs w:val="0"/>
            <w:spacing w:val="-2"/>
            <w:u w:val="none"/>
          </w:rPr>
          <w:t>¶</w:t>
        </w:r>
      </w:hyperlink>
    </w:p>
    <w:p w14:paraId="0B76F001" w14:textId="77777777" w:rsidR="000240B6" w:rsidRDefault="000240B6" w:rsidP="0047624C">
      <w:pPr>
        <w:numPr>
          <w:ilvl w:val="0"/>
          <w:numId w:val="42"/>
        </w:numPr>
        <w:spacing w:beforeAutospacing="1"/>
        <w:ind w:left="450"/>
        <w:rPr>
          <w:rFonts w:ascii="Helvetica Neue" w:hAnsi="Helvetica Neue"/>
        </w:rPr>
      </w:pPr>
      <w:r>
        <w:rPr>
          <w:rFonts w:ascii="Helvetica Neue" w:hAnsi="Helvetica Neue"/>
        </w:rPr>
        <w:t xml:space="preserve">All team members must use the </w:t>
      </w:r>
      <w:proofErr w:type="spellStart"/>
      <w:r>
        <w:rPr>
          <w:rFonts w:ascii="Helvetica Neue" w:hAnsi="Helvetica Neue"/>
        </w:rPr>
        <w:t>Github</w:t>
      </w:r>
      <w:proofErr w:type="spellEnd"/>
      <w:r>
        <w:rPr>
          <w:rFonts w:ascii="Helvetica Neue" w:hAnsi="Helvetica Neue"/>
        </w:rPr>
        <w:t xml:space="preserve"> forking workflow and their repositories (master branch which must include code for this assignment) must be in-sync. Check this by asking students to create pull request between their </w:t>
      </w:r>
      <w:r>
        <w:rPr>
          <w:rStyle w:val="err"/>
          <w:rFonts w:ascii="Courier New" w:hAnsi="Courier New" w:cs="Courier New"/>
          <w:color w:val="A61717"/>
          <w:sz w:val="20"/>
          <w:szCs w:val="20"/>
        </w:rPr>
        <w:t>master</w:t>
      </w:r>
      <w:r>
        <w:rPr>
          <w:rFonts w:ascii="Helvetica Neue" w:hAnsi="Helvetica Neue"/>
        </w:rPr>
        <w:t> branch and their scrum master’s </w:t>
      </w:r>
      <w:r>
        <w:rPr>
          <w:rStyle w:val="err"/>
          <w:rFonts w:ascii="Courier New" w:hAnsi="Courier New" w:cs="Courier New"/>
          <w:color w:val="A61717"/>
          <w:sz w:val="20"/>
          <w:szCs w:val="20"/>
        </w:rPr>
        <w:t>master</w:t>
      </w:r>
      <w:r>
        <w:rPr>
          <w:rFonts w:ascii="Helvetica Neue" w:hAnsi="Helvetica Neue"/>
        </w:rPr>
        <w:t> branch. There should be no changes. Verify that all assignment changes are in </w:t>
      </w:r>
      <w:r>
        <w:rPr>
          <w:rStyle w:val="err"/>
          <w:rFonts w:ascii="Courier New" w:hAnsi="Courier New" w:cs="Courier New"/>
          <w:color w:val="A61717"/>
          <w:sz w:val="20"/>
          <w:szCs w:val="20"/>
        </w:rPr>
        <w:t>master</w:t>
      </w:r>
      <w:r>
        <w:rPr>
          <w:rFonts w:ascii="Helvetica Neue" w:hAnsi="Helvetica Neue"/>
        </w:rPr>
        <w:t> branch.</w:t>
      </w:r>
    </w:p>
    <w:p w14:paraId="6CE2197F" w14:textId="77777777" w:rsidR="000240B6" w:rsidRDefault="000240B6" w:rsidP="0047624C">
      <w:pPr>
        <w:numPr>
          <w:ilvl w:val="0"/>
          <w:numId w:val="42"/>
        </w:numPr>
        <w:spacing w:beforeAutospacing="1"/>
        <w:ind w:left="450"/>
        <w:rPr>
          <w:rFonts w:ascii="Helvetica Neue" w:hAnsi="Helvetica Neue"/>
        </w:rPr>
      </w:pPr>
      <w:r>
        <w:rPr>
          <w:rFonts w:ascii="Helvetica Neue" w:hAnsi="Helvetica Neue"/>
        </w:rPr>
        <w:t>Students must show pull requests raised for their code changes contribution. A student who has not raised any pull request for the assignment gets </w:t>
      </w:r>
      <w:r>
        <w:rPr>
          <w:rStyle w:val="err"/>
          <w:rFonts w:ascii="Courier New" w:hAnsi="Courier New" w:cs="Courier New"/>
          <w:color w:val="A61717"/>
          <w:sz w:val="20"/>
          <w:szCs w:val="20"/>
        </w:rPr>
        <w:t>0</w:t>
      </w:r>
      <w:r>
        <w:rPr>
          <w:rFonts w:ascii="Helvetica Neue" w:hAnsi="Helvetica Neue"/>
        </w:rPr>
        <w:t> points for the whole assignment.</w:t>
      </w:r>
    </w:p>
    <w:p w14:paraId="38F913C0" w14:textId="77777777" w:rsidR="000240B6" w:rsidRDefault="000240B6" w:rsidP="0047624C">
      <w:pPr>
        <w:numPr>
          <w:ilvl w:val="0"/>
          <w:numId w:val="42"/>
        </w:numPr>
        <w:spacing w:before="100" w:beforeAutospacing="1" w:after="120"/>
        <w:ind w:left="450"/>
        <w:rPr>
          <w:rFonts w:ascii="Helvetica Neue" w:hAnsi="Helvetica Neue"/>
        </w:rPr>
      </w:pPr>
      <w:r>
        <w:rPr>
          <w:rFonts w:ascii="Helvetica Neue" w:hAnsi="Helvetica Neue"/>
        </w:rPr>
        <w:t>Added TAs and instructor as collaborator to the GitHub repository.</w:t>
      </w:r>
    </w:p>
    <w:p w14:paraId="467774E8" w14:textId="77777777" w:rsidR="000240B6" w:rsidRDefault="000240B6" w:rsidP="0047624C">
      <w:pPr>
        <w:numPr>
          <w:ilvl w:val="0"/>
          <w:numId w:val="42"/>
        </w:numPr>
        <w:spacing w:before="100" w:beforeAutospacing="1" w:after="120"/>
        <w:ind w:left="450"/>
        <w:rPr>
          <w:rFonts w:ascii="Helvetica Neue" w:hAnsi="Helvetica Neue"/>
        </w:rPr>
      </w:pPr>
      <w:r>
        <w:rPr>
          <w:rFonts w:ascii="Helvetica Neue" w:hAnsi="Helvetica Neue"/>
        </w:rPr>
        <w:t>Verify that students have README.md file in their git repository and it contains instructions on how to build, test and deploy their application including any pre-requisites for programming language, frameworks and third-party libraries.</w:t>
      </w:r>
    </w:p>
    <w:p w14:paraId="6FCCBF0C" w14:textId="77777777" w:rsidR="000240B6" w:rsidRDefault="000240B6" w:rsidP="0047624C">
      <w:pPr>
        <w:numPr>
          <w:ilvl w:val="0"/>
          <w:numId w:val="42"/>
        </w:numPr>
        <w:spacing w:beforeAutospacing="1"/>
        <w:ind w:left="450"/>
        <w:rPr>
          <w:rFonts w:ascii="Helvetica Neue" w:hAnsi="Helvetica Neue"/>
        </w:rPr>
      </w:pPr>
      <w:r>
        <w:rPr>
          <w:rFonts w:ascii="Helvetica Neue" w:hAnsi="Helvetica Neue"/>
        </w:rPr>
        <w:t>Verify that dev environment is not setup in </w:t>
      </w:r>
      <w:r>
        <w:rPr>
          <w:rStyle w:val="err"/>
          <w:rFonts w:ascii="Courier New" w:hAnsi="Courier New" w:cs="Courier New"/>
          <w:color w:val="A61717"/>
          <w:sz w:val="20"/>
          <w:szCs w:val="20"/>
        </w:rPr>
        <w:t>Downloads</w:t>
      </w:r>
      <w:r>
        <w:rPr>
          <w:rFonts w:ascii="Helvetica Neue" w:hAnsi="Helvetica Neue"/>
        </w:rPr>
        <w:t> folder.</w:t>
      </w:r>
    </w:p>
    <w:p w14:paraId="1CCA163D" w14:textId="77777777" w:rsidR="000240B6" w:rsidRDefault="000240B6" w:rsidP="0047624C">
      <w:pPr>
        <w:numPr>
          <w:ilvl w:val="0"/>
          <w:numId w:val="42"/>
        </w:numPr>
        <w:spacing w:beforeAutospacing="1"/>
        <w:ind w:left="450"/>
        <w:rPr>
          <w:rFonts w:ascii="Helvetica Neue" w:hAnsi="Helvetica Neue"/>
        </w:rPr>
      </w:pPr>
      <w:r>
        <w:rPr>
          <w:rFonts w:ascii="Helvetica Neue" w:hAnsi="Helvetica Neue"/>
        </w:rPr>
        <w:t>Git repositories should be cloned locally using </w:t>
      </w:r>
      <w:r>
        <w:rPr>
          <w:rStyle w:val="err"/>
          <w:rFonts w:ascii="Courier New" w:hAnsi="Courier New" w:cs="Courier New"/>
          <w:color w:val="A61717"/>
          <w:sz w:val="20"/>
          <w:szCs w:val="20"/>
        </w:rPr>
        <w:t>git/</w:t>
      </w:r>
      <w:proofErr w:type="spellStart"/>
      <w:r>
        <w:rPr>
          <w:rStyle w:val="err"/>
          <w:rFonts w:ascii="Courier New" w:hAnsi="Courier New" w:cs="Courier New"/>
          <w:color w:val="A61717"/>
          <w:sz w:val="20"/>
          <w:szCs w:val="20"/>
        </w:rPr>
        <w:t>ssh</w:t>
      </w:r>
      <w:proofErr w:type="spellEnd"/>
      <w:r>
        <w:rPr>
          <w:rFonts w:ascii="Helvetica Neue" w:hAnsi="Helvetica Neue"/>
        </w:rPr>
        <w:t> protocol and not </w:t>
      </w:r>
      <w:r>
        <w:rPr>
          <w:rStyle w:val="err"/>
          <w:rFonts w:ascii="Courier New" w:hAnsi="Courier New" w:cs="Courier New"/>
          <w:color w:val="A61717"/>
          <w:sz w:val="20"/>
          <w:szCs w:val="20"/>
        </w:rPr>
        <w:t>https</w:t>
      </w:r>
      <w:r>
        <w:rPr>
          <w:rFonts w:ascii="Helvetica Neue" w:hAnsi="Helvetica Neue"/>
        </w:rPr>
        <w:t>. Verify this by running </w:t>
      </w:r>
      <w:r>
        <w:rPr>
          <w:rStyle w:val="err"/>
          <w:rFonts w:ascii="Courier New" w:hAnsi="Courier New" w:cs="Courier New"/>
          <w:color w:val="A61717"/>
          <w:sz w:val="20"/>
          <w:szCs w:val="20"/>
        </w:rPr>
        <w:t>git remote -v</w:t>
      </w:r>
      <w:r>
        <w:rPr>
          <w:rFonts w:ascii="Helvetica Neue" w:hAnsi="Helvetica Neue"/>
        </w:rPr>
        <w:t> command in the cloned repository in the VM.</w:t>
      </w:r>
    </w:p>
    <w:p w14:paraId="0FC3E4C6" w14:textId="77777777" w:rsidR="000240B6" w:rsidRDefault="000240B6" w:rsidP="0047624C">
      <w:pPr>
        <w:numPr>
          <w:ilvl w:val="0"/>
          <w:numId w:val="42"/>
        </w:numPr>
        <w:spacing w:beforeAutospacing="1"/>
        <w:ind w:left="450"/>
        <w:rPr>
          <w:rFonts w:ascii="Helvetica Neue" w:hAnsi="Helvetica Neue"/>
        </w:rPr>
      </w:pPr>
      <w:r>
        <w:rPr>
          <w:rFonts w:ascii="Helvetica Neue" w:hAnsi="Helvetica Neue"/>
        </w:rPr>
        <w:t>Ask students to perform </w:t>
      </w:r>
      <w:r>
        <w:rPr>
          <w:rStyle w:val="err"/>
          <w:rFonts w:ascii="Courier New" w:hAnsi="Courier New" w:cs="Courier New"/>
          <w:color w:val="A61717"/>
          <w:sz w:val="20"/>
          <w:szCs w:val="20"/>
        </w:rPr>
        <w:t>git pull</w:t>
      </w:r>
      <w:r>
        <w:rPr>
          <w:rFonts w:ascii="Helvetica Neue" w:hAnsi="Helvetica Neue"/>
        </w:rPr>
        <w:t> from scrum master’s repo and run the </w:t>
      </w:r>
      <w:r>
        <w:rPr>
          <w:rStyle w:val="err"/>
          <w:rFonts w:ascii="Courier New" w:hAnsi="Courier New" w:cs="Courier New"/>
          <w:color w:val="A61717"/>
          <w:sz w:val="20"/>
          <w:szCs w:val="20"/>
        </w:rPr>
        <w:t>git status</w:t>
      </w:r>
      <w:r>
        <w:rPr>
          <w:rFonts w:ascii="Helvetica Neue" w:hAnsi="Helvetica Neue"/>
        </w:rPr>
        <w:t> command. This must be done from terminal.</w:t>
      </w:r>
    </w:p>
    <w:p w14:paraId="692C45C3" w14:textId="77777777" w:rsidR="000240B6" w:rsidRDefault="000240B6" w:rsidP="000240B6">
      <w:pPr>
        <w:pStyle w:val="Heading4"/>
        <w:rPr>
          <w:rFonts w:ascii="Helvetica Neue" w:hAnsi="Helvetica Neue"/>
          <w:spacing w:val="-2"/>
        </w:rPr>
      </w:pPr>
      <w:r>
        <w:rPr>
          <w:rFonts w:ascii="Helvetica Neue" w:hAnsi="Helvetica Neue"/>
          <w:spacing w:val="-2"/>
        </w:rPr>
        <w:t>Git Repository Content Check</w:t>
      </w:r>
      <w:hyperlink r:id="rId143" w:anchor="git-repository-content-check" w:tooltip="Permanent link" w:history="1">
        <w:r>
          <w:rPr>
            <w:rStyle w:val="Hyperlink"/>
            <w:rFonts w:ascii="Helvetica Neue" w:hAnsi="Helvetica Neue"/>
            <w:spacing w:val="-2"/>
            <w:u w:val="none"/>
          </w:rPr>
          <w:t>¶</w:t>
        </w:r>
      </w:hyperlink>
    </w:p>
    <w:p w14:paraId="627D2EC4" w14:textId="77777777" w:rsidR="000240B6" w:rsidRDefault="000240B6" w:rsidP="0047624C">
      <w:pPr>
        <w:numPr>
          <w:ilvl w:val="0"/>
          <w:numId w:val="43"/>
        </w:numPr>
        <w:spacing w:before="100" w:beforeAutospacing="1" w:after="120"/>
        <w:ind w:left="450"/>
        <w:rPr>
          <w:rFonts w:ascii="Helvetica Neue" w:hAnsi="Helvetica Neue"/>
        </w:rPr>
      </w:pPr>
      <w:r>
        <w:rPr>
          <w:rFonts w:ascii="Helvetica Neue" w:hAnsi="Helvetica Neue"/>
        </w:rPr>
        <w:t>Check the repository for any AWS credentials</w:t>
      </w:r>
    </w:p>
    <w:p w14:paraId="777808BD" w14:textId="77777777" w:rsidR="000240B6" w:rsidRDefault="000240B6" w:rsidP="0047624C">
      <w:pPr>
        <w:numPr>
          <w:ilvl w:val="0"/>
          <w:numId w:val="43"/>
        </w:numPr>
        <w:spacing w:beforeAutospacing="1"/>
        <w:ind w:left="450"/>
        <w:rPr>
          <w:rFonts w:ascii="Helvetica Neue" w:hAnsi="Helvetica Neue"/>
        </w:rPr>
      </w:pPr>
      <w:r>
        <w:rPr>
          <w:rFonts w:ascii="Helvetica Neue" w:hAnsi="Helvetica Neue"/>
        </w:rPr>
        <w:t xml:space="preserve">Check the repository for any IDE specific files. IDE configuration files must not be in repository. Verify </w:t>
      </w:r>
      <w:proofErr w:type="gramStart"/>
      <w:r>
        <w:rPr>
          <w:rFonts w:ascii="Helvetica Neue" w:hAnsi="Helvetica Neue"/>
        </w:rPr>
        <w:t>their </w:t>
      </w:r>
      <w:r>
        <w:rPr>
          <w:rStyle w:val="na"/>
          <w:rFonts w:ascii="Courier New" w:hAnsi="Courier New" w:cs="Courier New"/>
          <w:color w:val="C2185B"/>
          <w:sz w:val="20"/>
          <w:szCs w:val="20"/>
        </w:rPr>
        <w:t>.</w:t>
      </w:r>
      <w:proofErr w:type="spellStart"/>
      <w:r>
        <w:rPr>
          <w:rStyle w:val="na"/>
          <w:rFonts w:ascii="Courier New" w:hAnsi="Courier New" w:cs="Courier New"/>
          <w:color w:val="C2185B"/>
          <w:sz w:val="20"/>
          <w:szCs w:val="20"/>
        </w:rPr>
        <w:t>gitignore</w:t>
      </w:r>
      <w:proofErr w:type="spellEnd"/>
      <w:proofErr w:type="gramEnd"/>
      <w:r>
        <w:rPr>
          <w:rFonts w:ascii="Helvetica Neue" w:hAnsi="Helvetica Neue"/>
        </w:rPr>
        <w:t> configuration.</w:t>
      </w:r>
    </w:p>
    <w:p w14:paraId="52F43E4F" w14:textId="77777777" w:rsidR="000240B6" w:rsidRDefault="000240B6" w:rsidP="0047624C">
      <w:pPr>
        <w:numPr>
          <w:ilvl w:val="0"/>
          <w:numId w:val="43"/>
        </w:numPr>
        <w:spacing w:beforeAutospacing="1"/>
        <w:ind w:left="450"/>
        <w:rPr>
          <w:rFonts w:ascii="Helvetica Neue" w:hAnsi="Helvetica Neue"/>
        </w:rPr>
      </w:pPr>
      <w:r>
        <w:rPr>
          <w:rFonts w:ascii="Helvetica Neue" w:hAnsi="Helvetica Neue"/>
        </w:rPr>
        <w:t>Check the repository for build artifacts such as </w:t>
      </w:r>
      <w:r>
        <w:rPr>
          <w:rStyle w:val="na"/>
          <w:rFonts w:ascii="Courier New" w:hAnsi="Courier New" w:cs="Courier New"/>
          <w:color w:val="C2185B"/>
          <w:sz w:val="20"/>
          <w:szCs w:val="20"/>
        </w:rPr>
        <w:t>.class</w:t>
      </w:r>
      <w:r>
        <w:rPr>
          <w:rFonts w:ascii="Helvetica Neue" w:hAnsi="Helvetica Neue"/>
        </w:rPr>
        <w:t>, </w:t>
      </w:r>
      <w:r>
        <w:rPr>
          <w:rStyle w:val="na"/>
          <w:rFonts w:ascii="Courier New" w:hAnsi="Courier New" w:cs="Courier New"/>
          <w:color w:val="C2185B"/>
          <w:sz w:val="20"/>
          <w:szCs w:val="20"/>
        </w:rPr>
        <w:t>.jar</w:t>
      </w:r>
      <w:r>
        <w:rPr>
          <w:rFonts w:ascii="Helvetica Neue" w:hAnsi="Helvetica Neue"/>
        </w:rPr>
        <w:t>, </w:t>
      </w:r>
      <w:r>
        <w:rPr>
          <w:rStyle w:val="na"/>
          <w:rFonts w:ascii="Courier New" w:hAnsi="Courier New" w:cs="Courier New"/>
          <w:color w:val="C2185B"/>
          <w:sz w:val="20"/>
          <w:szCs w:val="20"/>
        </w:rPr>
        <w:t>.war</w:t>
      </w:r>
      <w:r>
        <w:rPr>
          <w:rFonts w:ascii="Helvetica Neue" w:hAnsi="Helvetica Neue"/>
        </w:rPr>
        <w:t> files and </w:t>
      </w:r>
      <w:r>
        <w:rPr>
          <w:rStyle w:val="err"/>
          <w:rFonts w:ascii="Courier New" w:hAnsi="Courier New" w:cs="Courier New"/>
          <w:color w:val="A61717"/>
          <w:sz w:val="20"/>
          <w:szCs w:val="20"/>
        </w:rPr>
        <w:t>build</w:t>
      </w:r>
      <w:r>
        <w:rPr>
          <w:rFonts w:ascii="Helvetica Neue" w:hAnsi="Helvetica Neue"/>
        </w:rPr>
        <w:t> directory. None of these should be checked into the repository.</w:t>
      </w:r>
    </w:p>
    <w:p w14:paraId="7F073C14" w14:textId="77777777" w:rsidR="000240B6" w:rsidRDefault="000240B6" w:rsidP="0047624C">
      <w:pPr>
        <w:numPr>
          <w:ilvl w:val="0"/>
          <w:numId w:val="43"/>
        </w:numPr>
        <w:spacing w:before="100" w:beforeAutospacing="1"/>
        <w:ind w:left="450"/>
        <w:rPr>
          <w:rFonts w:ascii="Helvetica Neue" w:hAnsi="Helvetica Neue"/>
        </w:rPr>
      </w:pPr>
      <w:r>
        <w:rPr>
          <w:rFonts w:ascii="Helvetica Neue" w:hAnsi="Helvetica Neue"/>
        </w:rPr>
        <w:t>Check for dependencies. Dependencies from Maven repository should not be committed to the git repository.</w:t>
      </w:r>
    </w:p>
    <w:p w14:paraId="5398D43C"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IAM (10%)</w:t>
      </w:r>
      <w:hyperlink r:id="rId144" w:anchor="iam-10" w:tooltip="Permanent link" w:history="1">
        <w:r>
          <w:rPr>
            <w:rStyle w:val="Hyperlink"/>
            <w:rFonts w:ascii="Helvetica Neue" w:hAnsi="Helvetica Neue"/>
            <w:b w:val="0"/>
            <w:bCs w:val="0"/>
            <w:spacing w:val="-2"/>
            <w:u w:val="none"/>
          </w:rPr>
          <w:t>¶</w:t>
        </w:r>
      </w:hyperlink>
    </w:p>
    <w:p w14:paraId="2912DD23" w14:textId="77777777" w:rsidR="000240B6" w:rsidRDefault="000240B6" w:rsidP="0047624C">
      <w:pPr>
        <w:numPr>
          <w:ilvl w:val="0"/>
          <w:numId w:val="44"/>
        </w:numPr>
        <w:spacing w:before="100" w:beforeAutospacing="1" w:after="120"/>
        <w:ind w:left="450"/>
        <w:rPr>
          <w:rFonts w:ascii="Helvetica Neue" w:hAnsi="Helvetica Neue"/>
        </w:rPr>
      </w:pPr>
      <w:r>
        <w:rPr>
          <w:rFonts w:ascii="Helvetica Neue" w:hAnsi="Helvetica Neue"/>
        </w:rPr>
        <w:lastRenderedPageBreak/>
        <w:t>Check if all users (team and TAs) are created and assigned to correct group.</w:t>
      </w:r>
    </w:p>
    <w:p w14:paraId="53BA4B4D" w14:textId="77777777" w:rsidR="000240B6" w:rsidRDefault="000240B6" w:rsidP="0047624C">
      <w:pPr>
        <w:numPr>
          <w:ilvl w:val="0"/>
          <w:numId w:val="44"/>
        </w:numPr>
        <w:spacing w:before="100" w:beforeAutospacing="1" w:after="120"/>
        <w:ind w:left="450"/>
        <w:rPr>
          <w:rFonts w:ascii="Helvetica Neue" w:hAnsi="Helvetica Neue"/>
        </w:rPr>
      </w:pPr>
      <w:r>
        <w:rPr>
          <w:rFonts w:ascii="Helvetica Neue" w:hAnsi="Helvetica Neue"/>
        </w:rPr>
        <w:t>Verify users have console access and not programmatic access. For this check the email students have sent to you. Did the email contain password or credentials for programmatic access or just username?</w:t>
      </w:r>
    </w:p>
    <w:p w14:paraId="2CE79CAB" w14:textId="77777777" w:rsidR="000240B6" w:rsidRDefault="000240B6" w:rsidP="0047624C">
      <w:pPr>
        <w:numPr>
          <w:ilvl w:val="0"/>
          <w:numId w:val="44"/>
        </w:numPr>
        <w:spacing w:before="100" w:beforeAutospacing="1" w:after="120"/>
        <w:ind w:left="450"/>
        <w:rPr>
          <w:rFonts w:ascii="Helvetica Neue" w:hAnsi="Helvetica Neue"/>
        </w:rPr>
      </w:pPr>
      <w:r>
        <w:rPr>
          <w:rFonts w:ascii="Helvetica Neue" w:hAnsi="Helvetica Neue"/>
        </w:rPr>
        <w:t>Check the policy attached to the group is </w:t>
      </w:r>
      <w:proofErr w:type="spellStart"/>
      <w:r>
        <w:rPr>
          <w:rFonts w:ascii="Helvetica Neue" w:hAnsi="Helvetica Neue"/>
        </w:rPr>
        <w:fldChar w:fldCharType="begin"/>
      </w:r>
      <w:r>
        <w:rPr>
          <w:rFonts w:ascii="Helvetica Neue" w:hAnsi="Helvetica Neue"/>
        </w:rPr>
        <w:instrText xml:space="preserve"> HYPERLINK "https://console.aws.amazon.com/iam/home?region=us-east-1" \l "/policies/arn:aws:iam::aws:policy/ReadOnlyAccess$serviceLevelSummary" </w:instrText>
      </w:r>
      <w:r>
        <w:rPr>
          <w:rFonts w:ascii="Helvetica Neue" w:hAnsi="Helvetica Neue"/>
        </w:rPr>
        <w:fldChar w:fldCharType="separate"/>
      </w:r>
      <w:r>
        <w:rPr>
          <w:rStyle w:val="Strong"/>
          <w:rFonts w:ascii="Helvetica Neue" w:hAnsi="Helvetica Neue"/>
          <w:color w:val="2196F3"/>
        </w:rPr>
        <w:t>arn:aws:iam</w:t>
      </w:r>
      <w:proofErr w:type="spellEnd"/>
      <w:r>
        <w:rPr>
          <w:rStyle w:val="Strong"/>
          <w:rFonts w:ascii="Helvetica Neue" w:hAnsi="Helvetica Neue"/>
          <w:color w:val="2196F3"/>
        </w:rPr>
        <w:t>::</w:t>
      </w:r>
      <w:proofErr w:type="spellStart"/>
      <w:r>
        <w:rPr>
          <w:rStyle w:val="Strong"/>
          <w:rFonts w:ascii="Helvetica Neue" w:hAnsi="Helvetica Neue"/>
          <w:color w:val="2196F3"/>
        </w:rPr>
        <w:t>aws:policy</w:t>
      </w:r>
      <w:proofErr w:type="spellEnd"/>
      <w:r>
        <w:rPr>
          <w:rStyle w:val="Strong"/>
          <w:rFonts w:ascii="Helvetica Neue" w:hAnsi="Helvetica Neue"/>
          <w:color w:val="2196F3"/>
        </w:rPr>
        <w:t>/</w:t>
      </w:r>
      <w:proofErr w:type="spellStart"/>
      <w:r>
        <w:rPr>
          <w:rStyle w:val="Strong"/>
          <w:rFonts w:ascii="Helvetica Neue" w:hAnsi="Helvetica Neue"/>
          <w:color w:val="2196F3"/>
        </w:rPr>
        <w:t>ReadOnlyAccess</w:t>
      </w:r>
      <w:proofErr w:type="spellEnd"/>
      <w:r>
        <w:rPr>
          <w:rFonts w:ascii="Helvetica Neue" w:hAnsi="Helvetica Neue"/>
        </w:rPr>
        <w:fldChar w:fldCharType="end"/>
      </w:r>
      <w:r>
        <w:rPr>
          <w:rFonts w:ascii="Helvetica Neue" w:hAnsi="Helvetica Neue"/>
        </w:rPr>
        <w:t>.</w:t>
      </w:r>
    </w:p>
    <w:p w14:paraId="4C7221D7" w14:textId="77777777" w:rsidR="000240B6" w:rsidRDefault="000240B6" w:rsidP="0047624C">
      <w:pPr>
        <w:numPr>
          <w:ilvl w:val="0"/>
          <w:numId w:val="44"/>
        </w:numPr>
        <w:spacing w:before="100" w:beforeAutospacing="1" w:after="120"/>
        <w:ind w:left="450"/>
        <w:rPr>
          <w:rFonts w:ascii="Helvetica Neue" w:hAnsi="Helvetica Neue"/>
        </w:rPr>
      </w:pPr>
      <w:r>
        <w:rPr>
          <w:rFonts w:ascii="Helvetica Neue" w:hAnsi="Helvetica Neue"/>
        </w:rPr>
        <w:t>Verify that you (TA) have received both username and password from student for IAM console. Login and verify that you can access their AWS account and your account can only READ. Try deleting their networking stack and it should not allow you to do that.</w:t>
      </w:r>
    </w:p>
    <w:p w14:paraId="51890727" w14:textId="77777777" w:rsidR="000240B6" w:rsidRDefault="000240B6" w:rsidP="0047624C">
      <w:pPr>
        <w:numPr>
          <w:ilvl w:val="0"/>
          <w:numId w:val="44"/>
        </w:numPr>
        <w:spacing w:before="100" w:beforeAutospacing="1"/>
        <w:ind w:left="450"/>
        <w:rPr>
          <w:rFonts w:ascii="Helvetica Neue" w:hAnsi="Helvetica Neue"/>
        </w:rPr>
      </w:pPr>
      <w:r>
        <w:rPr>
          <w:rFonts w:ascii="Helvetica Neue" w:hAnsi="Helvetica Neue"/>
        </w:rPr>
        <w:t>Verify that student has MFA enabled on member accounts and the organization root account.</w:t>
      </w:r>
    </w:p>
    <w:p w14:paraId="10E4390A"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 with AWS CloudFormation (20%)</w:t>
      </w:r>
      <w:hyperlink r:id="rId145" w:anchor="infrastructure-as-code-with-aws-cloudformation-20" w:tooltip="Permanent link" w:history="1">
        <w:r>
          <w:rPr>
            <w:rStyle w:val="Hyperlink"/>
            <w:rFonts w:ascii="Helvetica Neue" w:hAnsi="Helvetica Neue"/>
            <w:b w:val="0"/>
            <w:bCs w:val="0"/>
            <w:spacing w:val="-2"/>
            <w:u w:val="none"/>
          </w:rPr>
          <w:t>¶</w:t>
        </w:r>
      </w:hyperlink>
    </w:p>
    <w:p w14:paraId="1E6CEE41" w14:textId="77777777" w:rsidR="000240B6" w:rsidRDefault="000240B6" w:rsidP="000240B6">
      <w:pPr>
        <w:pStyle w:val="admonition-title"/>
        <w:rPr>
          <w:rFonts w:ascii="Helvetica Neue" w:hAnsi="Helvetica Neue"/>
          <w:b/>
          <w:bCs/>
        </w:rPr>
      </w:pPr>
      <w:r>
        <w:rPr>
          <w:rFonts w:ascii="Helvetica Neue" w:hAnsi="Helvetica Neue"/>
          <w:b/>
          <w:bCs/>
        </w:rPr>
        <w:t>Info</w:t>
      </w:r>
    </w:p>
    <w:p w14:paraId="53FD013D" w14:textId="77777777" w:rsidR="000240B6" w:rsidRDefault="000240B6" w:rsidP="000240B6">
      <w:pPr>
        <w:pStyle w:val="NormalWeb"/>
        <w:rPr>
          <w:rFonts w:ascii="Helvetica Neue" w:hAnsi="Helvetica Neue"/>
        </w:rPr>
      </w:pPr>
      <w:r>
        <w:rPr>
          <w:rFonts w:ascii="Helvetica Neue" w:hAnsi="Helvetica Neue"/>
        </w:rPr>
        <w:t>All demo’s must be performed by downloading code from student’s GitHub repository’s master branch through browser.</w:t>
      </w:r>
    </w:p>
    <w:p w14:paraId="2C2561E5" w14:textId="77777777" w:rsidR="000240B6" w:rsidRDefault="000240B6" w:rsidP="0047624C">
      <w:pPr>
        <w:numPr>
          <w:ilvl w:val="0"/>
          <w:numId w:val="45"/>
        </w:numPr>
        <w:spacing w:beforeAutospacing="1"/>
        <w:ind w:left="450"/>
        <w:rPr>
          <w:rFonts w:ascii="Helvetica Neue" w:hAnsi="Helvetica Neue"/>
        </w:rPr>
      </w:pPr>
      <w:r>
        <w:rPr>
          <w:rFonts w:ascii="Helvetica Neue" w:hAnsi="Helvetica Neue"/>
        </w:rPr>
        <w:t>Students should demo creation of CloudFormation stack using </w:t>
      </w:r>
      <w:r>
        <w:rPr>
          <w:rStyle w:val="err"/>
          <w:rFonts w:ascii="Courier New" w:hAnsi="Courier New" w:cs="Courier New"/>
          <w:color w:val="A61717"/>
          <w:sz w:val="20"/>
          <w:szCs w:val="20"/>
        </w:rPr>
        <w:t>csye6225-aws-cf-create-stack.sh</w:t>
      </w:r>
      <w:r>
        <w:rPr>
          <w:rFonts w:ascii="Helvetica Neue" w:hAnsi="Helvetica Neue"/>
        </w:rPr>
        <w:t> shell script.</w:t>
      </w:r>
    </w:p>
    <w:p w14:paraId="312954C6" w14:textId="77777777" w:rsidR="000240B6" w:rsidRDefault="000240B6" w:rsidP="0047624C">
      <w:pPr>
        <w:numPr>
          <w:ilvl w:val="0"/>
          <w:numId w:val="45"/>
        </w:numPr>
        <w:spacing w:beforeAutospacing="1"/>
        <w:ind w:left="450"/>
        <w:rPr>
          <w:rFonts w:ascii="Helvetica Neue" w:hAnsi="Helvetica Neue"/>
        </w:rPr>
      </w:pPr>
      <w:r>
        <w:rPr>
          <w:rFonts w:ascii="Helvetica Neue" w:hAnsi="Helvetica Neue"/>
        </w:rPr>
        <w:t>Students should demo termination of CloudFormation stack using </w:t>
      </w:r>
      <w:r>
        <w:rPr>
          <w:rStyle w:val="err"/>
          <w:rFonts w:ascii="Courier New" w:hAnsi="Courier New" w:cs="Courier New"/>
          <w:color w:val="A61717"/>
          <w:sz w:val="20"/>
          <w:szCs w:val="20"/>
        </w:rPr>
        <w:t>csye6225-aws-cf-terminate-stack.sh</w:t>
      </w:r>
      <w:r>
        <w:rPr>
          <w:rFonts w:ascii="Helvetica Neue" w:hAnsi="Helvetica Neue"/>
        </w:rPr>
        <w:t> shell script.</w:t>
      </w:r>
    </w:p>
    <w:p w14:paraId="19A60DD1" w14:textId="77777777" w:rsidR="000240B6" w:rsidRDefault="000240B6" w:rsidP="0047624C">
      <w:pPr>
        <w:numPr>
          <w:ilvl w:val="0"/>
          <w:numId w:val="45"/>
        </w:numPr>
        <w:spacing w:beforeAutospacing="1"/>
        <w:ind w:left="450"/>
        <w:rPr>
          <w:rFonts w:ascii="Helvetica Neue" w:hAnsi="Helvetica Neue"/>
        </w:rPr>
      </w:pPr>
      <w:r>
        <w:rPr>
          <w:rFonts w:ascii="Helvetica Neue" w:hAnsi="Helvetica Neue"/>
        </w:rPr>
        <w:t>Students should demo </w:t>
      </w:r>
      <w:r>
        <w:rPr>
          <w:rStyle w:val="err"/>
          <w:rFonts w:ascii="Courier New" w:hAnsi="Courier New" w:cs="Courier New"/>
          <w:color w:val="A61717"/>
          <w:sz w:val="20"/>
          <w:szCs w:val="20"/>
        </w:rPr>
        <w:t>csye6225-aws-networking-setup.sh</w:t>
      </w:r>
      <w:r>
        <w:rPr>
          <w:rFonts w:ascii="Helvetica Neue" w:hAnsi="Helvetica Neue"/>
        </w:rPr>
        <w:t> shell script.</w:t>
      </w:r>
    </w:p>
    <w:p w14:paraId="126CD542" w14:textId="77777777" w:rsidR="000240B6" w:rsidRDefault="000240B6" w:rsidP="0047624C">
      <w:pPr>
        <w:numPr>
          <w:ilvl w:val="0"/>
          <w:numId w:val="45"/>
        </w:numPr>
        <w:spacing w:beforeAutospacing="1"/>
        <w:ind w:left="450"/>
        <w:rPr>
          <w:rFonts w:ascii="Helvetica Neue" w:hAnsi="Helvetica Neue"/>
        </w:rPr>
      </w:pPr>
      <w:r>
        <w:rPr>
          <w:rFonts w:ascii="Helvetica Neue" w:hAnsi="Helvetica Neue"/>
        </w:rPr>
        <w:t>Students should demo </w:t>
      </w:r>
      <w:r>
        <w:rPr>
          <w:rStyle w:val="err"/>
          <w:rFonts w:ascii="Courier New" w:hAnsi="Courier New" w:cs="Courier New"/>
          <w:color w:val="A61717"/>
          <w:sz w:val="20"/>
          <w:szCs w:val="20"/>
        </w:rPr>
        <w:t>csye6225-aws-networking-teardown.sh</w:t>
      </w:r>
      <w:r>
        <w:rPr>
          <w:rFonts w:ascii="Helvetica Neue" w:hAnsi="Helvetica Neue"/>
        </w:rPr>
        <w:t> shell script.</w:t>
      </w:r>
    </w:p>
    <w:p w14:paraId="743DFFA4" w14:textId="77777777" w:rsidR="000240B6" w:rsidRDefault="000240B6" w:rsidP="0047624C">
      <w:pPr>
        <w:numPr>
          <w:ilvl w:val="0"/>
          <w:numId w:val="45"/>
        </w:numPr>
        <w:spacing w:before="100" w:beforeAutospacing="1" w:after="120"/>
        <w:ind w:left="450"/>
        <w:rPr>
          <w:rFonts w:ascii="Helvetica Neue" w:hAnsi="Helvetica Neue"/>
        </w:rPr>
      </w:pPr>
      <w:r>
        <w:rPr>
          <w:rFonts w:ascii="Helvetica Neue" w:hAnsi="Helvetica Neue"/>
        </w:rPr>
        <w:t>Verify that CloudFormation templates do not contain any hardcoded values.</w:t>
      </w:r>
    </w:p>
    <w:p w14:paraId="09853F67" w14:textId="77777777" w:rsidR="000240B6" w:rsidRDefault="000240B6" w:rsidP="0047624C">
      <w:pPr>
        <w:numPr>
          <w:ilvl w:val="0"/>
          <w:numId w:val="45"/>
        </w:numPr>
        <w:spacing w:before="100" w:beforeAutospacing="1" w:after="120"/>
        <w:ind w:left="450"/>
        <w:rPr>
          <w:rFonts w:ascii="Helvetica Neue" w:hAnsi="Helvetica Neue"/>
        </w:rPr>
      </w:pPr>
      <w:r>
        <w:rPr>
          <w:rFonts w:ascii="Helvetica Neue" w:hAnsi="Helvetica Neue"/>
        </w:rPr>
        <w:t>Try scripts with invalid parameters.</w:t>
      </w:r>
    </w:p>
    <w:p w14:paraId="57DDF99B" w14:textId="77777777" w:rsidR="000240B6" w:rsidRDefault="000240B6" w:rsidP="0047624C">
      <w:pPr>
        <w:numPr>
          <w:ilvl w:val="0"/>
          <w:numId w:val="45"/>
        </w:numPr>
        <w:spacing w:before="100" w:beforeAutospacing="1"/>
        <w:ind w:left="450"/>
        <w:rPr>
          <w:rFonts w:ascii="Helvetica Neue" w:hAnsi="Helvetica Neue"/>
        </w:rPr>
      </w:pPr>
      <w:r>
        <w:rPr>
          <w:rStyle w:val="Strong"/>
          <w:rFonts w:ascii="Helvetica Neue" w:hAnsi="Helvetica Neue"/>
        </w:rPr>
        <w:t>Create multiple VPCs using CloudFormation without any conflicts.</w:t>
      </w:r>
    </w:p>
    <w:p w14:paraId="79BD891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 with AWS Command Line Interface (30%)</w:t>
      </w:r>
      <w:hyperlink r:id="rId146" w:anchor="infrastructure-as-code-with-aws-command-line-interface-30" w:tooltip="Permanent link" w:history="1">
        <w:r>
          <w:rPr>
            <w:rStyle w:val="Hyperlink"/>
            <w:rFonts w:ascii="Helvetica Neue" w:hAnsi="Helvetica Neue"/>
            <w:b w:val="0"/>
            <w:bCs w:val="0"/>
            <w:spacing w:val="-2"/>
            <w:u w:val="none"/>
          </w:rPr>
          <w:t>¶</w:t>
        </w:r>
      </w:hyperlink>
    </w:p>
    <w:p w14:paraId="7740689A" w14:textId="77777777" w:rsidR="000240B6" w:rsidRDefault="000240B6" w:rsidP="000240B6">
      <w:pPr>
        <w:pStyle w:val="admonition-title"/>
        <w:rPr>
          <w:rFonts w:ascii="Helvetica Neue" w:hAnsi="Helvetica Neue"/>
          <w:b/>
          <w:bCs/>
        </w:rPr>
      </w:pPr>
      <w:r>
        <w:rPr>
          <w:rFonts w:ascii="Helvetica Neue" w:hAnsi="Helvetica Neue"/>
          <w:b/>
          <w:bCs/>
        </w:rPr>
        <w:t>Info</w:t>
      </w:r>
    </w:p>
    <w:p w14:paraId="7CF9DFE4" w14:textId="77777777" w:rsidR="000240B6" w:rsidRDefault="000240B6" w:rsidP="000240B6">
      <w:pPr>
        <w:pStyle w:val="NormalWeb"/>
        <w:rPr>
          <w:rFonts w:ascii="Helvetica Neue" w:hAnsi="Helvetica Neue"/>
        </w:rPr>
      </w:pPr>
      <w:r>
        <w:rPr>
          <w:rFonts w:ascii="Helvetica Neue" w:hAnsi="Helvetica Neue"/>
        </w:rPr>
        <w:t>All demo’s must be performed by downloading code from student’s GitHub repository’s master branch through browser.</w:t>
      </w:r>
    </w:p>
    <w:p w14:paraId="190F2916" w14:textId="77777777" w:rsidR="000240B6" w:rsidRDefault="000240B6" w:rsidP="0047624C">
      <w:pPr>
        <w:numPr>
          <w:ilvl w:val="0"/>
          <w:numId w:val="46"/>
        </w:numPr>
        <w:spacing w:before="100" w:beforeAutospacing="1" w:after="120"/>
        <w:ind w:left="450"/>
        <w:rPr>
          <w:rFonts w:ascii="Helvetica Neue" w:hAnsi="Helvetica Neue"/>
        </w:rPr>
      </w:pPr>
      <w:r>
        <w:rPr>
          <w:rFonts w:ascii="Helvetica Neue" w:hAnsi="Helvetica Neue"/>
        </w:rPr>
        <w:t>Verify AWS CLI is configured with IAM user credentials.</w:t>
      </w:r>
    </w:p>
    <w:p w14:paraId="75A80330" w14:textId="77777777" w:rsidR="000240B6" w:rsidRDefault="000240B6" w:rsidP="0047624C">
      <w:pPr>
        <w:numPr>
          <w:ilvl w:val="0"/>
          <w:numId w:val="46"/>
        </w:numPr>
        <w:spacing w:beforeAutospacing="1"/>
        <w:ind w:left="450"/>
        <w:rPr>
          <w:rFonts w:ascii="Helvetica Neue" w:hAnsi="Helvetica Neue"/>
        </w:rPr>
      </w:pPr>
      <w:r>
        <w:rPr>
          <w:rFonts w:ascii="Helvetica Neue" w:hAnsi="Helvetica Neue"/>
        </w:rPr>
        <w:t>Verify AWS CLI profiles are setup correctly for all member accounts and that </w:t>
      </w:r>
      <w:r>
        <w:rPr>
          <w:rStyle w:val="err"/>
          <w:rFonts w:ascii="Courier New" w:hAnsi="Courier New" w:cs="Courier New"/>
          <w:color w:val="A61717"/>
          <w:sz w:val="20"/>
          <w:szCs w:val="20"/>
        </w:rPr>
        <w:t>default</w:t>
      </w:r>
      <w:r>
        <w:rPr>
          <w:rFonts w:ascii="Helvetica Neue" w:hAnsi="Helvetica Neue"/>
        </w:rPr>
        <w:t> profile is not configured.</w:t>
      </w:r>
    </w:p>
    <w:p w14:paraId="498F2C3E" w14:textId="77777777" w:rsidR="000240B6" w:rsidRDefault="000240B6" w:rsidP="0047624C">
      <w:pPr>
        <w:numPr>
          <w:ilvl w:val="0"/>
          <w:numId w:val="46"/>
        </w:numPr>
        <w:spacing w:before="100" w:beforeAutospacing="1" w:after="120"/>
        <w:ind w:left="450"/>
        <w:rPr>
          <w:rFonts w:ascii="Helvetica Neue" w:hAnsi="Helvetica Neue"/>
        </w:rPr>
      </w:pPr>
      <w:r>
        <w:rPr>
          <w:rFonts w:ascii="Helvetica Neue" w:hAnsi="Helvetica Neue"/>
        </w:rPr>
        <w:t>Verify default regions for AWS member accounts are setup as per requirement.</w:t>
      </w:r>
    </w:p>
    <w:p w14:paraId="14A11E44" w14:textId="77777777" w:rsidR="000240B6" w:rsidRDefault="000240B6" w:rsidP="0047624C">
      <w:pPr>
        <w:numPr>
          <w:ilvl w:val="0"/>
          <w:numId w:val="46"/>
        </w:numPr>
        <w:spacing w:beforeAutospacing="1"/>
        <w:ind w:left="450"/>
        <w:rPr>
          <w:rFonts w:ascii="Helvetica Neue" w:hAnsi="Helvetica Neue"/>
        </w:rPr>
      </w:pPr>
      <w:r>
        <w:rPr>
          <w:rFonts w:ascii="Helvetica Neue" w:hAnsi="Helvetica Neue"/>
        </w:rPr>
        <w:lastRenderedPageBreak/>
        <w:t>Students should demo </w:t>
      </w:r>
      <w:r>
        <w:rPr>
          <w:rStyle w:val="err"/>
          <w:rFonts w:ascii="Courier New" w:hAnsi="Courier New" w:cs="Courier New"/>
          <w:color w:val="A61717"/>
          <w:sz w:val="20"/>
          <w:szCs w:val="20"/>
        </w:rPr>
        <w:t>csye6225-aws-networking-setup.sh</w:t>
      </w:r>
      <w:r>
        <w:rPr>
          <w:rFonts w:ascii="Helvetica Neue" w:hAnsi="Helvetica Neue"/>
        </w:rPr>
        <w:t> shell script.</w:t>
      </w:r>
    </w:p>
    <w:p w14:paraId="0412E515" w14:textId="77777777" w:rsidR="000240B6" w:rsidRDefault="000240B6" w:rsidP="0047624C">
      <w:pPr>
        <w:numPr>
          <w:ilvl w:val="0"/>
          <w:numId w:val="46"/>
        </w:numPr>
        <w:spacing w:beforeAutospacing="1"/>
        <w:ind w:left="450"/>
        <w:rPr>
          <w:rFonts w:ascii="Helvetica Neue" w:hAnsi="Helvetica Neue"/>
        </w:rPr>
      </w:pPr>
      <w:r>
        <w:rPr>
          <w:rFonts w:ascii="Helvetica Neue" w:hAnsi="Helvetica Neue"/>
        </w:rPr>
        <w:t>Students should demo </w:t>
      </w:r>
      <w:r>
        <w:rPr>
          <w:rStyle w:val="err"/>
          <w:rFonts w:ascii="Courier New" w:hAnsi="Courier New" w:cs="Courier New"/>
          <w:color w:val="A61717"/>
          <w:sz w:val="20"/>
          <w:szCs w:val="20"/>
        </w:rPr>
        <w:t>csye6225-aws-networking-teardown.sh</w:t>
      </w:r>
      <w:r>
        <w:rPr>
          <w:rFonts w:ascii="Helvetica Neue" w:hAnsi="Helvetica Neue"/>
        </w:rPr>
        <w:t> shell script.</w:t>
      </w:r>
    </w:p>
    <w:p w14:paraId="63EB09F4" w14:textId="77777777" w:rsidR="000240B6" w:rsidRDefault="000240B6" w:rsidP="0047624C">
      <w:pPr>
        <w:numPr>
          <w:ilvl w:val="0"/>
          <w:numId w:val="46"/>
        </w:numPr>
        <w:spacing w:before="100" w:beforeAutospacing="1" w:after="120"/>
        <w:ind w:left="450"/>
        <w:rPr>
          <w:rFonts w:ascii="Helvetica Neue" w:hAnsi="Helvetica Neue"/>
        </w:rPr>
      </w:pPr>
      <w:r>
        <w:rPr>
          <w:rFonts w:ascii="Helvetica Neue" w:hAnsi="Helvetica Neue"/>
        </w:rPr>
        <w:t>Verify that shell scripts do not contain any hardcoded values.</w:t>
      </w:r>
    </w:p>
    <w:p w14:paraId="4AE9BFBD" w14:textId="77777777" w:rsidR="000240B6" w:rsidRDefault="000240B6" w:rsidP="0047624C">
      <w:pPr>
        <w:numPr>
          <w:ilvl w:val="0"/>
          <w:numId w:val="46"/>
        </w:numPr>
        <w:spacing w:before="100" w:beforeAutospacing="1" w:after="120"/>
        <w:ind w:left="450"/>
        <w:rPr>
          <w:rFonts w:ascii="Helvetica Neue" w:hAnsi="Helvetica Neue"/>
        </w:rPr>
      </w:pPr>
      <w:r>
        <w:rPr>
          <w:rFonts w:ascii="Helvetica Neue" w:hAnsi="Helvetica Neue"/>
        </w:rPr>
        <w:t>Try scripts with invalid parameters.</w:t>
      </w:r>
    </w:p>
    <w:p w14:paraId="046D974C" w14:textId="77777777" w:rsidR="000240B6" w:rsidRDefault="000240B6" w:rsidP="0047624C">
      <w:pPr>
        <w:numPr>
          <w:ilvl w:val="0"/>
          <w:numId w:val="46"/>
        </w:numPr>
        <w:spacing w:before="100" w:beforeAutospacing="1"/>
        <w:ind w:left="450"/>
        <w:rPr>
          <w:rFonts w:ascii="Helvetica Neue" w:hAnsi="Helvetica Neue"/>
        </w:rPr>
      </w:pPr>
      <w:r>
        <w:rPr>
          <w:rStyle w:val="Strong"/>
          <w:rFonts w:ascii="Helvetica Neue" w:hAnsi="Helvetica Neue"/>
        </w:rPr>
        <w:t>Create multiple VPCs using CLI without any conflicts.</w:t>
      </w:r>
    </w:p>
    <w:p w14:paraId="7B51E5B8"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 with Terraform (30%)</w:t>
      </w:r>
      <w:hyperlink r:id="rId147" w:anchor="infrastructure-as-code-with-terraform-30" w:tooltip="Permanent link" w:history="1">
        <w:r>
          <w:rPr>
            <w:rStyle w:val="Hyperlink"/>
            <w:rFonts w:ascii="Helvetica Neue" w:hAnsi="Helvetica Neue"/>
            <w:b w:val="0"/>
            <w:bCs w:val="0"/>
            <w:spacing w:val="-2"/>
            <w:u w:val="none"/>
          </w:rPr>
          <w:t>¶</w:t>
        </w:r>
      </w:hyperlink>
    </w:p>
    <w:p w14:paraId="0FE6BD02" w14:textId="77777777" w:rsidR="000240B6" w:rsidRDefault="000240B6" w:rsidP="000240B6">
      <w:pPr>
        <w:pStyle w:val="admonition-title"/>
        <w:rPr>
          <w:rFonts w:ascii="Helvetica Neue" w:hAnsi="Helvetica Neue"/>
          <w:b/>
          <w:bCs/>
        </w:rPr>
      </w:pPr>
      <w:r>
        <w:rPr>
          <w:rFonts w:ascii="Helvetica Neue" w:hAnsi="Helvetica Neue"/>
          <w:b/>
          <w:bCs/>
        </w:rPr>
        <w:t>Info</w:t>
      </w:r>
    </w:p>
    <w:p w14:paraId="21ED9E44" w14:textId="77777777" w:rsidR="000240B6" w:rsidRDefault="000240B6" w:rsidP="000240B6">
      <w:pPr>
        <w:pStyle w:val="NormalWeb"/>
        <w:rPr>
          <w:rFonts w:ascii="Helvetica Neue" w:hAnsi="Helvetica Neue"/>
        </w:rPr>
      </w:pPr>
      <w:r>
        <w:rPr>
          <w:rFonts w:ascii="Helvetica Neue" w:hAnsi="Helvetica Neue"/>
        </w:rPr>
        <w:t>All demo’s must be performed by downloading code from student’s GitHub repository’s master branch through browser.</w:t>
      </w:r>
    </w:p>
    <w:p w14:paraId="33DD5472" w14:textId="77777777" w:rsidR="000240B6" w:rsidRDefault="000240B6" w:rsidP="0047624C">
      <w:pPr>
        <w:numPr>
          <w:ilvl w:val="0"/>
          <w:numId w:val="47"/>
        </w:numPr>
        <w:spacing w:beforeAutospacing="1"/>
        <w:ind w:left="450"/>
        <w:rPr>
          <w:rFonts w:ascii="Helvetica Neue" w:hAnsi="Helvetica Neue"/>
        </w:rPr>
      </w:pPr>
      <w:r>
        <w:rPr>
          <w:rFonts w:ascii="Helvetica Neue" w:hAnsi="Helvetica Neue"/>
        </w:rPr>
        <w:t>Students should demo creation of networking resources using </w:t>
      </w:r>
      <w:r>
        <w:rPr>
          <w:rStyle w:val="err"/>
          <w:rFonts w:ascii="Courier New" w:hAnsi="Courier New" w:cs="Courier New"/>
          <w:color w:val="A61717"/>
          <w:sz w:val="20"/>
          <w:szCs w:val="20"/>
        </w:rPr>
        <w:t>terraform apply</w:t>
      </w:r>
      <w:r>
        <w:rPr>
          <w:rFonts w:ascii="Helvetica Neue" w:hAnsi="Helvetica Neue"/>
        </w:rPr>
        <w:t> command.</w:t>
      </w:r>
    </w:p>
    <w:p w14:paraId="4CFD66AA" w14:textId="77777777" w:rsidR="000240B6" w:rsidRDefault="000240B6" w:rsidP="0047624C">
      <w:pPr>
        <w:numPr>
          <w:ilvl w:val="0"/>
          <w:numId w:val="47"/>
        </w:numPr>
        <w:spacing w:beforeAutospacing="1"/>
        <w:ind w:left="450"/>
        <w:rPr>
          <w:rFonts w:ascii="Helvetica Neue" w:hAnsi="Helvetica Neue"/>
        </w:rPr>
      </w:pPr>
      <w:r>
        <w:rPr>
          <w:rFonts w:ascii="Helvetica Neue" w:hAnsi="Helvetica Neue"/>
        </w:rPr>
        <w:t>Students should demo cleanup of networking resources using </w:t>
      </w:r>
      <w:r>
        <w:rPr>
          <w:rStyle w:val="err"/>
          <w:rFonts w:ascii="Courier New" w:hAnsi="Courier New" w:cs="Courier New"/>
          <w:color w:val="A61717"/>
          <w:sz w:val="20"/>
          <w:szCs w:val="20"/>
        </w:rPr>
        <w:t>terraform destroy</w:t>
      </w:r>
      <w:r>
        <w:rPr>
          <w:rFonts w:ascii="Helvetica Neue" w:hAnsi="Helvetica Neue"/>
        </w:rPr>
        <w:t> command.</w:t>
      </w:r>
    </w:p>
    <w:p w14:paraId="30586C03" w14:textId="77777777" w:rsidR="000240B6" w:rsidRDefault="000240B6" w:rsidP="0047624C">
      <w:pPr>
        <w:numPr>
          <w:ilvl w:val="0"/>
          <w:numId w:val="47"/>
        </w:numPr>
        <w:spacing w:before="100" w:beforeAutospacing="1" w:after="120"/>
        <w:ind w:left="450"/>
        <w:rPr>
          <w:rFonts w:ascii="Helvetica Neue" w:hAnsi="Helvetica Neue"/>
        </w:rPr>
      </w:pPr>
      <w:r>
        <w:rPr>
          <w:rFonts w:ascii="Helvetica Neue" w:hAnsi="Helvetica Neue"/>
        </w:rPr>
        <w:t>Verify that terraform configuration files do not contain any hardcoded values.</w:t>
      </w:r>
    </w:p>
    <w:p w14:paraId="4B348A47" w14:textId="77777777" w:rsidR="000240B6" w:rsidRDefault="000240B6" w:rsidP="0047624C">
      <w:pPr>
        <w:numPr>
          <w:ilvl w:val="0"/>
          <w:numId w:val="47"/>
        </w:numPr>
        <w:spacing w:before="100" w:beforeAutospacing="1" w:after="120"/>
        <w:ind w:left="450"/>
        <w:rPr>
          <w:rFonts w:ascii="Helvetica Neue" w:hAnsi="Helvetica Neue"/>
        </w:rPr>
      </w:pPr>
      <w:r>
        <w:rPr>
          <w:rFonts w:ascii="Helvetica Neue" w:hAnsi="Helvetica Neue"/>
        </w:rPr>
        <w:t>Verify Terraform state file is not checked into the GitHub repository.</w:t>
      </w:r>
    </w:p>
    <w:p w14:paraId="39A9A1CE" w14:textId="77777777" w:rsidR="000240B6" w:rsidRDefault="000240B6" w:rsidP="0047624C">
      <w:pPr>
        <w:numPr>
          <w:ilvl w:val="0"/>
          <w:numId w:val="47"/>
        </w:numPr>
        <w:spacing w:before="100" w:beforeAutospacing="1"/>
        <w:ind w:left="450"/>
        <w:rPr>
          <w:rFonts w:ascii="Helvetica Neue" w:hAnsi="Helvetica Neue"/>
        </w:rPr>
      </w:pPr>
      <w:r>
        <w:rPr>
          <w:rStyle w:val="Strong"/>
          <w:rFonts w:ascii="Helvetica Neue" w:hAnsi="Helvetica Neue"/>
        </w:rPr>
        <w:t>Create multiple VPCs using CLI and CloudFormation without any conflicts.</w:t>
      </w:r>
    </w:p>
    <w:p w14:paraId="13EB7A13" w14:textId="3BB137C6" w:rsidR="000240B6" w:rsidRDefault="000240B6" w:rsidP="000240B6"/>
    <w:p w14:paraId="18B57BE7" w14:textId="01946E54" w:rsidR="000240B6" w:rsidRDefault="000240B6" w:rsidP="000240B6">
      <w:r>
        <w:t>Lecture 5</w:t>
      </w:r>
    </w:p>
    <w:p w14:paraId="6C55644F"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Agenda</w:t>
      </w:r>
      <w:hyperlink r:id="rId148" w:anchor="agenda" w:tooltip="Permanent link" w:history="1">
        <w:r>
          <w:rPr>
            <w:rStyle w:val="Hyperlink"/>
            <w:rFonts w:ascii="Helvetica Neue" w:hAnsi="Helvetica Neue"/>
            <w:b w:val="0"/>
            <w:bCs w:val="0"/>
            <w:spacing w:val="-2"/>
            <w:u w:val="none"/>
          </w:rPr>
          <w:t>¶</w:t>
        </w:r>
      </w:hyperlink>
    </w:p>
    <w:p w14:paraId="22F61566" w14:textId="77777777" w:rsidR="000240B6" w:rsidRDefault="000240B6" w:rsidP="0047624C">
      <w:pPr>
        <w:numPr>
          <w:ilvl w:val="0"/>
          <w:numId w:val="48"/>
        </w:numPr>
        <w:spacing w:before="100" w:beforeAutospacing="1" w:after="120"/>
        <w:ind w:left="450"/>
        <w:rPr>
          <w:rFonts w:ascii="Helvetica Neue" w:hAnsi="Helvetica Neue"/>
        </w:rPr>
      </w:pPr>
      <w:r>
        <w:rPr>
          <w:rFonts w:ascii="Helvetica Neue" w:hAnsi="Helvetica Neue"/>
        </w:rPr>
        <w:t>Review </w:t>
      </w:r>
      <w:hyperlink r:id="rId149" w:history="1">
        <w:r>
          <w:rPr>
            <w:rStyle w:val="Hyperlink"/>
            <w:rFonts w:ascii="Helvetica Neue" w:hAnsi="Helvetica Neue"/>
            <w:color w:val="2196F3"/>
            <w:u w:val="none"/>
          </w:rPr>
          <w:t>Assignment #03</w:t>
        </w:r>
      </w:hyperlink>
    </w:p>
    <w:p w14:paraId="559FB6B5" w14:textId="77777777" w:rsidR="000240B6" w:rsidRDefault="000240B6" w:rsidP="0047624C">
      <w:pPr>
        <w:numPr>
          <w:ilvl w:val="0"/>
          <w:numId w:val="48"/>
        </w:numPr>
        <w:spacing w:before="100" w:beforeAutospacing="1" w:after="120"/>
        <w:ind w:left="450"/>
        <w:rPr>
          <w:rFonts w:ascii="Helvetica Neue" w:hAnsi="Helvetica Neue"/>
        </w:rPr>
      </w:pPr>
      <w:r>
        <w:rPr>
          <w:rFonts w:ascii="Helvetica Neue" w:hAnsi="Helvetica Neue"/>
        </w:rPr>
        <w:t>Introduction to Amazon Web Services (AWS)</w:t>
      </w:r>
    </w:p>
    <w:p w14:paraId="6B31109F" w14:textId="77777777" w:rsidR="000240B6" w:rsidRDefault="000240B6" w:rsidP="0047624C">
      <w:pPr>
        <w:numPr>
          <w:ilvl w:val="0"/>
          <w:numId w:val="48"/>
        </w:numPr>
        <w:spacing w:before="100" w:beforeAutospacing="1" w:after="120"/>
        <w:ind w:left="450"/>
        <w:rPr>
          <w:rFonts w:ascii="Helvetica Neue" w:hAnsi="Helvetica Neue"/>
        </w:rPr>
      </w:pPr>
      <w:r>
        <w:rPr>
          <w:rFonts w:ascii="Helvetica Neue" w:hAnsi="Helvetica Neue"/>
        </w:rPr>
        <w:t>Identity &amp; Access Management (IAM)</w:t>
      </w:r>
    </w:p>
    <w:p w14:paraId="54579FEB" w14:textId="77777777" w:rsidR="000240B6" w:rsidRDefault="000240B6" w:rsidP="0047624C">
      <w:pPr>
        <w:numPr>
          <w:ilvl w:val="0"/>
          <w:numId w:val="48"/>
        </w:numPr>
        <w:spacing w:before="100" w:beforeAutospacing="1" w:after="120"/>
        <w:ind w:left="450"/>
        <w:rPr>
          <w:rFonts w:ascii="Helvetica Neue" w:hAnsi="Helvetica Neue"/>
        </w:rPr>
      </w:pPr>
      <w:r>
        <w:rPr>
          <w:rFonts w:ascii="Helvetica Neue" w:hAnsi="Helvetica Neue"/>
        </w:rPr>
        <w:t>Infrastructure as Code</w:t>
      </w:r>
    </w:p>
    <w:p w14:paraId="409ED376" w14:textId="77777777" w:rsidR="000240B6" w:rsidRDefault="000240B6" w:rsidP="0047624C">
      <w:pPr>
        <w:numPr>
          <w:ilvl w:val="1"/>
          <w:numId w:val="48"/>
        </w:numPr>
        <w:spacing w:before="100" w:beforeAutospacing="1" w:after="120"/>
        <w:ind w:left="900"/>
        <w:rPr>
          <w:rFonts w:ascii="Helvetica Neue" w:hAnsi="Helvetica Neue"/>
        </w:rPr>
      </w:pPr>
      <w:r>
        <w:rPr>
          <w:rFonts w:ascii="Helvetica Neue" w:hAnsi="Helvetica Neue"/>
        </w:rPr>
        <w:t>AWS SDK</w:t>
      </w:r>
    </w:p>
    <w:p w14:paraId="28232E96" w14:textId="77777777" w:rsidR="000240B6" w:rsidRDefault="000240B6" w:rsidP="0047624C">
      <w:pPr>
        <w:numPr>
          <w:ilvl w:val="1"/>
          <w:numId w:val="48"/>
        </w:numPr>
        <w:spacing w:before="100" w:beforeAutospacing="1" w:after="120"/>
        <w:ind w:left="900"/>
        <w:rPr>
          <w:rFonts w:ascii="Helvetica Neue" w:hAnsi="Helvetica Neue"/>
        </w:rPr>
      </w:pPr>
      <w:r>
        <w:rPr>
          <w:rFonts w:ascii="Helvetica Neue" w:hAnsi="Helvetica Neue"/>
        </w:rPr>
        <w:t>AWS CLI</w:t>
      </w:r>
    </w:p>
    <w:p w14:paraId="68BEE65D" w14:textId="77777777" w:rsidR="000240B6" w:rsidRDefault="000240B6" w:rsidP="0047624C">
      <w:pPr>
        <w:numPr>
          <w:ilvl w:val="1"/>
          <w:numId w:val="48"/>
        </w:numPr>
        <w:spacing w:before="100" w:beforeAutospacing="1" w:after="120"/>
        <w:ind w:left="900"/>
        <w:rPr>
          <w:rFonts w:ascii="Helvetica Neue" w:hAnsi="Helvetica Neue"/>
        </w:rPr>
      </w:pPr>
      <w:r>
        <w:rPr>
          <w:rFonts w:ascii="Helvetica Neue" w:hAnsi="Helvetica Neue"/>
        </w:rPr>
        <w:t>AWS CloudFormation</w:t>
      </w:r>
    </w:p>
    <w:p w14:paraId="7E986EA0" w14:textId="77777777" w:rsidR="000240B6" w:rsidRDefault="000240B6" w:rsidP="0047624C">
      <w:pPr>
        <w:numPr>
          <w:ilvl w:val="1"/>
          <w:numId w:val="48"/>
        </w:numPr>
        <w:spacing w:before="100" w:beforeAutospacing="1"/>
        <w:ind w:left="900"/>
        <w:rPr>
          <w:rFonts w:ascii="Helvetica Neue" w:hAnsi="Helvetica Neue"/>
        </w:rPr>
      </w:pPr>
      <w:r>
        <w:rPr>
          <w:rFonts w:ascii="Helvetica Neue" w:hAnsi="Helvetica Neue"/>
        </w:rPr>
        <w:t>Terraform</w:t>
      </w:r>
    </w:p>
    <w:p w14:paraId="38D8DF18" w14:textId="77777777" w:rsidR="000240B6" w:rsidRDefault="000240B6" w:rsidP="0047624C">
      <w:pPr>
        <w:numPr>
          <w:ilvl w:val="0"/>
          <w:numId w:val="48"/>
        </w:numPr>
        <w:spacing w:before="100" w:beforeAutospacing="1"/>
        <w:ind w:left="450"/>
        <w:rPr>
          <w:rFonts w:ascii="Helvetica Neue" w:hAnsi="Helvetica Neue"/>
        </w:rPr>
      </w:pPr>
      <w:r>
        <w:rPr>
          <w:rFonts w:ascii="Helvetica Neue" w:hAnsi="Helvetica Neue"/>
        </w:rPr>
        <w:t>Discuss </w:t>
      </w:r>
      <w:hyperlink r:id="rId150" w:history="1">
        <w:r>
          <w:rPr>
            <w:rStyle w:val="Hyperlink"/>
            <w:rFonts w:ascii="Helvetica Neue" w:hAnsi="Helvetica Neue"/>
            <w:color w:val="2196F3"/>
            <w:u w:val="none"/>
          </w:rPr>
          <w:t>Assignment #04</w:t>
        </w:r>
      </w:hyperlink>
    </w:p>
    <w:p w14:paraId="72F37601"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Slides</w:t>
      </w:r>
      <w:hyperlink r:id="rId151" w:anchor="slides" w:tooltip="Permanent link" w:history="1">
        <w:r>
          <w:rPr>
            <w:rStyle w:val="Hyperlink"/>
            <w:rFonts w:ascii="Helvetica Neue" w:hAnsi="Helvetica Neue"/>
            <w:b w:val="0"/>
            <w:bCs w:val="0"/>
            <w:spacing w:val="-2"/>
            <w:u w:val="none"/>
          </w:rPr>
          <w:t>¶</w:t>
        </w:r>
      </w:hyperlink>
    </w:p>
    <w:p w14:paraId="0102FFD9" w14:textId="77777777" w:rsidR="000240B6" w:rsidRDefault="000240B6" w:rsidP="0047624C">
      <w:pPr>
        <w:numPr>
          <w:ilvl w:val="0"/>
          <w:numId w:val="49"/>
        </w:numPr>
        <w:spacing w:before="100" w:beforeAutospacing="1" w:after="120"/>
        <w:ind w:left="450"/>
        <w:rPr>
          <w:rFonts w:ascii="Helvetica Neue" w:hAnsi="Helvetica Neue"/>
        </w:rPr>
      </w:pPr>
      <w:hyperlink r:id="rId152" w:history="1">
        <w:r>
          <w:rPr>
            <w:rStyle w:val="Hyperlink"/>
            <w:rFonts w:ascii="Helvetica Neue" w:hAnsi="Helvetica Neue"/>
            <w:color w:val="2196F3"/>
            <w:u w:val="none"/>
          </w:rPr>
          <w:t>Identity &amp; Access Management</w:t>
        </w:r>
      </w:hyperlink>
    </w:p>
    <w:p w14:paraId="6B1DE87E" w14:textId="77777777" w:rsidR="000240B6" w:rsidRDefault="000240B6" w:rsidP="0047624C">
      <w:pPr>
        <w:numPr>
          <w:ilvl w:val="0"/>
          <w:numId w:val="49"/>
        </w:numPr>
        <w:spacing w:before="100" w:beforeAutospacing="1" w:after="120"/>
        <w:ind w:left="450"/>
        <w:rPr>
          <w:rFonts w:ascii="Helvetica Neue" w:hAnsi="Helvetica Neue"/>
        </w:rPr>
      </w:pPr>
      <w:hyperlink r:id="rId153" w:history="1">
        <w:r>
          <w:rPr>
            <w:rStyle w:val="Hyperlink"/>
            <w:rFonts w:ascii="Helvetica Neue" w:hAnsi="Helvetica Neue"/>
            <w:color w:val="2196F3"/>
            <w:u w:val="none"/>
          </w:rPr>
          <w:t>Infrastructure as Code</w:t>
        </w:r>
      </w:hyperlink>
    </w:p>
    <w:p w14:paraId="756D209C" w14:textId="77777777" w:rsidR="000240B6" w:rsidRDefault="000240B6" w:rsidP="0047624C">
      <w:pPr>
        <w:numPr>
          <w:ilvl w:val="0"/>
          <w:numId w:val="49"/>
        </w:numPr>
        <w:spacing w:before="100" w:beforeAutospacing="1" w:after="120"/>
        <w:ind w:left="450"/>
        <w:rPr>
          <w:rFonts w:ascii="Helvetica Neue" w:hAnsi="Helvetica Neue"/>
        </w:rPr>
      </w:pPr>
      <w:hyperlink r:id="rId154" w:history="1">
        <w:r>
          <w:rPr>
            <w:rStyle w:val="Hyperlink"/>
            <w:rFonts w:ascii="Helvetica Neue" w:hAnsi="Helvetica Neue"/>
            <w:color w:val="2196F3"/>
            <w:u w:val="none"/>
          </w:rPr>
          <w:t>AWS CloudFormation</w:t>
        </w:r>
      </w:hyperlink>
    </w:p>
    <w:p w14:paraId="7688E932" w14:textId="77777777" w:rsidR="000240B6" w:rsidRDefault="000240B6" w:rsidP="0047624C">
      <w:pPr>
        <w:numPr>
          <w:ilvl w:val="0"/>
          <w:numId w:val="49"/>
        </w:numPr>
        <w:spacing w:before="100" w:beforeAutospacing="1"/>
        <w:ind w:left="450"/>
        <w:rPr>
          <w:rFonts w:ascii="Helvetica Neue" w:hAnsi="Helvetica Neue"/>
        </w:rPr>
      </w:pPr>
      <w:hyperlink r:id="rId155" w:history="1">
        <w:r>
          <w:rPr>
            <w:rStyle w:val="Hyperlink"/>
            <w:rFonts w:ascii="Helvetica Neue" w:hAnsi="Helvetica Neue"/>
            <w:color w:val="2196F3"/>
            <w:u w:val="none"/>
          </w:rPr>
          <w:t>Terraform</w:t>
        </w:r>
      </w:hyperlink>
    </w:p>
    <w:p w14:paraId="7D670BFC"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Reading</w:t>
      </w:r>
      <w:hyperlink r:id="rId156" w:anchor="reading" w:tooltip="Permanent link" w:history="1">
        <w:r>
          <w:rPr>
            <w:rStyle w:val="Hyperlink"/>
            <w:rFonts w:ascii="Helvetica Neue" w:hAnsi="Helvetica Neue"/>
            <w:b w:val="0"/>
            <w:bCs w:val="0"/>
            <w:spacing w:val="-2"/>
            <w:u w:val="none"/>
          </w:rPr>
          <w:t>¶</w:t>
        </w:r>
      </w:hyperlink>
    </w:p>
    <w:p w14:paraId="7543C73E"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IAM</w:t>
      </w:r>
      <w:hyperlink r:id="rId157" w:anchor="iam" w:tooltip="Permanent link" w:history="1">
        <w:r>
          <w:rPr>
            <w:rStyle w:val="Hyperlink"/>
            <w:rFonts w:ascii="Helvetica Neue" w:hAnsi="Helvetica Neue"/>
            <w:b w:val="0"/>
            <w:bCs w:val="0"/>
            <w:spacing w:val="-2"/>
            <w:u w:val="none"/>
          </w:rPr>
          <w:t>¶</w:t>
        </w:r>
      </w:hyperlink>
    </w:p>
    <w:p w14:paraId="443F89BD" w14:textId="77777777" w:rsidR="000240B6" w:rsidRDefault="000240B6" w:rsidP="0047624C">
      <w:pPr>
        <w:numPr>
          <w:ilvl w:val="0"/>
          <w:numId w:val="50"/>
        </w:numPr>
        <w:spacing w:before="100" w:beforeAutospacing="1" w:after="120"/>
        <w:ind w:left="450"/>
        <w:rPr>
          <w:rFonts w:ascii="Helvetica Neue" w:hAnsi="Helvetica Neue"/>
        </w:rPr>
      </w:pPr>
      <w:hyperlink r:id="rId158" w:history="1">
        <w:r>
          <w:rPr>
            <w:rStyle w:val="Hyperlink"/>
            <w:rFonts w:ascii="Helvetica Neue" w:hAnsi="Helvetica Neue"/>
            <w:color w:val="2196F3"/>
            <w:u w:val="none"/>
          </w:rPr>
          <w:t>Amazon Resource Names (ARNs)</w:t>
        </w:r>
      </w:hyperlink>
    </w:p>
    <w:p w14:paraId="5493E702" w14:textId="77777777" w:rsidR="000240B6" w:rsidRDefault="000240B6" w:rsidP="0047624C">
      <w:pPr>
        <w:numPr>
          <w:ilvl w:val="0"/>
          <w:numId w:val="50"/>
        </w:numPr>
        <w:spacing w:before="100" w:beforeAutospacing="1" w:after="120"/>
        <w:ind w:left="450"/>
        <w:rPr>
          <w:rFonts w:ascii="Helvetica Neue" w:hAnsi="Helvetica Neue"/>
        </w:rPr>
      </w:pPr>
      <w:hyperlink r:id="rId159" w:history="1">
        <w:r>
          <w:rPr>
            <w:rStyle w:val="Hyperlink"/>
            <w:rFonts w:ascii="Helvetica Neue" w:hAnsi="Helvetica Neue"/>
            <w:color w:val="2196F3"/>
            <w:u w:val="none"/>
          </w:rPr>
          <w:t>AWS Identity and Access Management (IAM)</w:t>
        </w:r>
      </w:hyperlink>
    </w:p>
    <w:p w14:paraId="49121F47" w14:textId="77777777" w:rsidR="000240B6" w:rsidRDefault="000240B6" w:rsidP="0047624C">
      <w:pPr>
        <w:numPr>
          <w:ilvl w:val="0"/>
          <w:numId w:val="50"/>
        </w:numPr>
        <w:spacing w:before="100" w:beforeAutospacing="1" w:after="120"/>
        <w:ind w:left="450"/>
        <w:rPr>
          <w:rFonts w:ascii="Helvetica Neue" w:hAnsi="Helvetica Neue"/>
        </w:rPr>
      </w:pPr>
      <w:hyperlink r:id="rId160" w:history="1">
        <w:r>
          <w:rPr>
            <w:rStyle w:val="Hyperlink"/>
            <w:rFonts w:ascii="Helvetica Neue" w:hAnsi="Helvetica Neue"/>
            <w:color w:val="2196F3"/>
            <w:u w:val="none"/>
          </w:rPr>
          <w:t>IAM Actions, Resources, and Condition Keys for AWS Services</w:t>
        </w:r>
      </w:hyperlink>
    </w:p>
    <w:p w14:paraId="5746C1AE" w14:textId="77777777" w:rsidR="000240B6" w:rsidRDefault="000240B6" w:rsidP="0047624C">
      <w:pPr>
        <w:numPr>
          <w:ilvl w:val="0"/>
          <w:numId w:val="50"/>
        </w:numPr>
        <w:spacing w:before="100" w:beforeAutospacing="1"/>
        <w:ind w:left="450"/>
        <w:rPr>
          <w:rFonts w:ascii="Helvetica Neue" w:hAnsi="Helvetica Neue"/>
        </w:rPr>
      </w:pPr>
      <w:hyperlink r:id="rId161" w:history="1">
        <w:r>
          <w:rPr>
            <w:rStyle w:val="Hyperlink"/>
            <w:rFonts w:ascii="Helvetica Neue" w:hAnsi="Helvetica Neue"/>
            <w:color w:val="2196F3"/>
            <w:u w:val="none"/>
          </w:rPr>
          <w:t>IAM JSON Policy Elements Reference</w:t>
        </w:r>
      </w:hyperlink>
    </w:p>
    <w:p w14:paraId="508116B6"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AWS SDK</w:t>
      </w:r>
      <w:hyperlink r:id="rId162" w:anchor="aws-sdk" w:tooltip="Permanent link" w:history="1">
        <w:r>
          <w:rPr>
            <w:rStyle w:val="Hyperlink"/>
            <w:rFonts w:ascii="Helvetica Neue" w:hAnsi="Helvetica Neue"/>
            <w:b w:val="0"/>
            <w:bCs w:val="0"/>
            <w:spacing w:val="-2"/>
            <w:u w:val="none"/>
          </w:rPr>
          <w:t>¶</w:t>
        </w:r>
      </w:hyperlink>
    </w:p>
    <w:p w14:paraId="0351308B" w14:textId="77777777" w:rsidR="000240B6" w:rsidRDefault="000240B6" w:rsidP="0047624C">
      <w:pPr>
        <w:numPr>
          <w:ilvl w:val="0"/>
          <w:numId w:val="51"/>
        </w:numPr>
        <w:spacing w:before="100" w:beforeAutospacing="1" w:after="120"/>
        <w:ind w:left="450"/>
        <w:rPr>
          <w:rFonts w:ascii="Helvetica Neue" w:hAnsi="Helvetica Neue"/>
        </w:rPr>
      </w:pPr>
      <w:hyperlink r:id="rId163" w:history="1">
        <w:r>
          <w:rPr>
            <w:rStyle w:val="Hyperlink"/>
            <w:rFonts w:ascii="Helvetica Neue" w:hAnsi="Helvetica Neue"/>
            <w:color w:val="2196F3"/>
            <w:u w:val="none"/>
          </w:rPr>
          <w:t>AWS Command Line Interface</w:t>
        </w:r>
      </w:hyperlink>
    </w:p>
    <w:p w14:paraId="5CBFF19A" w14:textId="77777777" w:rsidR="000240B6" w:rsidRDefault="000240B6" w:rsidP="0047624C">
      <w:pPr>
        <w:numPr>
          <w:ilvl w:val="1"/>
          <w:numId w:val="51"/>
        </w:numPr>
        <w:spacing w:before="100" w:beforeAutospacing="1" w:after="120"/>
        <w:ind w:left="900"/>
        <w:rPr>
          <w:rFonts w:ascii="Helvetica Neue" w:hAnsi="Helvetica Neue"/>
        </w:rPr>
      </w:pPr>
      <w:hyperlink r:id="rId164" w:history="1">
        <w:r>
          <w:rPr>
            <w:rStyle w:val="Hyperlink"/>
            <w:rFonts w:ascii="Helvetica Neue" w:hAnsi="Helvetica Neue"/>
            <w:color w:val="2196F3"/>
            <w:u w:val="none"/>
          </w:rPr>
          <w:t>Install AWS CLI</w:t>
        </w:r>
      </w:hyperlink>
    </w:p>
    <w:p w14:paraId="4AA48820" w14:textId="77777777" w:rsidR="000240B6" w:rsidRDefault="000240B6" w:rsidP="0047624C">
      <w:pPr>
        <w:numPr>
          <w:ilvl w:val="1"/>
          <w:numId w:val="51"/>
        </w:numPr>
        <w:spacing w:before="100" w:beforeAutospacing="1"/>
        <w:ind w:left="900"/>
        <w:rPr>
          <w:rFonts w:ascii="Helvetica Neue" w:hAnsi="Helvetica Neue"/>
        </w:rPr>
      </w:pPr>
      <w:hyperlink r:id="rId165" w:history="1">
        <w:r>
          <w:rPr>
            <w:rStyle w:val="Hyperlink"/>
            <w:rFonts w:ascii="Helvetica Neue" w:hAnsi="Helvetica Neue"/>
            <w:color w:val="2196F3"/>
            <w:u w:val="none"/>
          </w:rPr>
          <w:t>Configure AWS CLI</w:t>
        </w:r>
      </w:hyperlink>
    </w:p>
    <w:p w14:paraId="250702AD" w14:textId="77777777" w:rsidR="000240B6" w:rsidRDefault="000240B6" w:rsidP="0047624C">
      <w:pPr>
        <w:numPr>
          <w:ilvl w:val="0"/>
          <w:numId w:val="51"/>
        </w:numPr>
        <w:spacing w:before="100" w:beforeAutospacing="1"/>
        <w:ind w:left="450"/>
        <w:rPr>
          <w:rFonts w:ascii="Helvetica Neue" w:hAnsi="Helvetica Neue"/>
        </w:rPr>
      </w:pPr>
      <w:hyperlink r:id="rId166" w:history="1">
        <w:r>
          <w:rPr>
            <w:rStyle w:val="Hyperlink"/>
            <w:rFonts w:ascii="Helvetica Neue" w:hAnsi="Helvetica Neue"/>
            <w:color w:val="2196F3"/>
            <w:u w:val="none"/>
          </w:rPr>
          <w:t>Tools for Amazon Web Services</w:t>
        </w:r>
      </w:hyperlink>
    </w:p>
    <w:p w14:paraId="18FE7287"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CloudFormation</w:t>
      </w:r>
      <w:hyperlink r:id="rId167" w:anchor="cloudformation" w:tooltip="Permanent link" w:history="1">
        <w:r>
          <w:rPr>
            <w:rStyle w:val="Hyperlink"/>
            <w:rFonts w:ascii="Helvetica Neue" w:hAnsi="Helvetica Neue"/>
            <w:b w:val="0"/>
            <w:bCs w:val="0"/>
            <w:spacing w:val="-2"/>
            <w:u w:val="none"/>
          </w:rPr>
          <w:t>¶</w:t>
        </w:r>
      </w:hyperlink>
    </w:p>
    <w:p w14:paraId="747C6A0D" w14:textId="77777777" w:rsidR="000240B6" w:rsidRDefault="000240B6" w:rsidP="0047624C">
      <w:pPr>
        <w:numPr>
          <w:ilvl w:val="0"/>
          <w:numId w:val="52"/>
        </w:numPr>
        <w:spacing w:before="100" w:beforeAutospacing="1" w:after="120"/>
        <w:ind w:left="450"/>
        <w:rPr>
          <w:rFonts w:ascii="Helvetica Neue" w:hAnsi="Helvetica Neue"/>
        </w:rPr>
      </w:pPr>
      <w:hyperlink r:id="rId168" w:history="1">
        <w:r>
          <w:rPr>
            <w:rStyle w:val="Hyperlink"/>
            <w:rFonts w:ascii="Helvetica Neue" w:hAnsi="Helvetica Neue"/>
            <w:color w:val="2196F3"/>
            <w:u w:val="none"/>
          </w:rPr>
          <w:t>AWS CloudFormation</w:t>
        </w:r>
      </w:hyperlink>
    </w:p>
    <w:p w14:paraId="63FD59B9" w14:textId="77777777" w:rsidR="000240B6" w:rsidRDefault="000240B6" w:rsidP="0047624C">
      <w:pPr>
        <w:numPr>
          <w:ilvl w:val="0"/>
          <w:numId w:val="52"/>
        </w:numPr>
        <w:spacing w:before="100" w:beforeAutospacing="1"/>
        <w:ind w:left="450"/>
        <w:rPr>
          <w:rFonts w:ascii="Helvetica Neue" w:hAnsi="Helvetica Neue"/>
        </w:rPr>
      </w:pPr>
      <w:hyperlink r:id="rId169" w:history="1">
        <w:r>
          <w:rPr>
            <w:rStyle w:val="Hyperlink"/>
            <w:rFonts w:ascii="Helvetica Neue" w:hAnsi="Helvetica Neue"/>
            <w:color w:val="2196F3"/>
            <w:u w:val="none"/>
          </w:rPr>
          <w:t>CloudFormation Intrinsic Function References</w:t>
        </w:r>
      </w:hyperlink>
    </w:p>
    <w:p w14:paraId="096808B8" w14:textId="77777777" w:rsidR="000240B6" w:rsidRDefault="000240B6" w:rsidP="000240B6">
      <w:pPr>
        <w:pStyle w:val="Heading4"/>
        <w:rPr>
          <w:rFonts w:ascii="Helvetica Neue" w:hAnsi="Helvetica Neue"/>
          <w:spacing w:val="-2"/>
        </w:rPr>
      </w:pPr>
      <w:r>
        <w:rPr>
          <w:rFonts w:ascii="Helvetica Neue" w:hAnsi="Helvetica Neue"/>
          <w:spacing w:val="-2"/>
        </w:rPr>
        <w:t>Sample CloudFormation Template</w:t>
      </w:r>
      <w:hyperlink r:id="rId170" w:anchor="sample-cloudformation-template" w:tooltip="Permanent link" w:history="1">
        <w:r>
          <w:rPr>
            <w:rStyle w:val="Hyperlink"/>
            <w:rFonts w:ascii="Helvetica Neue" w:hAnsi="Helvetica Neue"/>
            <w:spacing w:val="-2"/>
            <w:u w:val="none"/>
          </w:rPr>
          <w:t>¶</w:t>
        </w:r>
      </w:hyperlink>
    </w:p>
    <w:p w14:paraId="77232DA4" w14:textId="77777777" w:rsidR="000240B6" w:rsidRDefault="000240B6" w:rsidP="0047624C">
      <w:pPr>
        <w:numPr>
          <w:ilvl w:val="0"/>
          <w:numId w:val="53"/>
        </w:numPr>
        <w:spacing w:before="100" w:beforeAutospacing="1" w:after="120"/>
        <w:ind w:left="450"/>
        <w:rPr>
          <w:rFonts w:ascii="Helvetica Neue" w:hAnsi="Helvetica Neue"/>
        </w:rPr>
      </w:pPr>
      <w:hyperlink r:id="rId171" w:history="1">
        <w:r>
          <w:rPr>
            <w:rStyle w:val="Hyperlink"/>
            <w:rFonts w:ascii="Helvetica Neue" w:hAnsi="Helvetica Neue"/>
            <w:color w:val="2196F3"/>
            <w:u w:val="none"/>
          </w:rPr>
          <w:t>VPC</w:t>
        </w:r>
      </w:hyperlink>
    </w:p>
    <w:p w14:paraId="1B9AF2A1" w14:textId="77777777" w:rsidR="000240B6" w:rsidRDefault="000240B6" w:rsidP="0047624C">
      <w:pPr>
        <w:numPr>
          <w:ilvl w:val="0"/>
          <w:numId w:val="53"/>
        </w:numPr>
        <w:spacing w:before="100" w:beforeAutospacing="1"/>
        <w:ind w:left="450"/>
        <w:rPr>
          <w:rFonts w:ascii="Helvetica Neue" w:hAnsi="Helvetica Neue"/>
        </w:rPr>
      </w:pPr>
      <w:hyperlink r:id="rId172" w:history="1">
        <w:r>
          <w:rPr>
            <w:rStyle w:val="Hyperlink"/>
            <w:rFonts w:ascii="Helvetica Neue" w:hAnsi="Helvetica Neue"/>
            <w:color w:val="2196F3"/>
            <w:u w:val="none"/>
          </w:rPr>
          <w:t>EC2 Instance</w:t>
        </w:r>
      </w:hyperlink>
    </w:p>
    <w:p w14:paraId="225ABC51"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w:t>
      </w:r>
      <w:hyperlink r:id="rId173" w:anchor="infrastructure-as-code" w:tooltip="Permanent link" w:history="1">
        <w:r>
          <w:rPr>
            <w:rStyle w:val="Hyperlink"/>
            <w:rFonts w:ascii="Helvetica Neue" w:hAnsi="Helvetica Neue"/>
            <w:b w:val="0"/>
            <w:bCs w:val="0"/>
            <w:spacing w:val="-2"/>
            <w:u w:val="none"/>
          </w:rPr>
          <w:t>¶</w:t>
        </w:r>
      </w:hyperlink>
    </w:p>
    <w:p w14:paraId="0DF74140" w14:textId="77777777" w:rsidR="000240B6" w:rsidRDefault="000240B6" w:rsidP="0047624C">
      <w:pPr>
        <w:numPr>
          <w:ilvl w:val="0"/>
          <w:numId w:val="54"/>
        </w:numPr>
        <w:spacing w:before="100" w:beforeAutospacing="1" w:after="120"/>
        <w:ind w:left="450"/>
        <w:rPr>
          <w:rFonts w:ascii="Helvetica Neue" w:hAnsi="Helvetica Neue"/>
        </w:rPr>
      </w:pPr>
      <w:hyperlink r:id="rId174" w:history="1">
        <w:r>
          <w:rPr>
            <w:rStyle w:val="Hyperlink"/>
            <w:rFonts w:ascii="Helvetica Neue" w:hAnsi="Helvetica Neue"/>
            <w:color w:val="2196F3"/>
            <w:u w:val="none"/>
          </w:rPr>
          <w:t>https://www.cio.com/article/3017722/what-is-infrastructure-as-code-and-why-should-you-embrace-it.html</w:t>
        </w:r>
      </w:hyperlink>
    </w:p>
    <w:p w14:paraId="618EF536" w14:textId="77777777" w:rsidR="000240B6" w:rsidRDefault="000240B6" w:rsidP="0047624C">
      <w:pPr>
        <w:numPr>
          <w:ilvl w:val="0"/>
          <w:numId w:val="54"/>
        </w:numPr>
        <w:spacing w:before="100" w:beforeAutospacing="1" w:after="120"/>
        <w:ind w:left="450"/>
        <w:rPr>
          <w:rFonts w:ascii="Helvetica Neue" w:hAnsi="Helvetica Neue"/>
        </w:rPr>
      </w:pPr>
      <w:hyperlink r:id="rId175" w:history="1">
        <w:r>
          <w:rPr>
            <w:rStyle w:val="Hyperlink"/>
            <w:rFonts w:ascii="Helvetica Neue" w:hAnsi="Helvetica Neue"/>
            <w:color w:val="2196F3"/>
            <w:u w:val="none"/>
          </w:rPr>
          <w:t>https://dzone.com/articles/how-to-leverage-infrastructure-as-code-with-devops</w:t>
        </w:r>
      </w:hyperlink>
    </w:p>
    <w:p w14:paraId="446204F7" w14:textId="77777777" w:rsidR="000240B6" w:rsidRDefault="000240B6" w:rsidP="0047624C">
      <w:pPr>
        <w:numPr>
          <w:ilvl w:val="0"/>
          <w:numId w:val="54"/>
        </w:numPr>
        <w:spacing w:before="100" w:beforeAutospacing="1"/>
        <w:ind w:left="450"/>
        <w:rPr>
          <w:rFonts w:ascii="Helvetica Neue" w:hAnsi="Helvetica Neue"/>
        </w:rPr>
      </w:pPr>
      <w:hyperlink r:id="rId176" w:history="1">
        <w:r>
          <w:rPr>
            <w:rStyle w:val="Hyperlink"/>
            <w:rFonts w:ascii="Helvetica Neue" w:hAnsi="Helvetica Neue"/>
            <w:color w:val="2196F3"/>
            <w:u w:val="none"/>
          </w:rPr>
          <w:t>https://www.thoughtworks.com/insights/blog/infrastructure-code-reason-smile</w:t>
        </w:r>
      </w:hyperlink>
    </w:p>
    <w:p w14:paraId="7F65443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Terraform</w:t>
      </w:r>
      <w:hyperlink r:id="rId177" w:anchor="terraform" w:tooltip="Permanent link" w:history="1">
        <w:r>
          <w:rPr>
            <w:rStyle w:val="Hyperlink"/>
            <w:rFonts w:ascii="Helvetica Neue" w:hAnsi="Helvetica Neue"/>
            <w:b w:val="0"/>
            <w:bCs w:val="0"/>
            <w:spacing w:val="-2"/>
            <w:u w:val="none"/>
          </w:rPr>
          <w:t>¶</w:t>
        </w:r>
      </w:hyperlink>
    </w:p>
    <w:p w14:paraId="6AF776BB" w14:textId="77777777" w:rsidR="000240B6" w:rsidRDefault="000240B6" w:rsidP="0047624C">
      <w:pPr>
        <w:numPr>
          <w:ilvl w:val="0"/>
          <w:numId w:val="55"/>
        </w:numPr>
        <w:spacing w:before="100" w:beforeAutospacing="1"/>
        <w:ind w:left="450"/>
        <w:rPr>
          <w:rFonts w:ascii="Helvetica Neue" w:hAnsi="Helvetica Neue"/>
        </w:rPr>
      </w:pPr>
      <w:hyperlink r:id="rId178" w:history="1">
        <w:r>
          <w:rPr>
            <w:rStyle w:val="Hyperlink"/>
            <w:rFonts w:ascii="Helvetica Neue" w:hAnsi="Helvetica Neue"/>
            <w:color w:val="2196F3"/>
            <w:u w:val="none"/>
          </w:rPr>
          <w:t>Terraform</w:t>
        </w:r>
      </w:hyperlink>
    </w:p>
    <w:p w14:paraId="3659477C" w14:textId="23E5EE59" w:rsidR="000240B6" w:rsidRDefault="000240B6" w:rsidP="000240B6">
      <w:r>
        <w:lastRenderedPageBreak/>
        <w:t>Assignment 5</w:t>
      </w:r>
    </w:p>
    <w:p w14:paraId="30F96630"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Objectives</w:t>
      </w:r>
      <w:hyperlink r:id="rId179" w:anchor="objectives" w:tooltip="Permanent link" w:history="1">
        <w:r>
          <w:rPr>
            <w:rStyle w:val="Hyperlink"/>
            <w:rFonts w:ascii="Helvetica Neue" w:hAnsi="Helvetica Neue"/>
            <w:b w:val="0"/>
            <w:bCs w:val="0"/>
            <w:spacing w:val="-2"/>
            <w:u w:val="none"/>
          </w:rPr>
          <w:t>¶</w:t>
        </w:r>
      </w:hyperlink>
    </w:p>
    <w:p w14:paraId="6AD201E6"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Domain Name System (DNS) Setup</w:t>
      </w:r>
      <w:hyperlink r:id="rId180" w:anchor="domain-name-system-dns-setup" w:tooltip="Permanent link" w:history="1">
        <w:r>
          <w:rPr>
            <w:rStyle w:val="Hyperlink"/>
            <w:rFonts w:ascii="Helvetica Neue" w:hAnsi="Helvetica Neue"/>
            <w:b w:val="0"/>
            <w:bCs w:val="0"/>
            <w:spacing w:val="-2"/>
            <w:u w:val="none"/>
          </w:rPr>
          <w:t>¶</w:t>
        </w:r>
      </w:hyperlink>
    </w:p>
    <w:p w14:paraId="159FB2D1" w14:textId="77777777" w:rsidR="000240B6" w:rsidRDefault="000240B6" w:rsidP="000240B6">
      <w:pPr>
        <w:pStyle w:val="Heading4"/>
        <w:rPr>
          <w:rFonts w:ascii="Helvetica Neue" w:hAnsi="Helvetica Neue"/>
          <w:b/>
          <w:bCs/>
          <w:spacing w:val="-2"/>
        </w:rPr>
      </w:pPr>
      <w:r>
        <w:rPr>
          <w:rFonts w:ascii="Helvetica Neue" w:hAnsi="Helvetica Neue"/>
          <w:spacing w:val="-2"/>
        </w:rPr>
        <w:t>Register Domain Name</w:t>
      </w:r>
      <w:hyperlink r:id="rId181" w:anchor="register-domain-name" w:tooltip="Permanent link" w:history="1">
        <w:r>
          <w:rPr>
            <w:rStyle w:val="Hyperlink"/>
            <w:rFonts w:ascii="Helvetica Neue" w:hAnsi="Helvetica Neue"/>
            <w:spacing w:val="-2"/>
            <w:u w:val="none"/>
          </w:rPr>
          <w:t>¶</w:t>
        </w:r>
      </w:hyperlink>
    </w:p>
    <w:p w14:paraId="2A9BC2E2" w14:textId="77777777" w:rsidR="000240B6" w:rsidRDefault="000240B6" w:rsidP="000240B6">
      <w:pPr>
        <w:pStyle w:val="admonition-title"/>
        <w:rPr>
          <w:rFonts w:ascii="Helvetica Neue" w:hAnsi="Helvetica Neue"/>
          <w:b/>
          <w:bCs/>
        </w:rPr>
      </w:pPr>
      <w:r>
        <w:rPr>
          <w:rFonts w:ascii="Helvetica Neue" w:hAnsi="Helvetica Neue"/>
          <w:b/>
          <w:bCs/>
        </w:rPr>
        <w:t>Namecheap Domains</w:t>
      </w:r>
    </w:p>
    <w:p w14:paraId="34903277" w14:textId="77777777" w:rsidR="000240B6" w:rsidRDefault="000240B6" w:rsidP="000240B6">
      <w:pPr>
        <w:pStyle w:val="NormalWeb"/>
        <w:rPr>
          <w:rFonts w:ascii="Helvetica Neue" w:hAnsi="Helvetica Neue"/>
        </w:rPr>
      </w:pPr>
      <w:r>
        <w:rPr>
          <w:rFonts w:ascii="Helvetica Neue" w:hAnsi="Helvetica Neue"/>
        </w:rPr>
        <w:t>Only </w:t>
      </w:r>
      <w:r>
        <w:rPr>
          <w:rStyle w:val="Strong"/>
          <w:rFonts w:ascii="Helvetica Neue" w:hAnsi="Helvetica Neue"/>
        </w:rPr>
        <w:t>.me</w:t>
      </w:r>
      <w:r>
        <w:rPr>
          <w:rFonts w:ascii="Helvetica Neue" w:hAnsi="Helvetica Neue"/>
        </w:rPr>
        <w:t> TLD domains are free for students.</w:t>
      </w:r>
    </w:p>
    <w:p w14:paraId="1AECDB52" w14:textId="77777777" w:rsidR="000240B6" w:rsidRDefault="000240B6" w:rsidP="0047624C">
      <w:pPr>
        <w:numPr>
          <w:ilvl w:val="0"/>
          <w:numId w:val="56"/>
        </w:numPr>
        <w:spacing w:before="100" w:beforeAutospacing="1" w:after="120"/>
        <w:ind w:left="450"/>
        <w:rPr>
          <w:rFonts w:ascii="Helvetica Neue" w:hAnsi="Helvetica Neue"/>
        </w:rPr>
      </w:pPr>
      <w:r>
        <w:rPr>
          <w:rFonts w:ascii="Helvetica Neue" w:hAnsi="Helvetica Neue"/>
        </w:rPr>
        <w:t>Register a domain name with a domain registrar such as </w:t>
      </w:r>
      <w:hyperlink r:id="rId182" w:history="1">
        <w:r>
          <w:rPr>
            <w:rStyle w:val="Hyperlink"/>
            <w:rFonts w:ascii="Helvetica Neue" w:hAnsi="Helvetica Neue"/>
            <w:color w:val="2196F3"/>
            <w:u w:val="none"/>
          </w:rPr>
          <w:t>Namecheap</w:t>
        </w:r>
      </w:hyperlink>
      <w:r>
        <w:rPr>
          <w:rFonts w:ascii="Helvetica Neue" w:hAnsi="Helvetica Neue"/>
        </w:rPr>
        <w:t>. Namecheap offers a free domain with </w:t>
      </w:r>
      <w:proofErr w:type="spellStart"/>
      <w:r>
        <w:rPr>
          <w:rFonts w:ascii="Helvetica Neue" w:hAnsi="Helvetica Neue"/>
        </w:rPr>
        <w:fldChar w:fldCharType="begin"/>
      </w:r>
      <w:r>
        <w:rPr>
          <w:rFonts w:ascii="Helvetica Neue" w:hAnsi="Helvetica Neue"/>
        </w:rPr>
        <w:instrText xml:space="preserve"> HYPERLINK "https://education.github.com/pack" </w:instrText>
      </w:r>
      <w:r>
        <w:rPr>
          <w:rFonts w:ascii="Helvetica Neue" w:hAnsi="Helvetica Neue"/>
        </w:rPr>
        <w:fldChar w:fldCharType="separate"/>
      </w:r>
      <w:r>
        <w:rPr>
          <w:rStyle w:val="Hyperlink"/>
          <w:rFonts w:ascii="Helvetica Neue" w:hAnsi="Helvetica Neue"/>
          <w:color w:val="2196F3"/>
          <w:u w:val="none"/>
        </w:rPr>
        <w:t>Github</w:t>
      </w:r>
      <w:proofErr w:type="spellEnd"/>
      <w:r>
        <w:rPr>
          <w:rStyle w:val="Hyperlink"/>
          <w:rFonts w:ascii="Helvetica Neue" w:hAnsi="Helvetica Neue"/>
          <w:color w:val="2196F3"/>
          <w:u w:val="none"/>
        </w:rPr>
        <w:t xml:space="preserve"> Student Developer pack</w:t>
      </w:r>
      <w:r>
        <w:rPr>
          <w:rFonts w:ascii="Helvetica Neue" w:hAnsi="Helvetica Neue"/>
        </w:rPr>
        <w:fldChar w:fldCharType="end"/>
      </w:r>
      <w:r>
        <w:rPr>
          <w:rFonts w:ascii="Helvetica Neue" w:hAnsi="Helvetica Neue"/>
        </w:rPr>
        <w:t>.</w:t>
      </w:r>
    </w:p>
    <w:p w14:paraId="0BA69556" w14:textId="77777777" w:rsidR="000240B6" w:rsidRDefault="000240B6" w:rsidP="0047624C">
      <w:pPr>
        <w:numPr>
          <w:ilvl w:val="0"/>
          <w:numId w:val="56"/>
        </w:numPr>
        <w:spacing w:before="100" w:beforeAutospacing="1"/>
        <w:ind w:left="450"/>
        <w:rPr>
          <w:rFonts w:ascii="Helvetica Neue" w:hAnsi="Helvetica Neue"/>
        </w:rPr>
      </w:pPr>
      <w:r>
        <w:rPr>
          <w:rFonts w:ascii="Helvetica Neue" w:hAnsi="Helvetica Neue"/>
        </w:rPr>
        <w:t>Your domain name can be anything.</w:t>
      </w:r>
    </w:p>
    <w:p w14:paraId="10BBAEBB" w14:textId="77777777" w:rsidR="000240B6" w:rsidRDefault="000240B6" w:rsidP="000240B6">
      <w:pPr>
        <w:pStyle w:val="Heading4"/>
        <w:rPr>
          <w:rFonts w:ascii="Helvetica Neue" w:hAnsi="Helvetica Neue"/>
          <w:spacing w:val="-2"/>
        </w:rPr>
      </w:pPr>
      <w:r>
        <w:rPr>
          <w:rFonts w:ascii="Helvetica Neue" w:hAnsi="Helvetica Neue"/>
          <w:spacing w:val="-2"/>
        </w:rPr>
        <w:t>Configuring Amazon Route 53 For DNS Service</w:t>
      </w:r>
      <w:hyperlink r:id="rId183" w:anchor="configuring-amazon-route-53-for-dns-service" w:tooltip="Permanent link" w:history="1">
        <w:r>
          <w:rPr>
            <w:rStyle w:val="Hyperlink"/>
            <w:rFonts w:ascii="Helvetica Neue" w:hAnsi="Helvetica Neue"/>
            <w:spacing w:val="-2"/>
            <w:u w:val="none"/>
          </w:rPr>
          <w:t>¶</w:t>
        </w:r>
      </w:hyperlink>
    </w:p>
    <w:p w14:paraId="0B2AEF0A"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Your new domain will be setup to use the registrar’s name servers by default. You will need make following changes.</w:t>
      </w:r>
    </w:p>
    <w:p w14:paraId="09210177" w14:textId="77777777" w:rsidR="000240B6" w:rsidRDefault="000240B6" w:rsidP="000240B6">
      <w:pPr>
        <w:pStyle w:val="Heading5"/>
        <w:rPr>
          <w:rFonts w:ascii="Helvetica Neue" w:hAnsi="Helvetica Neue"/>
          <w:caps/>
          <w:spacing w:val="-2"/>
        </w:rPr>
      </w:pPr>
      <w:r>
        <w:rPr>
          <w:rFonts w:ascii="Helvetica Neue" w:hAnsi="Helvetica Neue"/>
          <w:caps/>
          <w:spacing w:val="-2"/>
        </w:rPr>
        <w:t>CREATE HOSTED ZONE FOR DOMAIN IN ROOT AWS ACCOUNT</w:t>
      </w:r>
      <w:hyperlink r:id="rId184" w:anchor="create-hosted-zone-for-domain-in-root-aws-account" w:tooltip="Permanent link" w:history="1">
        <w:r>
          <w:rPr>
            <w:rStyle w:val="Hyperlink"/>
            <w:rFonts w:ascii="Helvetica Neue" w:hAnsi="Helvetica Neue"/>
            <w:caps/>
            <w:spacing w:val="-2"/>
            <w:u w:val="none"/>
          </w:rPr>
          <w:t>¶</w:t>
        </w:r>
      </w:hyperlink>
    </w:p>
    <w:p w14:paraId="5241F9DC" w14:textId="77777777" w:rsidR="000240B6" w:rsidRDefault="000240B6" w:rsidP="0047624C">
      <w:pPr>
        <w:numPr>
          <w:ilvl w:val="0"/>
          <w:numId w:val="57"/>
        </w:numPr>
        <w:spacing w:before="100" w:beforeAutospacing="1" w:after="120"/>
        <w:ind w:left="450"/>
        <w:rPr>
          <w:rFonts w:ascii="Helvetica Neue" w:hAnsi="Helvetica Neue"/>
        </w:rPr>
      </w:pPr>
      <w:r>
        <w:rPr>
          <w:rFonts w:ascii="Helvetica Neue" w:hAnsi="Helvetica Neue"/>
        </w:rPr>
        <w:t>Create a </w:t>
      </w:r>
      <w:hyperlink r:id="rId185" w:history="1">
        <w:r>
          <w:rPr>
            <w:rStyle w:val="Hyperlink"/>
            <w:rFonts w:ascii="Helvetica Neue" w:hAnsi="Helvetica Neue"/>
            <w:color w:val="2196F3"/>
            <w:u w:val="none"/>
          </w:rPr>
          <w:t>public hosted zone</w:t>
        </w:r>
      </w:hyperlink>
      <w:r>
        <w:rPr>
          <w:rFonts w:ascii="Helvetica Neue" w:hAnsi="Helvetica Neue"/>
        </w:rPr>
        <w:t> in </w:t>
      </w:r>
      <w:hyperlink r:id="rId186" w:history="1">
        <w:r>
          <w:rPr>
            <w:rStyle w:val="Hyperlink"/>
            <w:rFonts w:ascii="Helvetica Neue" w:hAnsi="Helvetica Neue"/>
            <w:color w:val="2196F3"/>
            <w:u w:val="none"/>
          </w:rPr>
          <w:t>Amazon Route 53</w:t>
        </w:r>
      </w:hyperlink>
      <w:r>
        <w:rPr>
          <w:rFonts w:ascii="Helvetica Neue" w:hAnsi="Helvetica Neue"/>
        </w:rPr>
        <w:t>.</w:t>
      </w:r>
    </w:p>
    <w:p w14:paraId="481B5FA3" w14:textId="77777777" w:rsidR="000240B6" w:rsidRDefault="000240B6" w:rsidP="0047624C">
      <w:pPr>
        <w:numPr>
          <w:ilvl w:val="0"/>
          <w:numId w:val="57"/>
        </w:numPr>
        <w:spacing w:before="100" w:beforeAutospacing="1" w:after="120"/>
        <w:ind w:left="450"/>
        <w:rPr>
          <w:rFonts w:ascii="Helvetica Neue" w:hAnsi="Helvetica Neue"/>
        </w:rPr>
      </w:pPr>
      <w:r>
        <w:rPr>
          <w:rFonts w:ascii="Helvetica Neue" w:hAnsi="Helvetica Neue"/>
        </w:rPr>
        <w:t>Configure </w:t>
      </w:r>
      <w:hyperlink r:id="rId187" w:history="1">
        <w:r>
          <w:rPr>
            <w:rStyle w:val="Hyperlink"/>
            <w:rFonts w:ascii="Helvetica Neue" w:hAnsi="Helvetica Neue"/>
            <w:color w:val="2196F3"/>
            <w:u w:val="none"/>
          </w:rPr>
          <w:t>Namecheap to use custom nameservers</w:t>
        </w:r>
      </w:hyperlink>
      <w:r>
        <w:rPr>
          <w:rFonts w:ascii="Helvetica Neue" w:hAnsi="Helvetica Neue"/>
        </w:rPr>
        <w:t> provided by </w:t>
      </w:r>
      <w:hyperlink r:id="rId188" w:history="1">
        <w:r>
          <w:rPr>
            <w:rStyle w:val="Hyperlink"/>
            <w:rFonts w:ascii="Helvetica Neue" w:hAnsi="Helvetica Neue"/>
            <w:color w:val="2196F3"/>
            <w:u w:val="none"/>
          </w:rPr>
          <w:t>Amazon Route 53</w:t>
        </w:r>
      </w:hyperlink>
      <w:r>
        <w:rPr>
          <w:rFonts w:ascii="Helvetica Neue" w:hAnsi="Helvetica Neue"/>
        </w:rPr>
        <w:t> to use the Route53 nameservers.</w:t>
      </w:r>
    </w:p>
    <w:p w14:paraId="5D30CD93" w14:textId="77777777" w:rsidR="000240B6" w:rsidRDefault="000240B6" w:rsidP="0047624C">
      <w:pPr>
        <w:numPr>
          <w:ilvl w:val="0"/>
          <w:numId w:val="57"/>
        </w:numPr>
        <w:spacing w:beforeAutospacing="1"/>
        <w:ind w:left="450"/>
        <w:rPr>
          <w:rFonts w:ascii="Helvetica Neue" w:hAnsi="Helvetica Neue"/>
        </w:rPr>
      </w:pPr>
      <w:r>
        <w:rPr>
          <w:rFonts w:ascii="Helvetica Neue" w:hAnsi="Helvetica Neue"/>
        </w:rPr>
        <w:t>Create a type </w:t>
      </w:r>
      <w:hyperlink r:id="rId189" w:anchor="TXTFormat" w:history="1">
        <w:r>
          <w:rPr>
            <w:rStyle w:val="Hyperlink"/>
            <w:rFonts w:ascii="Helvetica Neue" w:hAnsi="Helvetica Neue"/>
            <w:color w:val="2196F3"/>
            <w:u w:val="none"/>
          </w:rPr>
          <w:t>TXT</w:t>
        </w:r>
      </w:hyperlink>
      <w:r>
        <w:rPr>
          <w:rFonts w:ascii="Helvetica Neue" w:hAnsi="Helvetica Neue"/>
        </w:rPr>
        <w:t> record for your domain with </w:t>
      </w:r>
      <w:hyperlink r:id="rId190" w:anchor="rrsets-values-basic-ttl" w:history="1">
        <w:r>
          <w:rPr>
            <w:rStyle w:val="Strong"/>
            <w:rFonts w:ascii="Helvetica Neue" w:hAnsi="Helvetica Neue"/>
            <w:color w:val="2196F3"/>
          </w:rPr>
          <w:t>TTL</w:t>
        </w:r>
      </w:hyperlink>
      <w:r>
        <w:rPr>
          <w:rFonts w:ascii="Helvetica Neue" w:hAnsi="Helvetica Neue"/>
        </w:rPr>
        <w:t> of </w:t>
      </w:r>
      <w:r>
        <w:rPr>
          <w:rStyle w:val="err"/>
          <w:rFonts w:ascii="Courier New" w:hAnsi="Courier New" w:cs="Courier New"/>
          <w:color w:val="A61717"/>
          <w:sz w:val="20"/>
          <w:szCs w:val="20"/>
        </w:rPr>
        <w:t>1 minute</w:t>
      </w:r>
      <w:r>
        <w:rPr>
          <w:rFonts w:ascii="Helvetica Neue" w:hAnsi="Helvetica Neue"/>
        </w:rPr>
        <w:t>. Type </w:t>
      </w:r>
      <w:r>
        <w:rPr>
          <w:rStyle w:val="err"/>
          <w:rFonts w:ascii="Courier New" w:hAnsi="Courier New" w:cs="Courier New"/>
          <w:color w:val="A61717"/>
          <w:sz w:val="20"/>
          <w:szCs w:val="20"/>
        </w:rPr>
        <w:t>TXT</w:t>
      </w:r>
      <w:r>
        <w:rPr>
          <w:rFonts w:ascii="Helvetica Neue" w:hAnsi="Helvetica Neue"/>
        </w:rPr>
        <w:t> record should contain the text value </w:t>
      </w:r>
      <w:r>
        <w:rPr>
          <w:rStyle w:val="err"/>
          <w:rFonts w:ascii="Courier New" w:hAnsi="Courier New" w:cs="Courier New"/>
          <w:color w:val="A61717"/>
          <w:sz w:val="20"/>
          <w:szCs w:val="20"/>
        </w:rPr>
        <w:t>"csye6225-fa2019"</w:t>
      </w:r>
      <w:r>
        <w:rPr>
          <w:rFonts w:ascii="Helvetica Neue" w:hAnsi="Helvetica Neue"/>
        </w:rPr>
        <w:t>.</w:t>
      </w:r>
    </w:p>
    <w:p w14:paraId="344B66AE" w14:textId="77777777" w:rsidR="000240B6" w:rsidRDefault="000240B6" w:rsidP="000240B6">
      <w:pPr>
        <w:pStyle w:val="Heading5"/>
        <w:rPr>
          <w:rFonts w:ascii="Helvetica Neue" w:hAnsi="Helvetica Neue"/>
          <w:caps/>
          <w:spacing w:val="-2"/>
        </w:rPr>
      </w:pPr>
      <w:r>
        <w:rPr>
          <w:rFonts w:ascii="Helvetica Neue" w:hAnsi="Helvetica Neue"/>
          <w:caps/>
          <w:spacing w:val="-2"/>
        </w:rPr>
        <w:t>CREATE SUBDOMAIN &amp; HOSTED ZONE FOR DEV AWS ACCOUNT</w:t>
      </w:r>
      <w:hyperlink r:id="rId191" w:anchor="create-subdomain-hosted-zone-for-dev-aws-account" w:tooltip="Permanent link" w:history="1">
        <w:r>
          <w:rPr>
            <w:rStyle w:val="Hyperlink"/>
            <w:rFonts w:ascii="Helvetica Neue" w:hAnsi="Helvetica Neue"/>
            <w:caps/>
            <w:spacing w:val="-2"/>
            <w:u w:val="none"/>
          </w:rPr>
          <w:t>¶</w:t>
        </w:r>
      </w:hyperlink>
    </w:p>
    <w:p w14:paraId="4BAEF8BA" w14:textId="77777777" w:rsidR="000240B6" w:rsidRDefault="000240B6" w:rsidP="0047624C">
      <w:pPr>
        <w:numPr>
          <w:ilvl w:val="0"/>
          <w:numId w:val="58"/>
        </w:numPr>
        <w:spacing w:beforeAutospacing="1"/>
        <w:ind w:left="450"/>
        <w:rPr>
          <w:rFonts w:ascii="Helvetica Neue" w:hAnsi="Helvetica Neue"/>
        </w:rPr>
      </w:pPr>
      <w:r>
        <w:rPr>
          <w:rFonts w:ascii="Helvetica Neue" w:hAnsi="Helvetica Neue"/>
        </w:rPr>
        <w:t>Create a </w:t>
      </w:r>
      <w:hyperlink r:id="rId192" w:history="1">
        <w:r>
          <w:rPr>
            <w:rStyle w:val="Hyperlink"/>
            <w:rFonts w:ascii="Helvetica Neue" w:hAnsi="Helvetica Neue"/>
            <w:color w:val="2196F3"/>
            <w:u w:val="none"/>
          </w:rPr>
          <w:t>public hosted zone</w:t>
        </w:r>
      </w:hyperlink>
      <w:r>
        <w:rPr>
          <w:rFonts w:ascii="Helvetica Neue" w:hAnsi="Helvetica Neue"/>
        </w:rPr>
        <w:t> in </w:t>
      </w:r>
      <w:hyperlink r:id="rId193" w:history="1">
        <w:r>
          <w:rPr>
            <w:rStyle w:val="Hyperlink"/>
            <w:rFonts w:ascii="Helvetica Neue" w:hAnsi="Helvetica Neue"/>
            <w:color w:val="2196F3"/>
            <w:u w:val="none"/>
          </w:rPr>
          <w:t>Amazon Route 53</w:t>
        </w:r>
      </w:hyperlink>
      <w:r>
        <w:rPr>
          <w:rFonts w:ascii="Helvetica Neue" w:hAnsi="Helvetica Neue"/>
        </w:rPr>
        <w:t> for the subdomain </w:t>
      </w:r>
      <w:proofErr w:type="spellStart"/>
      <w:r>
        <w:rPr>
          <w:rStyle w:val="err"/>
          <w:rFonts w:ascii="Courier New" w:hAnsi="Courier New" w:cs="Courier New"/>
          <w:color w:val="A61717"/>
          <w:sz w:val="20"/>
          <w:szCs w:val="20"/>
        </w:rPr>
        <w:t>dev.yourdomainname.tld</w:t>
      </w:r>
      <w:proofErr w:type="spellEnd"/>
      <w:r>
        <w:rPr>
          <w:rFonts w:ascii="Helvetica Neue" w:hAnsi="Helvetica Neue"/>
        </w:rPr>
        <w:t>.</w:t>
      </w:r>
    </w:p>
    <w:p w14:paraId="1288D768" w14:textId="77777777" w:rsidR="000240B6" w:rsidRDefault="000240B6" w:rsidP="0047624C">
      <w:pPr>
        <w:numPr>
          <w:ilvl w:val="0"/>
          <w:numId w:val="58"/>
        </w:numPr>
        <w:spacing w:before="100" w:beforeAutospacing="1" w:after="120"/>
        <w:ind w:left="450"/>
        <w:rPr>
          <w:rFonts w:ascii="Helvetica Neue" w:hAnsi="Helvetica Neue"/>
        </w:rPr>
      </w:pPr>
      <w:r>
        <w:rPr>
          <w:rFonts w:ascii="Helvetica Neue" w:hAnsi="Helvetica Neue"/>
        </w:rPr>
        <w:t>Configure nameservers for the subdomain in the root account. See </w:t>
      </w:r>
      <w:hyperlink r:id="rId194" w:history="1">
        <w:r>
          <w:rPr>
            <w:rStyle w:val="Hyperlink"/>
            <w:rFonts w:ascii="Helvetica Neue" w:hAnsi="Helvetica Neue"/>
            <w:color w:val="2196F3"/>
            <w:u w:val="none"/>
          </w:rPr>
          <w:t>docs</w:t>
        </w:r>
      </w:hyperlink>
      <w:r>
        <w:rPr>
          <w:rFonts w:ascii="Helvetica Neue" w:hAnsi="Helvetica Neue"/>
        </w:rPr>
        <w:t>.</w:t>
      </w:r>
    </w:p>
    <w:p w14:paraId="26BC7079" w14:textId="77777777" w:rsidR="000240B6" w:rsidRDefault="000240B6" w:rsidP="0047624C">
      <w:pPr>
        <w:numPr>
          <w:ilvl w:val="0"/>
          <w:numId w:val="58"/>
        </w:numPr>
        <w:spacing w:beforeAutospacing="1"/>
        <w:ind w:left="450"/>
        <w:rPr>
          <w:rFonts w:ascii="Helvetica Neue" w:hAnsi="Helvetica Neue"/>
        </w:rPr>
      </w:pPr>
      <w:r>
        <w:rPr>
          <w:rFonts w:ascii="Helvetica Neue" w:hAnsi="Helvetica Neue"/>
        </w:rPr>
        <w:t>Create a type </w:t>
      </w:r>
      <w:hyperlink r:id="rId195" w:anchor="TXTFormat" w:history="1">
        <w:r>
          <w:rPr>
            <w:rStyle w:val="Hyperlink"/>
            <w:rFonts w:ascii="Helvetica Neue" w:hAnsi="Helvetica Neue"/>
            <w:color w:val="2196F3"/>
            <w:u w:val="none"/>
          </w:rPr>
          <w:t>TXT</w:t>
        </w:r>
      </w:hyperlink>
      <w:r>
        <w:rPr>
          <w:rFonts w:ascii="Helvetica Neue" w:hAnsi="Helvetica Neue"/>
        </w:rPr>
        <w:t> record for the subdomain with </w:t>
      </w:r>
      <w:hyperlink r:id="rId196" w:anchor="rrsets-values-basic-ttl" w:history="1">
        <w:r>
          <w:rPr>
            <w:rStyle w:val="Strong"/>
            <w:rFonts w:ascii="Helvetica Neue" w:hAnsi="Helvetica Neue"/>
            <w:color w:val="2196F3"/>
          </w:rPr>
          <w:t>TTL</w:t>
        </w:r>
      </w:hyperlink>
      <w:r>
        <w:rPr>
          <w:rFonts w:ascii="Helvetica Neue" w:hAnsi="Helvetica Neue"/>
        </w:rPr>
        <w:t> of </w:t>
      </w:r>
      <w:r>
        <w:rPr>
          <w:rStyle w:val="err"/>
          <w:rFonts w:ascii="Courier New" w:hAnsi="Courier New" w:cs="Courier New"/>
          <w:color w:val="A61717"/>
          <w:sz w:val="20"/>
          <w:szCs w:val="20"/>
        </w:rPr>
        <w:t>1 minute</w:t>
      </w:r>
      <w:r>
        <w:rPr>
          <w:rFonts w:ascii="Helvetica Neue" w:hAnsi="Helvetica Neue"/>
        </w:rPr>
        <w:t>. Type </w:t>
      </w:r>
      <w:r>
        <w:rPr>
          <w:rStyle w:val="err"/>
          <w:rFonts w:ascii="Courier New" w:hAnsi="Courier New" w:cs="Courier New"/>
          <w:color w:val="A61717"/>
          <w:sz w:val="20"/>
          <w:szCs w:val="20"/>
        </w:rPr>
        <w:t>TXT</w:t>
      </w:r>
      <w:r>
        <w:rPr>
          <w:rFonts w:ascii="Helvetica Neue" w:hAnsi="Helvetica Neue"/>
        </w:rPr>
        <w:t> record should contain the text value </w:t>
      </w:r>
      <w:r>
        <w:rPr>
          <w:rStyle w:val="err"/>
          <w:rFonts w:ascii="Courier New" w:hAnsi="Courier New" w:cs="Courier New"/>
          <w:color w:val="A61717"/>
          <w:sz w:val="20"/>
          <w:szCs w:val="20"/>
        </w:rPr>
        <w:t>"csye6225-fa2019-dev"</w:t>
      </w:r>
      <w:r>
        <w:rPr>
          <w:rFonts w:ascii="Helvetica Neue" w:hAnsi="Helvetica Neue"/>
        </w:rPr>
        <w:t>.</w:t>
      </w:r>
    </w:p>
    <w:p w14:paraId="26339492" w14:textId="77777777" w:rsidR="000240B6" w:rsidRDefault="000240B6" w:rsidP="000240B6">
      <w:pPr>
        <w:pStyle w:val="Heading5"/>
        <w:rPr>
          <w:rFonts w:ascii="Helvetica Neue" w:hAnsi="Helvetica Neue"/>
          <w:caps/>
          <w:spacing w:val="-2"/>
        </w:rPr>
      </w:pPr>
      <w:r>
        <w:rPr>
          <w:rFonts w:ascii="Helvetica Neue" w:hAnsi="Helvetica Neue"/>
          <w:caps/>
          <w:spacing w:val="-2"/>
        </w:rPr>
        <w:t>CREATE SUBDOMAIN &amp; HOSTED ZONE FOR PROD AWS ACCOUNT</w:t>
      </w:r>
      <w:hyperlink r:id="rId197" w:anchor="create-subdomain-hosted-zone-for-prod-aws-account" w:tooltip="Permanent link" w:history="1">
        <w:r>
          <w:rPr>
            <w:rStyle w:val="Hyperlink"/>
            <w:rFonts w:ascii="Helvetica Neue" w:hAnsi="Helvetica Neue"/>
            <w:caps/>
            <w:spacing w:val="-2"/>
            <w:u w:val="none"/>
          </w:rPr>
          <w:t>¶</w:t>
        </w:r>
      </w:hyperlink>
    </w:p>
    <w:p w14:paraId="23D76AE0" w14:textId="77777777" w:rsidR="000240B6" w:rsidRDefault="000240B6" w:rsidP="0047624C">
      <w:pPr>
        <w:numPr>
          <w:ilvl w:val="0"/>
          <w:numId w:val="59"/>
        </w:numPr>
        <w:spacing w:beforeAutospacing="1"/>
        <w:ind w:left="450"/>
        <w:rPr>
          <w:rFonts w:ascii="Helvetica Neue" w:hAnsi="Helvetica Neue"/>
        </w:rPr>
      </w:pPr>
      <w:r>
        <w:rPr>
          <w:rFonts w:ascii="Helvetica Neue" w:hAnsi="Helvetica Neue"/>
        </w:rPr>
        <w:t>Create a </w:t>
      </w:r>
      <w:hyperlink r:id="rId198" w:history="1">
        <w:r>
          <w:rPr>
            <w:rStyle w:val="Hyperlink"/>
            <w:rFonts w:ascii="Helvetica Neue" w:hAnsi="Helvetica Neue"/>
            <w:color w:val="2196F3"/>
            <w:u w:val="none"/>
          </w:rPr>
          <w:t>public hosted zone</w:t>
        </w:r>
      </w:hyperlink>
      <w:r>
        <w:rPr>
          <w:rFonts w:ascii="Helvetica Neue" w:hAnsi="Helvetica Neue"/>
        </w:rPr>
        <w:t> in </w:t>
      </w:r>
      <w:hyperlink r:id="rId199" w:history="1">
        <w:r>
          <w:rPr>
            <w:rStyle w:val="Hyperlink"/>
            <w:rFonts w:ascii="Helvetica Neue" w:hAnsi="Helvetica Neue"/>
            <w:color w:val="2196F3"/>
            <w:u w:val="none"/>
          </w:rPr>
          <w:t>Amazon Route 53</w:t>
        </w:r>
      </w:hyperlink>
      <w:r>
        <w:rPr>
          <w:rFonts w:ascii="Helvetica Neue" w:hAnsi="Helvetica Neue"/>
        </w:rPr>
        <w:t> for the subdomain </w:t>
      </w:r>
      <w:proofErr w:type="spellStart"/>
      <w:r>
        <w:rPr>
          <w:rStyle w:val="err"/>
          <w:rFonts w:ascii="Courier New" w:hAnsi="Courier New" w:cs="Courier New"/>
          <w:color w:val="A61717"/>
          <w:sz w:val="20"/>
          <w:szCs w:val="20"/>
        </w:rPr>
        <w:t>prod.yourdomainname.tld</w:t>
      </w:r>
      <w:proofErr w:type="spellEnd"/>
      <w:r>
        <w:rPr>
          <w:rFonts w:ascii="Helvetica Neue" w:hAnsi="Helvetica Neue"/>
        </w:rPr>
        <w:t>.</w:t>
      </w:r>
    </w:p>
    <w:p w14:paraId="1A2BD1F1" w14:textId="77777777" w:rsidR="000240B6" w:rsidRDefault="000240B6" w:rsidP="0047624C">
      <w:pPr>
        <w:numPr>
          <w:ilvl w:val="0"/>
          <w:numId w:val="59"/>
        </w:numPr>
        <w:spacing w:before="100" w:beforeAutospacing="1" w:after="120"/>
        <w:ind w:left="450"/>
        <w:rPr>
          <w:rFonts w:ascii="Helvetica Neue" w:hAnsi="Helvetica Neue"/>
        </w:rPr>
      </w:pPr>
      <w:r>
        <w:rPr>
          <w:rFonts w:ascii="Helvetica Neue" w:hAnsi="Helvetica Neue"/>
        </w:rPr>
        <w:t>Configure nameservers for the subdomain in the root account. See </w:t>
      </w:r>
      <w:hyperlink r:id="rId200" w:history="1">
        <w:r>
          <w:rPr>
            <w:rStyle w:val="Hyperlink"/>
            <w:rFonts w:ascii="Helvetica Neue" w:hAnsi="Helvetica Neue"/>
            <w:color w:val="2196F3"/>
            <w:u w:val="none"/>
          </w:rPr>
          <w:t>docs</w:t>
        </w:r>
      </w:hyperlink>
      <w:r>
        <w:rPr>
          <w:rFonts w:ascii="Helvetica Neue" w:hAnsi="Helvetica Neue"/>
        </w:rPr>
        <w:t>.</w:t>
      </w:r>
    </w:p>
    <w:p w14:paraId="1E21D7BB" w14:textId="77777777" w:rsidR="000240B6" w:rsidRDefault="000240B6" w:rsidP="0047624C">
      <w:pPr>
        <w:numPr>
          <w:ilvl w:val="0"/>
          <w:numId w:val="59"/>
        </w:numPr>
        <w:spacing w:beforeAutospacing="1"/>
        <w:ind w:left="450"/>
        <w:rPr>
          <w:rFonts w:ascii="Helvetica Neue" w:hAnsi="Helvetica Neue"/>
        </w:rPr>
      </w:pPr>
      <w:r>
        <w:rPr>
          <w:rFonts w:ascii="Helvetica Neue" w:hAnsi="Helvetica Neue"/>
        </w:rPr>
        <w:t>Create a type </w:t>
      </w:r>
      <w:hyperlink r:id="rId201" w:anchor="TXTFormat" w:history="1">
        <w:r>
          <w:rPr>
            <w:rStyle w:val="Hyperlink"/>
            <w:rFonts w:ascii="Helvetica Neue" w:hAnsi="Helvetica Neue"/>
            <w:color w:val="2196F3"/>
            <w:u w:val="none"/>
          </w:rPr>
          <w:t>TXT</w:t>
        </w:r>
      </w:hyperlink>
      <w:r>
        <w:rPr>
          <w:rFonts w:ascii="Helvetica Neue" w:hAnsi="Helvetica Neue"/>
        </w:rPr>
        <w:t> record for the subdomain with </w:t>
      </w:r>
      <w:hyperlink r:id="rId202" w:anchor="rrsets-values-basic-ttl" w:history="1">
        <w:r>
          <w:rPr>
            <w:rStyle w:val="Strong"/>
            <w:rFonts w:ascii="Helvetica Neue" w:hAnsi="Helvetica Neue"/>
            <w:color w:val="2196F3"/>
          </w:rPr>
          <w:t>TTL</w:t>
        </w:r>
      </w:hyperlink>
      <w:r>
        <w:rPr>
          <w:rFonts w:ascii="Helvetica Neue" w:hAnsi="Helvetica Neue"/>
        </w:rPr>
        <w:t> of </w:t>
      </w:r>
      <w:r>
        <w:rPr>
          <w:rStyle w:val="err"/>
          <w:rFonts w:ascii="Courier New" w:hAnsi="Courier New" w:cs="Courier New"/>
          <w:color w:val="A61717"/>
          <w:sz w:val="20"/>
          <w:szCs w:val="20"/>
        </w:rPr>
        <w:t>1 minute</w:t>
      </w:r>
      <w:r>
        <w:rPr>
          <w:rFonts w:ascii="Helvetica Neue" w:hAnsi="Helvetica Neue"/>
        </w:rPr>
        <w:t>. Type </w:t>
      </w:r>
      <w:r>
        <w:rPr>
          <w:rStyle w:val="err"/>
          <w:rFonts w:ascii="Courier New" w:hAnsi="Courier New" w:cs="Courier New"/>
          <w:color w:val="A61717"/>
          <w:sz w:val="20"/>
          <w:szCs w:val="20"/>
        </w:rPr>
        <w:t>TXT</w:t>
      </w:r>
      <w:r>
        <w:rPr>
          <w:rFonts w:ascii="Helvetica Neue" w:hAnsi="Helvetica Neue"/>
        </w:rPr>
        <w:t> record should contain the text value </w:t>
      </w:r>
      <w:r>
        <w:rPr>
          <w:rStyle w:val="err"/>
          <w:rFonts w:ascii="Courier New" w:hAnsi="Courier New" w:cs="Courier New"/>
          <w:color w:val="A61717"/>
          <w:sz w:val="20"/>
          <w:szCs w:val="20"/>
        </w:rPr>
        <w:t>"csye6225-fa2019-prod"</w:t>
      </w:r>
      <w:r>
        <w:rPr>
          <w:rFonts w:ascii="Helvetica Neue" w:hAnsi="Helvetica Neue"/>
        </w:rPr>
        <w:t>.</w:t>
      </w:r>
    </w:p>
    <w:p w14:paraId="135DD7DC" w14:textId="77777777" w:rsidR="000240B6" w:rsidRDefault="000240B6" w:rsidP="000240B6">
      <w:pPr>
        <w:pStyle w:val="Heading4"/>
        <w:rPr>
          <w:rFonts w:ascii="Helvetica Neue" w:hAnsi="Helvetica Neue"/>
          <w:spacing w:val="-2"/>
        </w:rPr>
      </w:pPr>
      <w:r>
        <w:rPr>
          <w:rFonts w:ascii="Helvetica Neue" w:hAnsi="Helvetica Neue"/>
          <w:spacing w:val="-2"/>
        </w:rPr>
        <w:lastRenderedPageBreak/>
        <w:t>Subscribe to CentOS in AWS Marketplace</w:t>
      </w:r>
      <w:hyperlink r:id="rId203" w:anchor="subscribe-to-centos-in-aws-marketplace" w:tooltip="Permanent link" w:history="1">
        <w:r>
          <w:rPr>
            <w:rStyle w:val="Hyperlink"/>
            <w:rFonts w:ascii="Helvetica Neue" w:hAnsi="Helvetica Neue"/>
            <w:spacing w:val="-2"/>
            <w:u w:val="none"/>
          </w:rPr>
          <w:t>¶</w:t>
        </w:r>
      </w:hyperlink>
    </w:p>
    <w:p w14:paraId="122ECBDF"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Before you can use CentOS AMIs, you may have to manually subscribe for it at </w:t>
      </w:r>
      <w:hyperlink r:id="rId204" w:history="1">
        <w:r>
          <w:rPr>
            <w:rStyle w:val="Hyperlink"/>
            <w:rFonts w:ascii="Helvetica Neue" w:hAnsi="Helvetica Neue"/>
            <w:color w:val="2196F3"/>
            <w:u w:val="none"/>
          </w:rPr>
          <w:t>https://aws.amazon.com/marketplace/pp/B00O7WM7QW</w:t>
        </w:r>
      </w:hyperlink>
      <w:r>
        <w:rPr>
          <w:rFonts w:ascii="Helvetica Neue" w:hAnsi="Helvetica Neue"/>
        </w:rPr>
        <w:t>.</w:t>
      </w:r>
    </w:p>
    <w:p w14:paraId="284FDF4A"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Building Custom AMI using Packer</w:t>
      </w:r>
      <w:hyperlink r:id="rId205" w:anchor="building-custom-ami-using-packer" w:tooltip="Permanent link" w:history="1">
        <w:r>
          <w:rPr>
            <w:rStyle w:val="Hyperlink"/>
            <w:rFonts w:ascii="Helvetica Neue" w:hAnsi="Helvetica Neue"/>
            <w:b w:val="0"/>
            <w:bCs w:val="0"/>
            <w:spacing w:val="-2"/>
            <w:u w:val="none"/>
          </w:rPr>
          <w:t>¶</w:t>
        </w:r>
      </w:hyperlink>
    </w:p>
    <w:p w14:paraId="1B35D2FB" w14:textId="77777777" w:rsidR="000240B6" w:rsidRDefault="000240B6" w:rsidP="0047624C">
      <w:pPr>
        <w:numPr>
          <w:ilvl w:val="0"/>
          <w:numId w:val="60"/>
        </w:numPr>
        <w:spacing w:before="100" w:beforeAutospacing="1" w:after="120"/>
        <w:ind w:left="450"/>
        <w:rPr>
          <w:rFonts w:ascii="Helvetica Neue" w:hAnsi="Helvetica Neue"/>
        </w:rPr>
      </w:pPr>
      <w:r>
        <w:rPr>
          <w:rFonts w:ascii="Helvetica Neue" w:hAnsi="Helvetica Neue"/>
        </w:rPr>
        <w:t xml:space="preserve">Create </w:t>
      </w:r>
      <w:proofErr w:type="gramStart"/>
      <w:r>
        <w:rPr>
          <w:rFonts w:ascii="Helvetica Neue" w:hAnsi="Helvetica Neue"/>
        </w:rPr>
        <w:t>a</w:t>
      </w:r>
      <w:proofErr w:type="gramEnd"/>
      <w:r>
        <w:rPr>
          <w:rFonts w:ascii="Helvetica Neue" w:hAnsi="Helvetica Neue"/>
        </w:rPr>
        <w:t xml:space="preserve"> AMI using packer. Use </w:t>
      </w:r>
      <w:r>
        <w:rPr>
          <w:rStyle w:val="Strong"/>
          <w:rFonts w:ascii="Helvetica Neue" w:hAnsi="Helvetica Neue"/>
        </w:rPr>
        <w:t>CentOS Linux 7 (AMI ID ami-9887c6e7)</w:t>
      </w:r>
      <w:r>
        <w:rPr>
          <w:rFonts w:ascii="Helvetica Neue" w:hAnsi="Helvetica Neue"/>
        </w:rPr>
        <w:t> as your source image.</w:t>
      </w:r>
    </w:p>
    <w:p w14:paraId="7AEBAA64" w14:textId="77777777" w:rsidR="000240B6" w:rsidRDefault="000240B6" w:rsidP="0047624C">
      <w:pPr>
        <w:numPr>
          <w:ilvl w:val="0"/>
          <w:numId w:val="60"/>
        </w:numPr>
        <w:spacing w:before="100" w:beforeAutospacing="1" w:after="120"/>
        <w:ind w:left="450"/>
        <w:rPr>
          <w:rFonts w:ascii="Helvetica Neue" w:hAnsi="Helvetica Neue"/>
        </w:rPr>
      </w:pPr>
      <w:r>
        <w:rPr>
          <w:rFonts w:ascii="Helvetica Neue" w:hAnsi="Helvetica Neue"/>
        </w:rPr>
        <w:t>This AMI should be private so that only you can deploy EC2 instances from it.</w:t>
      </w:r>
    </w:p>
    <w:p w14:paraId="3DF4BBE9" w14:textId="77777777" w:rsidR="000240B6" w:rsidRDefault="000240B6" w:rsidP="0047624C">
      <w:pPr>
        <w:numPr>
          <w:ilvl w:val="0"/>
          <w:numId w:val="60"/>
        </w:numPr>
        <w:spacing w:before="100" w:beforeAutospacing="1"/>
        <w:ind w:left="450"/>
        <w:rPr>
          <w:rFonts w:ascii="Helvetica Neue" w:hAnsi="Helvetica Neue"/>
        </w:rPr>
      </w:pPr>
      <w:r>
        <w:rPr>
          <w:rFonts w:ascii="Helvetica Neue" w:hAnsi="Helvetica Neue"/>
        </w:rPr>
        <w:t xml:space="preserve">The AMI should include everything needed to run your application. For e.g., if you are using Tomcat to run your Java web application, your AMI must have Java &amp; Tomcat installed. You should also make sure Tomcat service will start up when </w:t>
      </w:r>
      <w:proofErr w:type="gramStart"/>
      <w:r>
        <w:rPr>
          <w:rFonts w:ascii="Helvetica Neue" w:hAnsi="Helvetica Neue"/>
        </w:rPr>
        <w:t>a</w:t>
      </w:r>
      <w:proofErr w:type="gramEnd"/>
      <w:r>
        <w:rPr>
          <w:rFonts w:ascii="Helvetica Neue" w:hAnsi="Helvetica Neue"/>
        </w:rPr>
        <w:t xml:space="preserve"> instance is launched. If you are using Python, make sure you have the right version of python and libraries you need installed in the AMI.</w:t>
      </w:r>
    </w:p>
    <w:p w14:paraId="70D99D9A" w14:textId="16595F2D" w:rsidR="000240B6" w:rsidRDefault="000240B6" w:rsidP="000240B6">
      <w:pPr>
        <w:pStyle w:val="NormalWeb"/>
        <w:spacing w:before="240" w:beforeAutospacing="0" w:after="240" w:afterAutospacing="0"/>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"https://fall2019.csye6225.cloud/images/centos_ami.png" \* MERGEFORMATINET </w:instrText>
      </w:r>
      <w:r>
        <w:rPr>
          <w:rFonts w:ascii="Helvetica Neue" w:hAnsi="Helvetica Neue"/>
        </w:rPr>
        <w:fldChar w:fldCharType="separate"/>
      </w:r>
      <w:r>
        <w:rPr>
          <w:rFonts w:ascii="Helvetica Neue" w:hAnsi="Helvetica Neue"/>
          <w:noProof/>
        </w:rPr>
        <w:drawing>
          <wp:inline distT="0" distB="0" distL="0" distR="0" wp14:anchorId="038218AD" wp14:editId="2D9709A2">
            <wp:extent cx="5943600" cy="2560955"/>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r>
        <w:rPr>
          <w:rFonts w:ascii="Helvetica Neue" w:hAnsi="Helvetica Neue"/>
        </w:rPr>
        <w:fldChar w:fldCharType="end"/>
      </w:r>
    </w:p>
    <w:p w14:paraId="6780137B"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Documentation</w:t>
      </w:r>
      <w:hyperlink r:id="rId207" w:anchor="documentation" w:tooltip="Permanent link" w:history="1">
        <w:r>
          <w:rPr>
            <w:rStyle w:val="Hyperlink"/>
            <w:rFonts w:ascii="Helvetica Neue" w:hAnsi="Helvetica Neue"/>
            <w:b w:val="0"/>
            <w:bCs w:val="0"/>
            <w:spacing w:val="-2"/>
            <w:u w:val="none"/>
          </w:rPr>
          <w:t>¶</w:t>
        </w:r>
      </w:hyperlink>
    </w:p>
    <w:p w14:paraId="37783D4F"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Packer &amp; AWS AMIs</w:t>
      </w:r>
      <w:hyperlink r:id="rId208" w:anchor="packer-aws-amis" w:tooltip="Permanent link" w:history="1">
        <w:r>
          <w:rPr>
            <w:rStyle w:val="Hyperlink"/>
            <w:rFonts w:ascii="Helvetica Neue" w:hAnsi="Helvetica Neue"/>
            <w:b w:val="0"/>
            <w:bCs w:val="0"/>
            <w:spacing w:val="-2"/>
            <w:u w:val="none"/>
          </w:rPr>
          <w:t>¶</w:t>
        </w:r>
      </w:hyperlink>
    </w:p>
    <w:p w14:paraId="1AD4E18F" w14:textId="77777777" w:rsidR="000240B6" w:rsidRDefault="000240B6" w:rsidP="0047624C">
      <w:pPr>
        <w:numPr>
          <w:ilvl w:val="0"/>
          <w:numId w:val="61"/>
        </w:numPr>
        <w:spacing w:before="100" w:beforeAutospacing="1" w:after="120"/>
        <w:ind w:left="450"/>
        <w:rPr>
          <w:rFonts w:ascii="Helvetica Neue" w:hAnsi="Helvetica Neue"/>
        </w:rPr>
      </w:pPr>
      <w:hyperlink r:id="rId209" w:history="1">
        <w:r>
          <w:rPr>
            <w:rStyle w:val="Hyperlink"/>
            <w:rFonts w:ascii="Helvetica Neue" w:hAnsi="Helvetica Neue"/>
            <w:color w:val="2196F3"/>
            <w:u w:val="none"/>
          </w:rPr>
          <w:t>Amazon Machine Images (AMI)</w:t>
        </w:r>
      </w:hyperlink>
    </w:p>
    <w:p w14:paraId="73DDE6F7" w14:textId="77777777" w:rsidR="000240B6" w:rsidRDefault="000240B6" w:rsidP="0047624C">
      <w:pPr>
        <w:numPr>
          <w:ilvl w:val="0"/>
          <w:numId w:val="61"/>
        </w:numPr>
        <w:spacing w:before="100" w:beforeAutospacing="1"/>
        <w:ind w:left="450"/>
        <w:rPr>
          <w:rFonts w:ascii="Helvetica Neue" w:hAnsi="Helvetica Neue"/>
        </w:rPr>
      </w:pPr>
      <w:hyperlink r:id="rId210" w:history="1">
        <w:proofErr w:type="spellStart"/>
        <w:r>
          <w:rPr>
            <w:rStyle w:val="Hyperlink"/>
            <w:rFonts w:ascii="Helvetica Neue" w:hAnsi="Helvetica Neue"/>
            <w:color w:val="2196F3"/>
            <w:u w:val="none"/>
          </w:rPr>
          <w:t>HashiCorp</w:t>
        </w:r>
        <w:proofErr w:type="spellEnd"/>
        <w:r>
          <w:rPr>
            <w:rStyle w:val="Hyperlink"/>
            <w:rFonts w:ascii="Helvetica Neue" w:hAnsi="Helvetica Neue"/>
            <w:color w:val="2196F3"/>
            <w:u w:val="none"/>
          </w:rPr>
          <w:t xml:space="preserve"> Packer</w:t>
        </w:r>
      </w:hyperlink>
    </w:p>
    <w:p w14:paraId="22F27E87"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Submission</w:t>
      </w:r>
      <w:hyperlink r:id="rId211" w:anchor="submission" w:tooltip="Permanent link" w:history="1">
        <w:r>
          <w:rPr>
            <w:rStyle w:val="Hyperlink"/>
            <w:rFonts w:ascii="Helvetica Neue" w:hAnsi="Helvetica Neue"/>
            <w:b w:val="0"/>
            <w:bCs w:val="0"/>
            <w:spacing w:val="-2"/>
            <w:u w:val="none"/>
          </w:rPr>
          <w:t>¶</w:t>
        </w:r>
      </w:hyperlink>
    </w:p>
    <w:p w14:paraId="4BECD0FE" w14:textId="77777777" w:rsidR="000240B6" w:rsidRDefault="000240B6" w:rsidP="000240B6">
      <w:pPr>
        <w:pStyle w:val="admonition-title"/>
        <w:rPr>
          <w:rFonts w:ascii="Helvetica Neue" w:hAnsi="Helvetica Neue"/>
          <w:b/>
          <w:bCs/>
        </w:rPr>
      </w:pPr>
      <w:r>
        <w:rPr>
          <w:rFonts w:ascii="Helvetica Neue" w:hAnsi="Helvetica Neue"/>
          <w:b/>
          <w:bCs/>
        </w:rPr>
        <w:t>Danger</w:t>
      </w:r>
    </w:p>
    <w:p w14:paraId="571A72D8" w14:textId="77777777" w:rsidR="000240B6" w:rsidRDefault="000240B6" w:rsidP="000240B6">
      <w:pPr>
        <w:pStyle w:val="NormalWeb"/>
        <w:spacing w:before="0" w:after="0"/>
        <w:rPr>
          <w:rFonts w:ascii="Helvetica Neue" w:hAnsi="Helvetica Neue"/>
        </w:rPr>
      </w:pPr>
      <w:r>
        <w:rPr>
          <w:rFonts w:ascii="Helvetica Neue" w:hAnsi="Helvetica Neue"/>
        </w:rPr>
        <w:lastRenderedPageBreak/>
        <w:t>Assignment will be considered late if commits are made to </w:t>
      </w:r>
      <w:r>
        <w:rPr>
          <w:rStyle w:val="err"/>
          <w:rFonts w:ascii="Courier New" w:hAnsi="Courier New" w:cs="Courier New"/>
          <w:color w:val="A61717"/>
          <w:sz w:val="16"/>
          <w:szCs w:val="16"/>
        </w:rPr>
        <w:t>master</w:t>
      </w:r>
      <w:r>
        <w:rPr>
          <w:rFonts w:ascii="Helvetica Neue" w:hAnsi="Helvetica Neue"/>
        </w:rPr>
        <w:t> and </w:t>
      </w:r>
      <w:r>
        <w:rPr>
          <w:rStyle w:val="err"/>
          <w:rFonts w:ascii="Courier New" w:hAnsi="Courier New" w:cs="Courier New"/>
          <w:color w:val="A61717"/>
          <w:sz w:val="16"/>
          <w:szCs w:val="16"/>
        </w:rPr>
        <w:t>feature</w:t>
      </w:r>
      <w:r>
        <w:rPr>
          <w:rFonts w:ascii="Helvetica Neue" w:hAnsi="Helvetica Neue"/>
        </w:rPr>
        <w:t> branch after due date.</w:t>
      </w:r>
    </w:p>
    <w:p w14:paraId="2CB4A8C1" w14:textId="77777777" w:rsidR="000240B6" w:rsidRDefault="000240B6" w:rsidP="0047624C">
      <w:pPr>
        <w:numPr>
          <w:ilvl w:val="0"/>
          <w:numId w:val="62"/>
        </w:numPr>
        <w:spacing w:before="100" w:beforeAutospacing="1" w:after="120"/>
        <w:ind w:left="450"/>
        <w:rPr>
          <w:rFonts w:ascii="Helvetica Neue" w:hAnsi="Helvetica Neue"/>
        </w:rPr>
      </w:pPr>
      <w:r>
        <w:rPr>
          <w:rFonts w:ascii="Helvetica Neue" w:hAnsi="Helvetica Neue"/>
        </w:rPr>
        <w:t>All work for this assignment must be done on </w:t>
      </w:r>
      <w:r>
        <w:rPr>
          <w:rStyle w:val="Strong"/>
          <w:rFonts w:ascii="Helvetica Neue" w:hAnsi="Helvetica Neue"/>
        </w:rPr>
        <w:t>assignment5</w:t>
      </w:r>
      <w:r>
        <w:rPr>
          <w:rFonts w:ascii="Helvetica Neue" w:hAnsi="Helvetica Neue"/>
        </w:rPr>
        <w:t> feature branch and merged to master when you are dev complete.</w:t>
      </w:r>
    </w:p>
    <w:p w14:paraId="29BAB740" w14:textId="77777777" w:rsidR="000240B6" w:rsidRDefault="000240B6" w:rsidP="0047624C">
      <w:pPr>
        <w:numPr>
          <w:ilvl w:val="0"/>
          <w:numId w:val="62"/>
        </w:numPr>
        <w:spacing w:before="100" w:beforeAutospacing="1"/>
        <w:ind w:left="450"/>
        <w:rPr>
          <w:rFonts w:ascii="Helvetica Neue" w:hAnsi="Helvetica Neue"/>
        </w:rPr>
      </w:pPr>
      <w:r>
        <w:rPr>
          <w:rFonts w:ascii="Helvetica Neue" w:hAnsi="Helvetica Neue"/>
        </w:rPr>
        <w:t>All team member’s feature and master branches must be in-sync.</w:t>
      </w:r>
    </w:p>
    <w:p w14:paraId="7B14E27F"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Grading Guidelines</w:t>
      </w:r>
      <w:hyperlink r:id="rId212" w:anchor="grading-guidelines" w:tooltip="Permanent link" w:history="1">
        <w:r>
          <w:rPr>
            <w:rStyle w:val="Hyperlink"/>
            <w:rFonts w:ascii="Helvetica Neue" w:hAnsi="Helvetica Neue"/>
            <w:b w:val="0"/>
            <w:bCs w:val="0"/>
            <w:spacing w:val="-2"/>
            <w:u w:val="none"/>
          </w:rPr>
          <w:t>¶</w:t>
        </w:r>
      </w:hyperlink>
    </w:p>
    <w:p w14:paraId="6B421094" w14:textId="77777777" w:rsidR="000240B6" w:rsidRDefault="000240B6" w:rsidP="000240B6">
      <w:pPr>
        <w:pStyle w:val="admonition-title"/>
        <w:rPr>
          <w:rFonts w:ascii="Helvetica Neue" w:hAnsi="Helvetica Neue"/>
          <w:b/>
          <w:bCs/>
        </w:rPr>
      </w:pPr>
      <w:r>
        <w:rPr>
          <w:rFonts w:ascii="Helvetica Neue" w:hAnsi="Helvetica Neue"/>
          <w:b/>
          <w:bCs/>
        </w:rPr>
        <w:t>Warning</w:t>
      </w:r>
    </w:p>
    <w:p w14:paraId="6082F413" w14:textId="77777777" w:rsidR="000240B6" w:rsidRDefault="000240B6" w:rsidP="000240B6">
      <w:pPr>
        <w:pStyle w:val="NormalWeb"/>
        <w:rPr>
          <w:rFonts w:ascii="Helvetica Neue" w:hAnsi="Helvetica Neue"/>
        </w:rPr>
      </w:pPr>
      <w:r>
        <w:rPr>
          <w:rFonts w:ascii="Helvetica Neue" w:hAnsi="Helvetica Neue"/>
        </w:rPr>
        <w:t>Following guidelines are for information only. They are subject to change at the discretion of the instructor and TA.</w:t>
      </w:r>
    </w:p>
    <w:p w14:paraId="1ADA75EA"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Previous Assignment Objectives</w:t>
      </w:r>
      <w:hyperlink r:id="rId213" w:anchor="previous-assignment-objectives" w:tooltip="Permanent link" w:history="1">
        <w:r>
          <w:rPr>
            <w:rStyle w:val="Hyperlink"/>
            <w:rFonts w:ascii="Helvetica Neue" w:hAnsi="Helvetica Neue"/>
            <w:b w:val="0"/>
            <w:bCs w:val="0"/>
            <w:spacing w:val="-2"/>
            <w:u w:val="none"/>
          </w:rPr>
          <w:t>¶</w:t>
        </w:r>
      </w:hyperlink>
    </w:p>
    <w:p w14:paraId="49EA52E5" w14:textId="77777777" w:rsidR="000240B6" w:rsidRDefault="000240B6" w:rsidP="0047624C">
      <w:pPr>
        <w:numPr>
          <w:ilvl w:val="0"/>
          <w:numId w:val="63"/>
        </w:numPr>
        <w:spacing w:before="100" w:beforeAutospacing="1"/>
        <w:ind w:left="450"/>
        <w:rPr>
          <w:rFonts w:ascii="Helvetica Neue" w:hAnsi="Helvetica Neue"/>
        </w:rPr>
      </w:pPr>
      <w:r>
        <w:rPr>
          <w:rFonts w:ascii="Helvetica Neue" w:hAnsi="Helvetica Neue"/>
        </w:rPr>
        <w:t>TAs must verify that students have resolved all open issues from previous assignment(s).</w:t>
      </w:r>
    </w:p>
    <w:p w14:paraId="3D7B009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Git (10%)</w:t>
      </w:r>
      <w:hyperlink r:id="rId214" w:anchor="git-10" w:tooltip="Permanent link" w:history="1">
        <w:r>
          <w:rPr>
            <w:rStyle w:val="Hyperlink"/>
            <w:rFonts w:ascii="Helvetica Neue" w:hAnsi="Helvetica Neue"/>
            <w:b w:val="0"/>
            <w:bCs w:val="0"/>
            <w:spacing w:val="-2"/>
            <w:u w:val="none"/>
          </w:rPr>
          <w:t>¶</w:t>
        </w:r>
      </w:hyperlink>
    </w:p>
    <w:p w14:paraId="32D1B1AA" w14:textId="77777777" w:rsidR="000240B6" w:rsidRDefault="000240B6" w:rsidP="0047624C">
      <w:pPr>
        <w:numPr>
          <w:ilvl w:val="0"/>
          <w:numId w:val="64"/>
        </w:numPr>
        <w:spacing w:beforeAutospacing="1"/>
        <w:ind w:left="450"/>
        <w:rPr>
          <w:rFonts w:ascii="Helvetica Neue" w:hAnsi="Helvetica Neue"/>
        </w:rPr>
      </w:pPr>
      <w:r>
        <w:rPr>
          <w:rFonts w:ascii="Helvetica Neue" w:hAnsi="Helvetica Neue"/>
        </w:rPr>
        <w:t xml:space="preserve">All team members must use the </w:t>
      </w:r>
      <w:proofErr w:type="spellStart"/>
      <w:r>
        <w:rPr>
          <w:rFonts w:ascii="Helvetica Neue" w:hAnsi="Helvetica Neue"/>
        </w:rPr>
        <w:t>Github</w:t>
      </w:r>
      <w:proofErr w:type="spellEnd"/>
      <w:r>
        <w:rPr>
          <w:rFonts w:ascii="Helvetica Neue" w:hAnsi="Helvetica Neue"/>
        </w:rPr>
        <w:t xml:space="preserve"> forking workflow and their repositories (master branch which must include code for this assignment) must be in-sync. Check this by asking students to create pull request between their </w:t>
      </w:r>
      <w:r>
        <w:rPr>
          <w:rStyle w:val="err"/>
          <w:rFonts w:ascii="Courier New" w:hAnsi="Courier New" w:cs="Courier New"/>
          <w:color w:val="A61717"/>
          <w:sz w:val="20"/>
          <w:szCs w:val="20"/>
        </w:rPr>
        <w:t>master</w:t>
      </w:r>
      <w:r>
        <w:rPr>
          <w:rFonts w:ascii="Helvetica Neue" w:hAnsi="Helvetica Neue"/>
        </w:rPr>
        <w:t> branch and their scrum master’s </w:t>
      </w:r>
      <w:r>
        <w:rPr>
          <w:rStyle w:val="err"/>
          <w:rFonts w:ascii="Courier New" w:hAnsi="Courier New" w:cs="Courier New"/>
          <w:color w:val="A61717"/>
          <w:sz w:val="20"/>
          <w:szCs w:val="20"/>
        </w:rPr>
        <w:t>master</w:t>
      </w:r>
      <w:r>
        <w:rPr>
          <w:rFonts w:ascii="Helvetica Neue" w:hAnsi="Helvetica Neue"/>
        </w:rPr>
        <w:t> branch. There should be no changes. Verify that all assignment changes are in </w:t>
      </w:r>
      <w:r>
        <w:rPr>
          <w:rStyle w:val="err"/>
          <w:rFonts w:ascii="Courier New" w:hAnsi="Courier New" w:cs="Courier New"/>
          <w:color w:val="A61717"/>
          <w:sz w:val="20"/>
          <w:szCs w:val="20"/>
        </w:rPr>
        <w:t>master</w:t>
      </w:r>
      <w:r>
        <w:rPr>
          <w:rFonts w:ascii="Helvetica Neue" w:hAnsi="Helvetica Neue"/>
        </w:rPr>
        <w:t> branch.</w:t>
      </w:r>
    </w:p>
    <w:p w14:paraId="31998B52" w14:textId="77777777" w:rsidR="000240B6" w:rsidRDefault="000240B6" w:rsidP="0047624C">
      <w:pPr>
        <w:numPr>
          <w:ilvl w:val="0"/>
          <w:numId w:val="64"/>
        </w:numPr>
        <w:spacing w:beforeAutospacing="1"/>
        <w:ind w:left="450"/>
        <w:rPr>
          <w:rFonts w:ascii="Helvetica Neue" w:hAnsi="Helvetica Neue"/>
        </w:rPr>
      </w:pPr>
      <w:r>
        <w:rPr>
          <w:rFonts w:ascii="Helvetica Neue" w:hAnsi="Helvetica Neue"/>
        </w:rPr>
        <w:t>Students must show pull requests raised for their code changes contribution. A student who has not raised any pull request for the assignment gets </w:t>
      </w:r>
      <w:r>
        <w:rPr>
          <w:rStyle w:val="err"/>
          <w:rFonts w:ascii="Courier New" w:hAnsi="Courier New" w:cs="Courier New"/>
          <w:color w:val="A61717"/>
          <w:sz w:val="20"/>
          <w:szCs w:val="20"/>
        </w:rPr>
        <w:t>0</w:t>
      </w:r>
      <w:r>
        <w:rPr>
          <w:rFonts w:ascii="Helvetica Neue" w:hAnsi="Helvetica Neue"/>
        </w:rPr>
        <w:t> points for the whole assignment.</w:t>
      </w:r>
    </w:p>
    <w:p w14:paraId="6A8283FB" w14:textId="77777777" w:rsidR="000240B6" w:rsidRDefault="000240B6" w:rsidP="0047624C">
      <w:pPr>
        <w:numPr>
          <w:ilvl w:val="0"/>
          <w:numId w:val="64"/>
        </w:numPr>
        <w:spacing w:before="100" w:beforeAutospacing="1" w:after="120"/>
        <w:ind w:left="450"/>
        <w:rPr>
          <w:rFonts w:ascii="Helvetica Neue" w:hAnsi="Helvetica Neue"/>
        </w:rPr>
      </w:pPr>
      <w:r>
        <w:rPr>
          <w:rFonts w:ascii="Helvetica Neue" w:hAnsi="Helvetica Neue"/>
        </w:rPr>
        <w:t>Added TAs and instructor as collaborator to the GitHub repository.</w:t>
      </w:r>
    </w:p>
    <w:p w14:paraId="2C0E210E" w14:textId="77777777" w:rsidR="000240B6" w:rsidRDefault="000240B6" w:rsidP="0047624C">
      <w:pPr>
        <w:numPr>
          <w:ilvl w:val="0"/>
          <w:numId w:val="64"/>
        </w:numPr>
        <w:spacing w:before="100" w:beforeAutospacing="1" w:after="120"/>
        <w:ind w:left="450"/>
        <w:rPr>
          <w:rFonts w:ascii="Helvetica Neue" w:hAnsi="Helvetica Neue"/>
        </w:rPr>
      </w:pPr>
      <w:r>
        <w:rPr>
          <w:rFonts w:ascii="Helvetica Neue" w:hAnsi="Helvetica Neue"/>
        </w:rPr>
        <w:t>Verify that students have README.md file in their git repository and it contains instructions on how to build, test and deploy their application including any pre-requisites for programming language, frameworks and third-party libraries.</w:t>
      </w:r>
    </w:p>
    <w:p w14:paraId="3516ED01" w14:textId="77777777" w:rsidR="000240B6" w:rsidRDefault="000240B6" w:rsidP="0047624C">
      <w:pPr>
        <w:numPr>
          <w:ilvl w:val="0"/>
          <w:numId w:val="64"/>
        </w:numPr>
        <w:spacing w:beforeAutospacing="1"/>
        <w:ind w:left="450"/>
        <w:rPr>
          <w:rFonts w:ascii="Helvetica Neue" w:hAnsi="Helvetica Neue"/>
        </w:rPr>
      </w:pPr>
      <w:r>
        <w:rPr>
          <w:rFonts w:ascii="Helvetica Neue" w:hAnsi="Helvetica Neue"/>
        </w:rPr>
        <w:t>Verify that dev environment is not setup in </w:t>
      </w:r>
      <w:r>
        <w:rPr>
          <w:rStyle w:val="err"/>
          <w:rFonts w:ascii="Courier New" w:hAnsi="Courier New" w:cs="Courier New"/>
          <w:color w:val="A61717"/>
          <w:sz w:val="20"/>
          <w:szCs w:val="20"/>
        </w:rPr>
        <w:t>Downloads</w:t>
      </w:r>
      <w:r>
        <w:rPr>
          <w:rFonts w:ascii="Helvetica Neue" w:hAnsi="Helvetica Neue"/>
        </w:rPr>
        <w:t> folder.</w:t>
      </w:r>
    </w:p>
    <w:p w14:paraId="4B8F0DD0" w14:textId="77777777" w:rsidR="000240B6" w:rsidRDefault="000240B6" w:rsidP="0047624C">
      <w:pPr>
        <w:numPr>
          <w:ilvl w:val="0"/>
          <w:numId w:val="64"/>
        </w:numPr>
        <w:spacing w:beforeAutospacing="1"/>
        <w:ind w:left="450"/>
        <w:rPr>
          <w:rFonts w:ascii="Helvetica Neue" w:hAnsi="Helvetica Neue"/>
        </w:rPr>
      </w:pPr>
      <w:r>
        <w:rPr>
          <w:rFonts w:ascii="Helvetica Neue" w:hAnsi="Helvetica Neue"/>
        </w:rPr>
        <w:t>Git repositories should be cloned locally using </w:t>
      </w:r>
      <w:r>
        <w:rPr>
          <w:rStyle w:val="err"/>
          <w:rFonts w:ascii="Courier New" w:hAnsi="Courier New" w:cs="Courier New"/>
          <w:color w:val="A61717"/>
          <w:sz w:val="20"/>
          <w:szCs w:val="20"/>
        </w:rPr>
        <w:t>git/</w:t>
      </w:r>
      <w:proofErr w:type="spellStart"/>
      <w:r>
        <w:rPr>
          <w:rStyle w:val="err"/>
          <w:rFonts w:ascii="Courier New" w:hAnsi="Courier New" w:cs="Courier New"/>
          <w:color w:val="A61717"/>
          <w:sz w:val="20"/>
          <w:szCs w:val="20"/>
        </w:rPr>
        <w:t>ssh</w:t>
      </w:r>
      <w:proofErr w:type="spellEnd"/>
      <w:r>
        <w:rPr>
          <w:rFonts w:ascii="Helvetica Neue" w:hAnsi="Helvetica Neue"/>
        </w:rPr>
        <w:t> protocol and not </w:t>
      </w:r>
      <w:r>
        <w:rPr>
          <w:rStyle w:val="err"/>
          <w:rFonts w:ascii="Courier New" w:hAnsi="Courier New" w:cs="Courier New"/>
          <w:color w:val="A61717"/>
          <w:sz w:val="20"/>
          <w:szCs w:val="20"/>
        </w:rPr>
        <w:t>https</w:t>
      </w:r>
      <w:r>
        <w:rPr>
          <w:rFonts w:ascii="Helvetica Neue" w:hAnsi="Helvetica Neue"/>
        </w:rPr>
        <w:t>. Verify this by running </w:t>
      </w:r>
      <w:r>
        <w:rPr>
          <w:rStyle w:val="err"/>
          <w:rFonts w:ascii="Courier New" w:hAnsi="Courier New" w:cs="Courier New"/>
          <w:color w:val="A61717"/>
          <w:sz w:val="20"/>
          <w:szCs w:val="20"/>
        </w:rPr>
        <w:t>git remote -v</w:t>
      </w:r>
      <w:r>
        <w:rPr>
          <w:rFonts w:ascii="Helvetica Neue" w:hAnsi="Helvetica Neue"/>
        </w:rPr>
        <w:t> command in the cloned repository in the VM.</w:t>
      </w:r>
    </w:p>
    <w:p w14:paraId="4A11C538" w14:textId="77777777" w:rsidR="000240B6" w:rsidRDefault="000240B6" w:rsidP="0047624C">
      <w:pPr>
        <w:numPr>
          <w:ilvl w:val="0"/>
          <w:numId w:val="64"/>
        </w:numPr>
        <w:spacing w:beforeAutospacing="1"/>
        <w:ind w:left="450"/>
        <w:rPr>
          <w:rFonts w:ascii="Helvetica Neue" w:hAnsi="Helvetica Neue"/>
        </w:rPr>
      </w:pPr>
      <w:r>
        <w:rPr>
          <w:rFonts w:ascii="Helvetica Neue" w:hAnsi="Helvetica Neue"/>
        </w:rPr>
        <w:t>Ask students to perform </w:t>
      </w:r>
      <w:r>
        <w:rPr>
          <w:rStyle w:val="err"/>
          <w:rFonts w:ascii="Courier New" w:hAnsi="Courier New" w:cs="Courier New"/>
          <w:color w:val="A61717"/>
          <w:sz w:val="20"/>
          <w:szCs w:val="20"/>
        </w:rPr>
        <w:t>git pull</w:t>
      </w:r>
      <w:r>
        <w:rPr>
          <w:rFonts w:ascii="Helvetica Neue" w:hAnsi="Helvetica Neue"/>
        </w:rPr>
        <w:t> from scrum master’s repo and run the </w:t>
      </w:r>
      <w:r>
        <w:rPr>
          <w:rStyle w:val="err"/>
          <w:rFonts w:ascii="Courier New" w:hAnsi="Courier New" w:cs="Courier New"/>
          <w:color w:val="A61717"/>
          <w:sz w:val="20"/>
          <w:szCs w:val="20"/>
        </w:rPr>
        <w:t>git status</w:t>
      </w:r>
      <w:r>
        <w:rPr>
          <w:rFonts w:ascii="Helvetica Neue" w:hAnsi="Helvetica Neue"/>
        </w:rPr>
        <w:t> command. This must be done from terminal.</w:t>
      </w:r>
    </w:p>
    <w:p w14:paraId="26C7DB53" w14:textId="77777777" w:rsidR="000240B6" w:rsidRDefault="000240B6" w:rsidP="000240B6">
      <w:pPr>
        <w:pStyle w:val="Heading4"/>
        <w:rPr>
          <w:rFonts w:ascii="Helvetica Neue" w:hAnsi="Helvetica Neue"/>
          <w:spacing w:val="-2"/>
        </w:rPr>
      </w:pPr>
      <w:r>
        <w:rPr>
          <w:rFonts w:ascii="Helvetica Neue" w:hAnsi="Helvetica Neue"/>
          <w:spacing w:val="-2"/>
        </w:rPr>
        <w:t>Git Repository Content Check</w:t>
      </w:r>
      <w:hyperlink r:id="rId215" w:anchor="git-repository-content-check" w:tooltip="Permanent link" w:history="1">
        <w:r>
          <w:rPr>
            <w:rStyle w:val="Hyperlink"/>
            <w:rFonts w:ascii="Helvetica Neue" w:hAnsi="Helvetica Neue"/>
            <w:spacing w:val="-2"/>
            <w:u w:val="none"/>
          </w:rPr>
          <w:t>¶</w:t>
        </w:r>
      </w:hyperlink>
    </w:p>
    <w:p w14:paraId="5C35BACB" w14:textId="77777777" w:rsidR="000240B6" w:rsidRDefault="000240B6" w:rsidP="0047624C">
      <w:pPr>
        <w:numPr>
          <w:ilvl w:val="0"/>
          <w:numId w:val="65"/>
        </w:numPr>
        <w:spacing w:before="100" w:beforeAutospacing="1" w:after="120"/>
        <w:ind w:left="450"/>
        <w:rPr>
          <w:rFonts w:ascii="Helvetica Neue" w:hAnsi="Helvetica Neue"/>
        </w:rPr>
      </w:pPr>
      <w:r>
        <w:rPr>
          <w:rFonts w:ascii="Helvetica Neue" w:hAnsi="Helvetica Neue"/>
        </w:rPr>
        <w:t>Check the repository for any AWS credentials</w:t>
      </w:r>
    </w:p>
    <w:p w14:paraId="144BEE11" w14:textId="77777777" w:rsidR="000240B6" w:rsidRDefault="000240B6" w:rsidP="0047624C">
      <w:pPr>
        <w:numPr>
          <w:ilvl w:val="0"/>
          <w:numId w:val="65"/>
        </w:numPr>
        <w:spacing w:beforeAutospacing="1"/>
        <w:ind w:left="450"/>
        <w:rPr>
          <w:rFonts w:ascii="Helvetica Neue" w:hAnsi="Helvetica Neue"/>
        </w:rPr>
      </w:pPr>
      <w:r>
        <w:rPr>
          <w:rFonts w:ascii="Helvetica Neue" w:hAnsi="Helvetica Neue"/>
        </w:rPr>
        <w:lastRenderedPageBreak/>
        <w:t xml:space="preserve">Check the repository for any IDE specific files. IDE configuration files must not be in repository. Verify </w:t>
      </w:r>
      <w:proofErr w:type="gramStart"/>
      <w:r>
        <w:rPr>
          <w:rFonts w:ascii="Helvetica Neue" w:hAnsi="Helvetica Neue"/>
        </w:rPr>
        <w:t>their </w:t>
      </w:r>
      <w:r>
        <w:rPr>
          <w:rStyle w:val="na"/>
          <w:color w:val="C2185B"/>
        </w:rPr>
        <w:t>.</w:t>
      </w:r>
      <w:proofErr w:type="spellStart"/>
      <w:r>
        <w:rPr>
          <w:rStyle w:val="na"/>
          <w:color w:val="C2185B"/>
        </w:rPr>
        <w:t>gitignore</w:t>
      </w:r>
      <w:proofErr w:type="spellEnd"/>
      <w:proofErr w:type="gramEnd"/>
      <w:r>
        <w:rPr>
          <w:rFonts w:ascii="Helvetica Neue" w:hAnsi="Helvetica Neue"/>
        </w:rPr>
        <w:t> configuration.</w:t>
      </w:r>
    </w:p>
    <w:p w14:paraId="3FF8C05E" w14:textId="77777777" w:rsidR="000240B6" w:rsidRDefault="000240B6" w:rsidP="0047624C">
      <w:pPr>
        <w:numPr>
          <w:ilvl w:val="0"/>
          <w:numId w:val="65"/>
        </w:numPr>
        <w:spacing w:beforeAutospacing="1"/>
        <w:ind w:left="450"/>
        <w:rPr>
          <w:rFonts w:ascii="Helvetica Neue" w:hAnsi="Helvetica Neue"/>
        </w:rPr>
      </w:pPr>
      <w:r>
        <w:rPr>
          <w:rFonts w:ascii="Helvetica Neue" w:hAnsi="Helvetica Neue"/>
        </w:rPr>
        <w:t>Check the repository for build artifacts such as </w:t>
      </w:r>
      <w:r>
        <w:rPr>
          <w:rStyle w:val="na"/>
          <w:color w:val="C2185B"/>
        </w:rPr>
        <w:t>.class</w:t>
      </w:r>
      <w:r>
        <w:rPr>
          <w:rFonts w:ascii="Helvetica Neue" w:hAnsi="Helvetica Neue"/>
        </w:rPr>
        <w:t>, </w:t>
      </w:r>
      <w:r>
        <w:rPr>
          <w:rStyle w:val="na"/>
          <w:color w:val="C2185B"/>
        </w:rPr>
        <w:t>.jar</w:t>
      </w:r>
      <w:r>
        <w:rPr>
          <w:rFonts w:ascii="Helvetica Neue" w:hAnsi="Helvetica Neue"/>
        </w:rPr>
        <w:t>, </w:t>
      </w:r>
      <w:r>
        <w:rPr>
          <w:rStyle w:val="na"/>
          <w:color w:val="C2185B"/>
        </w:rPr>
        <w:t>.war</w:t>
      </w:r>
      <w:r>
        <w:rPr>
          <w:rFonts w:ascii="Helvetica Neue" w:hAnsi="Helvetica Neue"/>
        </w:rPr>
        <w:t> files and </w:t>
      </w:r>
      <w:r>
        <w:rPr>
          <w:rStyle w:val="err"/>
          <w:rFonts w:ascii="Courier New" w:hAnsi="Courier New" w:cs="Courier New"/>
          <w:color w:val="A61717"/>
          <w:sz w:val="20"/>
          <w:szCs w:val="20"/>
        </w:rPr>
        <w:t>build</w:t>
      </w:r>
      <w:r>
        <w:rPr>
          <w:rFonts w:ascii="Helvetica Neue" w:hAnsi="Helvetica Neue"/>
        </w:rPr>
        <w:t> directory. None of these should be checked into the repository.</w:t>
      </w:r>
    </w:p>
    <w:p w14:paraId="44F8A6D9" w14:textId="77777777" w:rsidR="000240B6" w:rsidRDefault="000240B6" w:rsidP="0047624C">
      <w:pPr>
        <w:numPr>
          <w:ilvl w:val="0"/>
          <w:numId w:val="65"/>
        </w:numPr>
        <w:spacing w:before="100" w:beforeAutospacing="1"/>
        <w:ind w:left="450"/>
        <w:rPr>
          <w:rFonts w:ascii="Helvetica Neue" w:hAnsi="Helvetica Neue"/>
        </w:rPr>
      </w:pPr>
      <w:r>
        <w:rPr>
          <w:rFonts w:ascii="Helvetica Neue" w:hAnsi="Helvetica Neue"/>
        </w:rPr>
        <w:t>Check for dependencies. Dependencies from Maven repository should not be committed to the git repository.</w:t>
      </w:r>
    </w:p>
    <w:p w14:paraId="12259E5D"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Domain Name Setup (30%)</w:t>
      </w:r>
      <w:hyperlink r:id="rId216" w:anchor="domain-name-setup-30" w:tooltip="Permanent link" w:history="1">
        <w:r>
          <w:rPr>
            <w:rStyle w:val="Hyperlink"/>
            <w:rFonts w:ascii="Helvetica Neue" w:hAnsi="Helvetica Neue"/>
            <w:b w:val="0"/>
            <w:bCs w:val="0"/>
            <w:spacing w:val="-2"/>
            <w:u w:val="none"/>
          </w:rPr>
          <w:t>¶</w:t>
        </w:r>
      </w:hyperlink>
    </w:p>
    <w:p w14:paraId="48390CDB" w14:textId="77777777" w:rsidR="000240B6" w:rsidRDefault="000240B6" w:rsidP="0047624C">
      <w:pPr>
        <w:numPr>
          <w:ilvl w:val="0"/>
          <w:numId w:val="66"/>
        </w:numPr>
        <w:spacing w:before="100" w:beforeAutospacing="1" w:after="120"/>
        <w:ind w:left="450"/>
        <w:rPr>
          <w:rFonts w:ascii="Helvetica Neue" w:hAnsi="Helvetica Neue"/>
        </w:rPr>
      </w:pPr>
      <w:r>
        <w:rPr>
          <w:rFonts w:ascii="Helvetica Neue" w:hAnsi="Helvetica Neue"/>
        </w:rPr>
        <w:t>Check if students have configured their domain registrar to use Amazon Route 53 name servers. Check using </w:t>
      </w:r>
      <w:hyperlink r:id="rId217" w:anchor="NS/" w:history="1">
        <w:r>
          <w:rPr>
            <w:rStyle w:val="Hyperlink"/>
            <w:rFonts w:ascii="Helvetica Neue" w:hAnsi="Helvetica Neue"/>
            <w:color w:val="2196F3"/>
            <w:u w:val="none"/>
          </w:rPr>
          <w:t>https://toolbox.googleapps.com/apps/dig/#NS/</w:t>
        </w:r>
      </w:hyperlink>
      <w:r>
        <w:rPr>
          <w:rFonts w:ascii="Helvetica Neue" w:hAnsi="Helvetica Neue"/>
        </w:rPr>
        <w:t>.</w:t>
      </w:r>
    </w:p>
    <w:p w14:paraId="4FAF1ACE" w14:textId="77777777" w:rsidR="000240B6" w:rsidRDefault="000240B6" w:rsidP="0047624C">
      <w:pPr>
        <w:numPr>
          <w:ilvl w:val="0"/>
          <w:numId w:val="66"/>
        </w:numPr>
        <w:spacing w:beforeAutospacing="1"/>
        <w:ind w:left="450"/>
        <w:rPr>
          <w:rFonts w:ascii="Helvetica Neue" w:hAnsi="Helvetica Neue"/>
        </w:rPr>
      </w:pPr>
      <w:r>
        <w:rPr>
          <w:rFonts w:ascii="Helvetica Neue" w:hAnsi="Helvetica Neue"/>
        </w:rPr>
        <w:t>Query for </w:t>
      </w:r>
      <w:r>
        <w:rPr>
          <w:rStyle w:val="err"/>
          <w:rFonts w:ascii="Courier New" w:hAnsi="Courier New" w:cs="Courier New"/>
          <w:color w:val="A61717"/>
          <w:sz w:val="20"/>
          <w:szCs w:val="20"/>
        </w:rPr>
        <w:t>TXT</w:t>
      </w:r>
      <w:r>
        <w:rPr>
          <w:rFonts w:ascii="Helvetica Neue" w:hAnsi="Helvetica Neue"/>
        </w:rPr>
        <w:t> record for student’s domain, dev subdomain, and prod subdomain. Check the value returned using </w:t>
      </w:r>
      <w:hyperlink r:id="rId218" w:anchor="TXT/" w:history="1">
        <w:r>
          <w:rPr>
            <w:rStyle w:val="Hyperlink"/>
            <w:rFonts w:ascii="Helvetica Neue" w:hAnsi="Helvetica Neue"/>
            <w:color w:val="2196F3"/>
            <w:u w:val="none"/>
          </w:rPr>
          <w:t>https://toolbox.googleapps.com/apps/dig/#TXT/</w:t>
        </w:r>
      </w:hyperlink>
      <w:r>
        <w:rPr>
          <w:rFonts w:ascii="Helvetica Neue" w:hAnsi="Helvetica Neue"/>
        </w:rPr>
        <w:t>.</w:t>
      </w:r>
    </w:p>
    <w:p w14:paraId="0BA4243C"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Building AMIs (60%)</w:t>
      </w:r>
      <w:hyperlink r:id="rId219" w:anchor="building-amis-60" w:tooltip="Permanent link" w:history="1">
        <w:r>
          <w:rPr>
            <w:rStyle w:val="Hyperlink"/>
            <w:rFonts w:ascii="Helvetica Neue" w:hAnsi="Helvetica Neue"/>
            <w:b w:val="0"/>
            <w:bCs w:val="0"/>
            <w:spacing w:val="-2"/>
            <w:u w:val="none"/>
          </w:rPr>
          <w:t>¶</w:t>
        </w:r>
      </w:hyperlink>
    </w:p>
    <w:p w14:paraId="330ECBA5"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Students must demo following:</w:t>
      </w:r>
    </w:p>
    <w:p w14:paraId="59A7351C" w14:textId="77777777" w:rsidR="000240B6" w:rsidRDefault="000240B6" w:rsidP="0047624C">
      <w:pPr>
        <w:numPr>
          <w:ilvl w:val="0"/>
          <w:numId w:val="67"/>
        </w:numPr>
        <w:spacing w:before="100" w:beforeAutospacing="1" w:after="120"/>
        <w:ind w:left="450"/>
        <w:rPr>
          <w:rFonts w:ascii="Helvetica Neue" w:hAnsi="Helvetica Neue"/>
        </w:rPr>
      </w:pPr>
      <w:r>
        <w:rPr>
          <w:rFonts w:ascii="Helvetica Neue" w:hAnsi="Helvetica Neue"/>
        </w:rPr>
        <w:t>Build AMI using packer.</w:t>
      </w:r>
    </w:p>
    <w:p w14:paraId="7EAD478A" w14:textId="77777777" w:rsidR="000240B6" w:rsidRDefault="000240B6" w:rsidP="0047624C">
      <w:pPr>
        <w:numPr>
          <w:ilvl w:val="0"/>
          <w:numId w:val="67"/>
        </w:numPr>
        <w:spacing w:before="100" w:beforeAutospacing="1" w:after="120"/>
        <w:ind w:left="450"/>
        <w:rPr>
          <w:rFonts w:ascii="Helvetica Neue" w:hAnsi="Helvetica Neue"/>
        </w:rPr>
      </w:pPr>
      <w:r>
        <w:rPr>
          <w:rFonts w:ascii="Helvetica Neue" w:hAnsi="Helvetica Neue"/>
        </w:rPr>
        <w:t>Launch EC2 instance from the AMI</w:t>
      </w:r>
    </w:p>
    <w:p w14:paraId="589E6734" w14:textId="77777777" w:rsidR="000240B6" w:rsidRDefault="000240B6" w:rsidP="0047624C">
      <w:pPr>
        <w:numPr>
          <w:ilvl w:val="0"/>
          <w:numId w:val="67"/>
        </w:numPr>
        <w:spacing w:before="100" w:beforeAutospacing="1" w:after="120"/>
        <w:ind w:left="450"/>
        <w:rPr>
          <w:rFonts w:ascii="Helvetica Neue" w:hAnsi="Helvetica Neue"/>
        </w:rPr>
      </w:pPr>
      <w:r>
        <w:rPr>
          <w:rFonts w:ascii="Helvetica Neue" w:hAnsi="Helvetica Neue"/>
        </w:rPr>
        <w:t>Deploy application on the EC2 instance. Students can do manual install of database, schema, and application configuration.</w:t>
      </w:r>
    </w:p>
    <w:p w14:paraId="4FEA0949" w14:textId="77777777" w:rsidR="000240B6" w:rsidRDefault="000240B6" w:rsidP="0047624C">
      <w:pPr>
        <w:numPr>
          <w:ilvl w:val="0"/>
          <w:numId w:val="67"/>
        </w:numPr>
        <w:spacing w:before="100" w:beforeAutospacing="1"/>
        <w:ind w:left="450"/>
        <w:rPr>
          <w:rFonts w:ascii="Helvetica Neue" w:hAnsi="Helvetica Neue"/>
        </w:rPr>
      </w:pPr>
      <w:r>
        <w:rPr>
          <w:rFonts w:ascii="Helvetica Neue" w:hAnsi="Helvetica Neue"/>
        </w:rPr>
        <w:t>Verify application APIs can be accessed from the IP address of EC2 instance. Security group may be manually configured to permit access to the application.</w:t>
      </w:r>
    </w:p>
    <w:p w14:paraId="26897A4D" w14:textId="77777777" w:rsidR="000240B6" w:rsidRDefault="000240B6" w:rsidP="000240B6"/>
    <w:p w14:paraId="46F596F6" w14:textId="03259991" w:rsidR="000240B6" w:rsidRDefault="000240B6" w:rsidP="000240B6">
      <w:r>
        <w:t>Lecture 6</w:t>
      </w:r>
    </w:p>
    <w:p w14:paraId="54810EFD" w14:textId="7628EC68" w:rsidR="000240B6" w:rsidRDefault="000240B6" w:rsidP="000240B6"/>
    <w:p w14:paraId="2D2831D4"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Agenda</w:t>
      </w:r>
      <w:hyperlink r:id="rId220" w:anchor="agenda" w:tooltip="Permanent link" w:history="1">
        <w:r w:rsidRPr="000240B6">
          <w:rPr>
            <w:rFonts w:ascii="Helvetica Neue" w:eastAsia="Times New Roman" w:hAnsi="Helvetica Neue" w:cs="Times New Roman"/>
            <w:color w:val="0000FF"/>
            <w:spacing w:val="-2"/>
            <w:sz w:val="36"/>
            <w:szCs w:val="36"/>
            <w:lang w:bidi="hi-IN"/>
          </w:rPr>
          <w:t>¶</w:t>
        </w:r>
      </w:hyperlink>
    </w:p>
    <w:p w14:paraId="7A0C55AC" w14:textId="77777777" w:rsidR="000240B6" w:rsidRPr="000240B6" w:rsidRDefault="000240B6" w:rsidP="0047624C">
      <w:pPr>
        <w:numPr>
          <w:ilvl w:val="0"/>
          <w:numId w:val="68"/>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Review </w:t>
      </w:r>
      <w:hyperlink r:id="rId221" w:history="1">
        <w:r w:rsidRPr="000240B6">
          <w:rPr>
            <w:rFonts w:ascii="Helvetica Neue" w:eastAsia="Times New Roman" w:hAnsi="Helvetica Neue" w:cs="Times New Roman"/>
            <w:color w:val="2196F3"/>
            <w:lang w:bidi="hi-IN"/>
          </w:rPr>
          <w:t>Assignment #04</w:t>
        </w:r>
      </w:hyperlink>
    </w:p>
    <w:p w14:paraId="463FA883" w14:textId="77777777" w:rsidR="000240B6" w:rsidRPr="000240B6" w:rsidRDefault="000240B6" w:rsidP="0047624C">
      <w:pPr>
        <w:numPr>
          <w:ilvl w:val="0"/>
          <w:numId w:val="68"/>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Virtualization</w:t>
      </w:r>
    </w:p>
    <w:p w14:paraId="13307B57" w14:textId="77777777" w:rsidR="000240B6" w:rsidRPr="000240B6" w:rsidRDefault="000240B6" w:rsidP="0047624C">
      <w:pPr>
        <w:numPr>
          <w:ilvl w:val="0"/>
          <w:numId w:val="68"/>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Network Firewalls &amp; Security Groups</w:t>
      </w:r>
    </w:p>
    <w:p w14:paraId="45F8729A" w14:textId="77777777" w:rsidR="000240B6" w:rsidRPr="000240B6" w:rsidRDefault="000240B6" w:rsidP="0047624C">
      <w:pPr>
        <w:numPr>
          <w:ilvl w:val="0"/>
          <w:numId w:val="68"/>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Domain Name System (DNS)</w:t>
      </w:r>
    </w:p>
    <w:p w14:paraId="6751480C" w14:textId="77777777" w:rsidR="000240B6" w:rsidRPr="000240B6" w:rsidRDefault="000240B6" w:rsidP="0047624C">
      <w:pPr>
        <w:numPr>
          <w:ilvl w:val="0"/>
          <w:numId w:val="68"/>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AWS Route 53</w:t>
      </w:r>
    </w:p>
    <w:p w14:paraId="3445E6DA" w14:textId="77777777" w:rsidR="000240B6" w:rsidRPr="000240B6" w:rsidRDefault="000240B6" w:rsidP="0047624C">
      <w:pPr>
        <w:numPr>
          <w:ilvl w:val="0"/>
          <w:numId w:val="68"/>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Amazon Machine Images (AMI)</w:t>
      </w:r>
    </w:p>
    <w:p w14:paraId="78B601A6" w14:textId="77777777" w:rsidR="000240B6" w:rsidRPr="000240B6" w:rsidRDefault="000240B6" w:rsidP="0047624C">
      <w:pPr>
        <w:numPr>
          <w:ilvl w:val="0"/>
          <w:numId w:val="68"/>
        </w:numPr>
        <w:spacing w:before="100" w:beforeAutospacing="1" w:after="120"/>
        <w:ind w:left="450"/>
        <w:rPr>
          <w:rFonts w:ascii="Helvetica Neue" w:eastAsia="Times New Roman" w:hAnsi="Helvetica Neue" w:cs="Times New Roman"/>
          <w:lang w:bidi="hi-IN"/>
        </w:rPr>
      </w:pPr>
      <w:proofErr w:type="spellStart"/>
      <w:r w:rsidRPr="000240B6">
        <w:rPr>
          <w:rFonts w:ascii="Helvetica Neue" w:eastAsia="Times New Roman" w:hAnsi="Helvetica Neue" w:cs="Times New Roman"/>
          <w:lang w:bidi="hi-IN"/>
        </w:rPr>
        <w:t>HashiCorp</w:t>
      </w:r>
      <w:proofErr w:type="spellEnd"/>
      <w:r w:rsidRPr="000240B6">
        <w:rPr>
          <w:rFonts w:ascii="Helvetica Neue" w:eastAsia="Times New Roman" w:hAnsi="Helvetica Neue" w:cs="Times New Roman"/>
          <w:lang w:bidi="hi-IN"/>
        </w:rPr>
        <w:t xml:space="preserve"> Packer</w:t>
      </w:r>
    </w:p>
    <w:p w14:paraId="796A2FF1" w14:textId="77777777" w:rsidR="000240B6" w:rsidRPr="000240B6" w:rsidRDefault="000240B6" w:rsidP="0047624C">
      <w:pPr>
        <w:numPr>
          <w:ilvl w:val="0"/>
          <w:numId w:val="68"/>
        </w:numPr>
        <w:spacing w:before="100" w:beforeAutospacing="1"/>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Discuss </w:t>
      </w:r>
      <w:hyperlink r:id="rId222" w:history="1">
        <w:r w:rsidRPr="000240B6">
          <w:rPr>
            <w:rFonts w:ascii="Helvetica Neue" w:eastAsia="Times New Roman" w:hAnsi="Helvetica Neue" w:cs="Times New Roman"/>
            <w:color w:val="2196F3"/>
            <w:lang w:bidi="hi-IN"/>
          </w:rPr>
          <w:t>Assignment #05</w:t>
        </w:r>
      </w:hyperlink>
    </w:p>
    <w:p w14:paraId="79BE2D74"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lastRenderedPageBreak/>
        <w:t>Slides</w:t>
      </w:r>
      <w:hyperlink r:id="rId223" w:anchor="slides" w:tooltip="Permanent link" w:history="1">
        <w:r w:rsidRPr="000240B6">
          <w:rPr>
            <w:rFonts w:ascii="Helvetica Neue" w:eastAsia="Times New Roman" w:hAnsi="Helvetica Neue" w:cs="Times New Roman"/>
            <w:color w:val="0000FF"/>
            <w:spacing w:val="-2"/>
            <w:sz w:val="36"/>
            <w:szCs w:val="36"/>
            <w:lang w:bidi="hi-IN"/>
          </w:rPr>
          <w:t>¶</w:t>
        </w:r>
      </w:hyperlink>
    </w:p>
    <w:p w14:paraId="0FE2B38E" w14:textId="77777777" w:rsidR="000240B6" w:rsidRPr="000240B6" w:rsidRDefault="000240B6" w:rsidP="0047624C">
      <w:pPr>
        <w:numPr>
          <w:ilvl w:val="0"/>
          <w:numId w:val="69"/>
        </w:numPr>
        <w:spacing w:before="100" w:beforeAutospacing="1" w:after="120"/>
        <w:ind w:left="450"/>
        <w:rPr>
          <w:rFonts w:ascii="Helvetica Neue" w:eastAsia="Times New Roman" w:hAnsi="Helvetica Neue" w:cs="Times New Roman"/>
          <w:lang w:bidi="hi-IN"/>
        </w:rPr>
      </w:pPr>
      <w:hyperlink r:id="rId224" w:history="1">
        <w:r w:rsidRPr="000240B6">
          <w:rPr>
            <w:rFonts w:ascii="Helvetica Neue" w:eastAsia="Times New Roman" w:hAnsi="Helvetica Neue" w:cs="Times New Roman"/>
            <w:color w:val="2196F3"/>
            <w:lang w:bidi="hi-IN"/>
          </w:rPr>
          <w:t>Virtualization</w:t>
        </w:r>
      </w:hyperlink>
    </w:p>
    <w:p w14:paraId="070EFE2B" w14:textId="77777777" w:rsidR="000240B6" w:rsidRPr="000240B6" w:rsidRDefault="000240B6" w:rsidP="0047624C">
      <w:pPr>
        <w:numPr>
          <w:ilvl w:val="0"/>
          <w:numId w:val="69"/>
        </w:numPr>
        <w:spacing w:before="100" w:beforeAutospacing="1" w:after="120"/>
        <w:ind w:left="450"/>
        <w:rPr>
          <w:rFonts w:ascii="Helvetica Neue" w:eastAsia="Times New Roman" w:hAnsi="Helvetica Neue" w:cs="Times New Roman"/>
          <w:lang w:bidi="hi-IN"/>
        </w:rPr>
      </w:pPr>
      <w:hyperlink r:id="rId225" w:history="1">
        <w:r w:rsidRPr="000240B6">
          <w:rPr>
            <w:rFonts w:ascii="Helvetica Neue" w:eastAsia="Times New Roman" w:hAnsi="Helvetica Neue" w:cs="Times New Roman"/>
            <w:color w:val="2196F3"/>
            <w:lang w:bidi="hi-IN"/>
          </w:rPr>
          <w:t>Network Firewalls &amp; Security Groups</w:t>
        </w:r>
      </w:hyperlink>
    </w:p>
    <w:p w14:paraId="65397835" w14:textId="77777777" w:rsidR="000240B6" w:rsidRPr="000240B6" w:rsidRDefault="000240B6" w:rsidP="0047624C">
      <w:pPr>
        <w:numPr>
          <w:ilvl w:val="0"/>
          <w:numId w:val="69"/>
        </w:numPr>
        <w:spacing w:before="100" w:beforeAutospacing="1" w:after="120"/>
        <w:ind w:left="450"/>
        <w:rPr>
          <w:rFonts w:ascii="Helvetica Neue" w:eastAsia="Times New Roman" w:hAnsi="Helvetica Neue" w:cs="Times New Roman"/>
          <w:lang w:bidi="hi-IN"/>
        </w:rPr>
      </w:pPr>
      <w:hyperlink r:id="rId226" w:history="1">
        <w:r w:rsidRPr="000240B6">
          <w:rPr>
            <w:rFonts w:ascii="Helvetica Neue" w:eastAsia="Times New Roman" w:hAnsi="Helvetica Neue" w:cs="Times New Roman"/>
            <w:color w:val="2196F3"/>
            <w:lang w:bidi="hi-IN"/>
          </w:rPr>
          <w:t>Domain Name System (DNS)</w:t>
        </w:r>
      </w:hyperlink>
    </w:p>
    <w:p w14:paraId="68C5791F" w14:textId="77777777" w:rsidR="000240B6" w:rsidRPr="000240B6" w:rsidRDefault="000240B6" w:rsidP="0047624C">
      <w:pPr>
        <w:numPr>
          <w:ilvl w:val="0"/>
          <w:numId w:val="69"/>
        </w:numPr>
        <w:spacing w:before="100" w:beforeAutospacing="1"/>
        <w:ind w:left="450"/>
        <w:rPr>
          <w:rFonts w:ascii="Helvetica Neue" w:eastAsia="Times New Roman" w:hAnsi="Helvetica Neue" w:cs="Times New Roman"/>
          <w:lang w:bidi="hi-IN"/>
        </w:rPr>
      </w:pPr>
      <w:hyperlink r:id="rId227" w:history="1">
        <w:r w:rsidRPr="000240B6">
          <w:rPr>
            <w:rFonts w:ascii="Helvetica Neue" w:eastAsia="Times New Roman" w:hAnsi="Helvetica Neue" w:cs="Times New Roman"/>
            <w:color w:val="2196F3"/>
            <w:lang w:bidi="hi-IN"/>
          </w:rPr>
          <w:t xml:space="preserve">Amazon Machine Images (AMI) &amp; </w:t>
        </w:r>
        <w:proofErr w:type="spellStart"/>
        <w:r w:rsidRPr="000240B6">
          <w:rPr>
            <w:rFonts w:ascii="Helvetica Neue" w:eastAsia="Times New Roman" w:hAnsi="Helvetica Neue" w:cs="Times New Roman"/>
            <w:color w:val="2196F3"/>
            <w:lang w:bidi="hi-IN"/>
          </w:rPr>
          <w:t>HashiCorp</w:t>
        </w:r>
        <w:proofErr w:type="spellEnd"/>
        <w:r w:rsidRPr="000240B6">
          <w:rPr>
            <w:rFonts w:ascii="Helvetica Neue" w:eastAsia="Times New Roman" w:hAnsi="Helvetica Neue" w:cs="Times New Roman"/>
            <w:color w:val="2196F3"/>
            <w:lang w:bidi="hi-IN"/>
          </w:rPr>
          <w:t xml:space="preserve"> Packer</w:t>
        </w:r>
      </w:hyperlink>
    </w:p>
    <w:p w14:paraId="7AC47B5E"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 xml:space="preserve">Amazon AMI &amp; </w:t>
      </w:r>
      <w:proofErr w:type="spellStart"/>
      <w:r w:rsidRPr="000240B6">
        <w:rPr>
          <w:rFonts w:ascii="Helvetica Neue" w:eastAsia="Times New Roman" w:hAnsi="Helvetica Neue" w:cs="Times New Roman"/>
          <w:spacing w:val="-2"/>
          <w:sz w:val="36"/>
          <w:szCs w:val="36"/>
          <w:lang w:bidi="hi-IN"/>
        </w:rPr>
        <w:t>HashiCorp</w:t>
      </w:r>
      <w:proofErr w:type="spellEnd"/>
      <w:r w:rsidRPr="000240B6">
        <w:rPr>
          <w:rFonts w:ascii="Helvetica Neue" w:eastAsia="Times New Roman" w:hAnsi="Helvetica Neue" w:cs="Times New Roman"/>
          <w:spacing w:val="-2"/>
          <w:sz w:val="36"/>
          <w:szCs w:val="36"/>
          <w:lang w:bidi="hi-IN"/>
        </w:rPr>
        <w:t xml:space="preserve"> Packer</w:t>
      </w:r>
      <w:hyperlink r:id="rId228" w:anchor="amazon-ami-hashicorp-packer" w:tooltip="Permanent link" w:history="1">
        <w:r w:rsidRPr="000240B6">
          <w:rPr>
            <w:rFonts w:ascii="Helvetica Neue" w:eastAsia="Times New Roman" w:hAnsi="Helvetica Neue" w:cs="Times New Roman"/>
            <w:color w:val="0000FF"/>
            <w:spacing w:val="-2"/>
            <w:sz w:val="36"/>
            <w:szCs w:val="36"/>
            <w:lang w:bidi="hi-IN"/>
          </w:rPr>
          <w:t>¶</w:t>
        </w:r>
      </w:hyperlink>
    </w:p>
    <w:p w14:paraId="5EBDAE92"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Packer Template</w:t>
      </w:r>
      <w:hyperlink r:id="rId229" w:anchor="packer-template" w:tooltip="Permanent link" w:history="1">
        <w:r w:rsidRPr="000240B6">
          <w:rPr>
            <w:rFonts w:ascii="Helvetica Neue" w:eastAsia="Times New Roman" w:hAnsi="Helvetica Neue" w:cs="Times New Roman"/>
            <w:color w:val="0000FF"/>
            <w:spacing w:val="-2"/>
            <w:sz w:val="27"/>
            <w:szCs w:val="27"/>
            <w:lang w:bidi="hi-IN"/>
          </w:rPr>
          <w:t>¶</w:t>
        </w:r>
      </w:hyperlink>
    </w:p>
    <w:p w14:paraId="2DDF06C2" w14:textId="77777777" w:rsidR="000240B6" w:rsidRPr="000240B6" w:rsidRDefault="000240B6" w:rsidP="0047624C">
      <w:pPr>
        <w:numPr>
          <w:ilvl w:val="0"/>
          <w:numId w:val="70"/>
        </w:numPr>
        <w:spacing w:before="100" w:beforeAutospacing="1"/>
        <w:ind w:left="450"/>
        <w:rPr>
          <w:rFonts w:ascii="Helvetica Neue" w:eastAsia="Times New Roman" w:hAnsi="Helvetica Neue" w:cs="Times New Roman"/>
          <w:lang w:bidi="hi-IN"/>
        </w:rPr>
      </w:pPr>
      <w:hyperlink r:id="rId230" w:history="1">
        <w:r w:rsidRPr="000240B6">
          <w:rPr>
            <w:rFonts w:ascii="Helvetica Neue" w:eastAsia="Times New Roman" w:hAnsi="Helvetica Neue" w:cs="Times New Roman"/>
            <w:color w:val="2196F3"/>
            <w:lang w:bidi="hi-IN"/>
          </w:rPr>
          <w:t>https://github.com/tejasparikh/fall2019-ami</w:t>
        </w:r>
      </w:hyperlink>
    </w:p>
    <w:p w14:paraId="601313A5"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Validate Packer Template</w:t>
      </w:r>
      <w:hyperlink r:id="rId231" w:anchor="validate-packer-template" w:tooltip="Permanent link" w:history="1">
        <w:r w:rsidRPr="000240B6">
          <w:rPr>
            <w:rFonts w:ascii="Helvetica Neue" w:eastAsia="Times New Roman" w:hAnsi="Helvetica Neue" w:cs="Times New Roman"/>
            <w:color w:val="0000FF"/>
            <w:spacing w:val="-2"/>
            <w:sz w:val="27"/>
            <w:szCs w:val="27"/>
            <w:lang w:bidi="hi-IN"/>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006"/>
      </w:tblGrid>
      <w:tr w:rsidR="000240B6" w:rsidRPr="000240B6" w14:paraId="7C3881FC" w14:textId="77777777" w:rsidTr="000240B6">
        <w:trPr>
          <w:tblCellSpacing w:w="15" w:type="dxa"/>
        </w:trPr>
        <w:tc>
          <w:tcPr>
            <w:tcW w:w="0" w:type="auto"/>
            <w:tcMar>
              <w:top w:w="0" w:type="dxa"/>
              <w:left w:w="0" w:type="dxa"/>
              <w:bottom w:w="0" w:type="dxa"/>
              <w:right w:w="0" w:type="dxa"/>
            </w:tcMar>
            <w:hideMark/>
          </w:tcPr>
          <w:p w14:paraId="56E5929B"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lang w:bidi="hi-IN"/>
              </w:rPr>
            </w:pPr>
            <w:r w:rsidRPr="000240B6">
              <w:rPr>
                <w:rFonts w:ascii="Courier New" w:eastAsia="Times New Roman" w:hAnsi="Courier New" w:cs="Courier New"/>
                <w:sz w:val="20"/>
                <w:szCs w:val="20"/>
                <w:lang w:bidi="hi-IN"/>
              </w:rPr>
              <w:t>1</w:t>
            </w:r>
          </w:p>
        </w:tc>
        <w:tc>
          <w:tcPr>
            <w:tcW w:w="0" w:type="auto"/>
            <w:tcMar>
              <w:top w:w="0" w:type="dxa"/>
              <w:left w:w="0" w:type="dxa"/>
              <w:bottom w:w="0" w:type="dxa"/>
              <w:right w:w="0" w:type="dxa"/>
            </w:tcMar>
            <w:hideMark/>
          </w:tcPr>
          <w:p w14:paraId="40363334"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eastAsia="Times New Roman" w:hAnsi="Courier New" w:cs="Courier New"/>
                <w:color w:val="37474F"/>
                <w:sz w:val="20"/>
                <w:szCs w:val="20"/>
                <w:lang w:bidi="hi-IN"/>
              </w:rPr>
            </w:pPr>
            <w:proofErr w:type="gramStart"/>
            <w:r w:rsidRPr="000240B6">
              <w:rPr>
                <w:rFonts w:ascii="Courier New" w:eastAsia="Times New Roman" w:hAnsi="Courier New" w:cs="Courier New"/>
                <w:color w:val="37474F"/>
                <w:sz w:val="20"/>
                <w:szCs w:val="20"/>
                <w:lang w:bidi="hi-IN"/>
              </w:rPr>
              <w:t>./</w:t>
            </w:r>
            <w:proofErr w:type="gramEnd"/>
            <w:r w:rsidRPr="000240B6">
              <w:rPr>
                <w:rFonts w:ascii="Courier New" w:eastAsia="Times New Roman" w:hAnsi="Courier New" w:cs="Courier New"/>
                <w:color w:val="37474F"/>
                <w:sz w:val="20"/>
                <w:szCs w:val="20"/>
                <w:lang w:bidi="hi-IN"/>
              </w:rPr>
              <w:t>packer validate ubuntu-</w:t>
            </w:r>
            <w:proofErr w:type="spellStart"/>
            <w:r w:rsidRPr="000240B6">
              <w:rPr>
                <w:rFonts w:ascii="Courier New" w:eastAsia="Times New Roman" w:hAnsi="Courier New" w:cs="Courier New"/>
                <w:color w:val="37474F"/>
                <w:sz w:val="20"/>
                <w:szCs w:val="20"/>
                <w:lang w:bidi="hi-IN"/>
              </w:rPr>
              <w:t>ami.json</w:t>
            </w:r>
            <w:proofErr w:type="spellEnd"/>
          </w:p>
          <w:p w14:paraId="7A572522" w14:textId="77777777" w:rsidR="000240B6" w:rsidRPr="000240B6" w:rsidRDefault="000240B6" w:rsidP="000240B6">
            <w:pPr>
              <w:rPr>
                <w:rFonts w:ascii="Times New Roman" w:eastAsia="Times New Roman" w:hAnsi="Times New Roman" w:cs="Times New Roman"/>
                <w:lang w:bidi="hi-IN"/>
              </w:rPr>
            </w:pPr>
          </w:p>
        </w:tc>
      </w:tr>
    </w:tbl>
    <w:p w14:paraId="1EDF8B79"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Build AMI</w:t>
      </w:r>
      <w:hyperlink r:id="rId232" w:anchor="build-ami" w:tooltip="Permanent link" w:history="1">
        <w:r w:rsidRPr="000240B6">
          <w:rPr>
            <w:rFonts w:ascii="Helvetica Neue" w:eastAsia="Times New Roman" w:hAnsi="Helvetica Neue" w:cs="Times New Roman"/>
            <w:color w:val="0000FF"/>
            <w:spacing w:val="-2"/>
            <w:sz w:val="27"/>
            <w:szCs w:val="27"/>
            <w:lang w:bidi="hi-IN"/>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366"/>
      </w:tblGrid>
      <w:tr w:rsidR="000240B6" w:rsidRPr="000240B6" w14:paraId="3956D6FA" w14:textId="77777777" w:rsidTr="000240B6">
        <w:trPr>
          <w:tblCellSpacing w:w="15" w:type="dxa"/>
        </w:trPr>
        <w:tc>
          <w:tcPr>
            <w:tcW w:w="0" w:type="auto"/>
            <w:tcMar>
              <w:top w:w="0" w:type="dxa"/>
              <w:left w:w="0" w:type="dxa"/>
              <w:bottom w:w="0" w:type="dxa"/>
              <w:right w:w="0" w:type="dxa"/>
            </w:tcMar>
            <w:hideMark/>
          </w:tcPr>
          <w:p w14:paraId="00F65C3B"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lang w:bidi="hi-IN"/>
              </w:rPr>
            </w:pPr>
            <w:r w:rsidRPr="000240B6">
              <w:rPr>
                <w:rFonts w:ascii="Courier New" w:eastAsia="Times New Roman" w:hAnsi="Courier New" w:cs="Courier New"/>
                <w:sz w:val="20"/>
                <w:szCs w:val="20"/>
                <w:lang w:bidi="hi-IN"/>
              </w:rPr>
              <w:t>1</w:t>
            </w:r>
          </w:p>
          <w:p w14:paraId="063CEA8D"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lang w:bidi="hi-IN"/>
              </w:rPr>
            </w:pPr>
            <w:r w:rsidRPr="000240B6">
              <w:rPr>
                <w:rFonts w:ascii="Courier New" w:eastAsia="Times New Roman" w:hAnsi="Courier New" w:cs="Courier New"/>
                <w:sz w:val="20"/>
                <w:szCs w:val="20"/>
                <w:lang w:bidi="hi-IN"/>
              </w:rPr>
              <w:t>2</w:t>
            </w:r>
          </w:p>
          <w:p w14:paraId="69FECFA7"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lang w:bidi="hi-IN"/>
              </w:rPr>
            </w:pPr>
            <w:r w:rsidRPr="000240B6">
              <w:rPr>
                <w:rFonts w:ascii="Courier New" w:eastAsia="Times New Roman" w:hAnsi="Courier New" w:cs="Courier New"/>
                <w:sz w:val="20"/>
                <w:szCs w:val="20"/>
                <w:lang w:bidi="hi-IN"/>
              </w:rPr>
              <w:t>3</w:t>
            </w:r>
          </w:p>
          <w:p w14:paraId="6F713A5A"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lang w:bidi="hi-IN"/>
              </w:rPr>
            </w:pPr>
            <w:r w:rsidRPr="000240B6">
              <w:rPr>
                <w:rFonts w:ascii="Courier New" w:eastAsia="Times New Roman" w:hAnsi="Courier New" w:cs="Courier New"/>
                <w:sz w:val="20"/>
                <w:szCs w:val="20"/>
                <w:lang w:bidi="hi-IN"/>
              </w:rPr>
              <w:t>4</w:t>
            </w:r>
          </w:p>
          <w:p w14:paraId="65D872DF"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lang w:bidi="hi-IN"/>
              </w:rPr>
            </w:pPr>
            <w:r w:rsidRPr="000240B6">
              <w:rPr>
                <w:rFonts w:ascii="Courier New" w:eastAsia="Times New Roman" w:hAnsi="Courier New" w:cs="Courier New"/>
                <w:sz w:val="20"/>
                <w:szCs w:val="20"/>
                <w:lang w:bidi="hi-IN"/>
              </w:rPr>
              <w:t>5</w:t>
            </w:r>
          </w:p>
          <w:p w14:paraId="3BBBCFAB"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eastAsia="Times New Roman" w:hAnsi="Courier New" w:cs="Courier New"/>
                <w:sz w:val="20"/>
                <w:szCs w:val="20"/>
                <w:lang w:bidi="hi-IN"/>
              </w:rPr>
            </w:pPr>
            <w:r w:rsidRPr="000240B6">
              <w:rPr>
                <w:rFonts w:ascii="Courier New" w:eastAsia="Times New Roman" w:hAnsi="Courier New" w:cs="Courier New"/>
                <w:sz w:val="20"/>
                <w:szCs w:val="20"/>
                <w:lang w:bidi="hi-IN"/>
              </w:rPr>
              <w:t>6</w:t>
            </w:r>
          </w:p>
        </w:tc>
        <w:tc>
          <w:tcPr>
            <w:tcW w:w="0" w:type="auto"/>
            <w:tcMar>
              <w:top w:w="0" w:type="dxa"/>
              <w:left w:w="0" w:type="dxa"/>
              <w:bottom w:w="0" w:type="dxa"/>
              <w:right w:w="0" w:type="dxa"/>
            </w:tcMar>
            <w:hideMark/>
          </w:tcPr>
          <w:p w14:paraId="2F1ABA39"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eastAsia="Times New Roman" w:hAnsi="Courier New" w:cs="Courier New"/>
                <w:color w:val="37474F"/>
                <w:sz w:val="20"/>
                <w:szCs w:val="20"/>
                <w:lang w:bidi="hi-IN"/>
              </w:rPr>
            </w:pPr>
            <w:proofErr w:type="gramStart"/>
            <w:r w:rsidRPr="000240B6">
              <w:rPr>
                <w:rFonts w:ascii="Courier New" w:eastAsia="Times New Roman" w:hAnsi="Courier New" w:cs="Courier New"/>
                <w:color w:val="37474F"/>
                <w:sz w:val="20"/>
                <w:szCs w:val="20"/>
                <w:lang w:bidi="hi-IN"/>
              </w:rPr>
              <w:t>./</w:t>
            </w:r>
            <w:proofErr w:type="gramEnd"/>
            <w:r w:rsidRPr="000240B6">
              <w:rPr>
                <w:rFonts w:ascii="Courier New" w:eastAsia="Times New Roman" w:hAnsi="Courier New" w:cs="Courier New"/>
                <w:color w:val="37474F"/>
                <w:sz w:val="20"/>
                <w:szCs w:val="20"/>
                <w:lang w:bidi="hi-IN"/>
              </w:rPr>
              <w:t xml:space="preserve">packer build </w:t>
            </w:r>
            <w:r w:rsidRPr="000240B6">
              <w:rPr>
                <w:rFonts w:ascii="Courier New" w:eastAsia="Times New Roman" w:hAnsi="Courier New" w:cs="Courier New"/>
                <w:color w:val="183691"/>
                <w:sz w:val="20"/>
                <w:szCs w:val="20"/>
                <w:lang w:bidi="hi-IN"/>
              </w:rPr>
              <w:t>\</w:t>
            </w:r>
          </w:p>
          <w:p w14:paraId="2F66F426"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eastAsia="Times New Roman" w:hAnsi="Courier New" w:cs="Courier New"/>
                <w:color w:val="37474F"/>
                <w:sz w:val="20"/>
                <w:szCs w:val="20"/>
                <w:lang w:bidi="hi-IN"/>
              </w:rPr>
            </w:pPr>
            <w:r w:rsidRPr="000240B6">
              <w:rPr>
                <w:rFonts w:ascii="Courier New" w:eastAsia="Times New Roman" w:hAnsi="Courier New" w:cs="Courier New"/>
                <w:color w:val="37474F"/>
                <w:sz w:val="20"/>
                <w:szCs w:val="20"/>
                <w:lang w:bidi="hi-IN"/>
              </w:rPr>
              <w:t xml:space="preserve">    -var </w:t>
            </w:r>
            <w:r w:rsidRPr="000240B6">
              <w:rPr>
                <w:rFonts w:ascii="Courier New" w:eastAsia="Times New Roman" w:hAnsi="Courier New" w:cs="Courier New"/>
                <w:color w:val="0D904F"/>
                <w:sz w:val="20"/>
                <w:szCs w:val="20"/>
                <w:lang w:bidi="hi-IN"/>
              </w:rPr>
              <w:t>'</w:t>
            </w:r>
            <w:proofErr w:type="spellStart"/>
            <w:r w:rsidRPr="000240B6">
              <w:rPr>
                <w:rFonts w:ascii="Courier New" w:eastAsia="Times New Roman" w:hAnsi="Courier New" w:cs="Courier New"/>
                <w:color w:val="0D904F"/>
                <w:sz w:val="20"/>
                <w:szCs w:val="20"/>
                <w:lang w:bidi="hi-IN"/>
              </w:rPr>
              <w:t>aws_access_key</w:t>
            </w:r>
            <w:proofErr w:type="spellEnd"/>
            <w:r w:rsidRPr="000240B6">
              <w:rPr>
                <w:rFonts w:ascii="Courier New" w:eastAsia="Times New Roman" w:hAnsi="Courier New" w:cs="Courier New"/>
                <w:color w:val="0D904F"/>
                <w:sz w:val="20"/>
                <w:szCs w:val="20"/>
                <w:lang w:bidi="hi-IN"/>
              </w:rPr>
              <w:t>=REDACTED'</w:t>
            </w:r>
            <w:r w:rsidRPr="000240B6">
              <w:rPr>
                <w:rFonts w:ascii="Courier New" w:eastAsia="Times New Roman" w:hAnsi="Courier New" w:cs="Courier New"/>
                <w:color w:val="37474F"/>
                <w:sz w:val="20"/>
                <w:szCs w:val="20"/>
                <w:lang w:bidi="hi-IN"/>
              </w:rPr>
              <w:t xml:space="preserve"> </w:t>
            </w:r>
            <w:r w:rsidRPr="000240B6">
              <w:rPr>
                <w:rFonts w:ascii="Courier New" w:eastAsia="Times New Roman" w:hAnsi="Courier New" w:cs="Courier New"/>
                <w:color w:val="183691"/>
                <w:sz w:val="20"/>
                <w:szCs w:val="20"/>
                <w:lang w:bidi="hi-IN"/>
              </w:rPr>
              <w:t>\</w:t>
            </w:r>
          </w:p>
          <w:p w14:paraId="1BB12EAC"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eastAsia="Times New Roman" w:hAnsi="Courier New" w:cs="Courier New"/>
                <w:color w:val="37474F"/>
                <w:sz w:val="20"/>
                <w:szCs w:val="20"/>
                <w:lang w:bidi="hi-IN"/>
              </w:rPr>
            </w:pPr>
            <w:r w:rsidRPr="000240B6">
              <w:rPr>
                <w:rFonts w:ascii="Courier New" w:eastAsia="Times New Roman" w:hAnsi="Courier New" w:cs="Courier New"/>
                <w:color w:val="37474F"/>
                <w:sz w:val="20"/>
                <w:szCs w:val="20"/>
                <w:lang w:bidi="hi-IN"/>
              </w:rPr>
              <w:t xml:space="preserve">    -var </w:t>
            </w:r>
            <w:r w:rsidRPr="000240B6">
              <w:rPr>
                <w:rFonts w:ascii="Courier New" w:eastAsia="Times New Roman" w:hAnsi="Courier New" w:cs="Courier New"/>
                <w:color w:val="0D904F"/>
                <w:sz w:val="20"/>
                <w:szCs w:val="20"/>
                <w:lang w:bidi="hi-IN"/>
              </w:rPr>
              <w:t>'</w:t>
            </w:r>
            <w:proofErr w:type="spellStart"/>
            <w:r w:rsidRPr="000240B6">
              <w:rPr>
                <w:rFonts w:ascii="Courier New" w:eastAsia="Times New Roman" w:hAnsi="Courier New" w:cs="Courier New"/>
                <w:color w:val="0D904F"/>
                <w:sz w:val="20"/>
                <w:szCs w:val="20"/>
                <w:lang w:bidi="hi-IN"/>
              </w:rPr>
              <w:t>aws_secret_key</w:t>
            </w:r>
            <w:proofErr w:type="spellEnd"/>
            <w:r w:rsidRPr="000240B6">
              <w:rPr>
                <w:rFonts w:ascii="Courier New" w:eastAsia="Times New Roman" w:hAnsi="Courier New" w:cs="Courier New"/>
                <w:color w:val="0D904F"/>
                <w:sz w:val="20"/>
                <w:szCs w:val="20"/>
                <w:lang w:bidi="hi-IN"/>
              </w:rPr>
              <w:t>=REDACTED'</w:t>
            </w:r>
            <w:r w:rsidRPr="000240B6">
              <w:rPr>
                <w:rFonts w:ascii="Courier New" w:eastAsia="Times New Roman" w:hAnsi="Courier New" w:cs="Courier New"/>
                <w:color w:val="37474F"/>
                <w:sz w:val="20"/>
                <w:szCs w:val="20"/>
                <w:lang w:bidi="hi-IN"/>
              </w:rPr>
              <w:t xml:space="preserve"> </w:t>
            </w:r>
            <w:r w:rsidRPr="000240B6">
              <w:rPr>
                <w:rFonts w:ascii="Courier New" w:eastAsia="Times New Roman" w:hAnsi="Courier New" w:cs="Courier New"/>
                <w:color w:val="183691"/>
                <w:sz w:val="20"/>
                <w:szCs w:val="20"/>
                <w:lang w:bidi="hi-IN"/>
              </w:rPr>
              <w:t>\</w:t>
            </w:r>
          </w:p>
          <w:p w14:paraId="7758404B"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eastAsia="Times New Roman" w:hAnsi="Courier New" w:cs="Courier New"/>
                <w:color w:val="37474F"/>
                <w:sz w:val="20"/>
                <w:szCs w:val="20"/>
                <w:lang w:bidi="hi-IN"/>
              </w:rPr>
            </w:pPr>
            <w:r w:rsidRPr="000240B6">
              <w:rPr>
                <w:rFonts w:ascii="Courier New" w:eastAsia="Times New Roman" w:hAnsi="Courier New" w:cs="Courier New"/>
                <w:color w:val="37474F"/>
                <w:sz w:val="20"/>
                <w:szCs w:val="20"/>
                <w:lang w:bidi="hi-IN"/>
              </w:rPr>
              <w:t xml:space="preserve">    -var </w:t>
            </w:r>
            <w:r w:rsidRPr="000240B6">
              <w:rPr>
                <w:rFonts w:ascii="Courier New" w:eastAsia="Times New Roman" w:hAnsi="Courier New" w:cs="Courier New"/>
                <w:color w:val="0D904F"/>
                <w:sz w:val="20"/>
                <w:szCs w:val="20"/>
                <w:lang w:bidi="hi-IN"/>
              </w:rPr>
              <w:t>'</w:t>
            </w:r>
            <w:proofErr w:type="spellStart"/>
            <w:r w:rsidRPr="000240B6">
              <w:rPr>
                <w:rFonts w:ascii="Courier New" w:eastAsia="Times New Roman" w:hAnsi="Courier New" w:cs="Courier New"/>
                <w:color w:val="0D904F"/>
                <w:sz w:val="20"/>
                <w:szCs w:val="20"/>
                <w:lang w:bidi="hi-IN"/>
              </w:rPr>
              <w:t>aws_region</w:t>
            </w:r>
            <w:proofErr w:type="spellEnd"/>
            <w:r w:rsidRPr="000240B6">
              <w:rPr>
                <w:rFonts w:ascii="Courier New" w:eastAsia="Times New Roman" w:hAnsi="Courier New" w:cs="Courier New"/>
                <w:color w:val="0D904F"/>
                <w:sz w:val="20"/>
                <w:szCs w:val="20"/>
                <w:lang w:bidi="hi-IN"/>
              </w:rPr>
              <w:t>=us-east-1'</w:t>
            </w:r>
            <w:r w:rsidRPr="000240B6">
              <w:rPr>
                <w:rFonts w:ascii="Courier New" w:eastAsia="Times New Roman" w:hAnsi="Courier New" w:cs="Courier New"/>
                <w:color w:val="37474F"/>
                <w:sz w:val="20"/>
                <w:szCs w:val="20"/>
                <w:lang w:bidi="hi-IN"/>
              </w:rPr>
              <w:t xml:space="preserve"> </w:t>
            </w:r>
            <w:r w:rsidRPr="000240B6">
              <w:rPr>
                <w:rFonts w:ascii="Courier New" w:eastAsia="Times New Roman" w:hAnsi="Courier New" w:cs="Courier New"/>
                <w:color w:val="183691"/>
                <w:sz w:val="20"/>
                <w:szCs w:val="20"/>
                <w:lang w:bidi="hi-IN"/>
              </w:rPr>
              <w:t>\</w:t>
            </w:r>
          </w:p>
          <w:p w14:paraId="0FA765D9"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eastAsia="Times New Roman" w:hAnsi="Courier New" w:cs="Courier New"/>
                <w:color w:val="37474F"/>
                <w:sz w:val="20"/>
                <w:szCs w:val="20"/>
                <w:lang w:bidi="hi-IN"/>
              </w:rPr>
            </w:pPr>
            <w:r w:rsidRPr="000240B6">
              <w:rPr>
                <w:rFonts w:ascii="Courier New" w:eastAsia="Times New Roman" w:hAnsi="Courier New" w:cs="Courier New"/>
                <w:color w:val="37474F"/>
                <w:sz w:val="20"/>
                <w:szCs w:val="20"/>
                <w:lang w:bidi="hi-IN"/>
              </w:rPr>
              <w:t xml:space="preserve">    -var </w:t>
            </w:r>
            <w:r w:rsidRPr="000240B6">
              <w:rPr>
                <w:rFonts w:ascii="Courier New" w:eastAsia="Times New Roman" w:hAnsi="Courier New" w:cs="Courier New"/>
                <w:color w:val="0D904F"/>
                <w:sz w:val="20"/>
                <w:szCs w:val="20"/>
                <w:lang w:bidi="hi-IN"/>
              </w:rPr>
              <w:t>'</w:t>
            </w:r>
            <w:proofErr w:type="spellStart"/>
            <w:r w:rsidRPr="000240B6">
              <w:rPr>
                <w:rFonts w:ascii="Courier New" w:eastAsia="Times New Roman" w:hAnsi="Courier New" w:cs="Courier New"/>
                <w:color w:val="0D904F"/>
                <w:sz w:val="20"/>
                <w:szCs w:val="20"/>
                <w:lang w:bidi="hi-IN"/>
              </w:rPr>
              <w:t>subnet_id</w:t>
            </w:r>
            <w:proofErr w:type="spellEnd"/>
            <w:r w:rsidRPr="000240B6">
              <w:rPr>
                <w:rFonts w:ascii="Courier New" w:eastAsia="Times New Roman" w:hAnsi="Courier New" w:cs="Courier New"/>
                <w:color w:val="0D904F"/>
                <w:sz w:val="20"/>
                <w:szCs w:val="20"/>
                <w:lang w:bidi="hi-IN"/>
              </w:rPr>
              <w:t>=REDACTED'</w:t>
            </w:r>
            <w:r w:rsidRPr="000240B6">
              <w:rPr>
                <w:rFonts w:ascii="Courier New" w:eastAsia="Times New Roman" w:hAnsi="Courier New" w:cs="Courier New"/>
                <w:color w:val="37474F"/>
                <w:sz w:val="20"/>
                <w:szCs w:val="20"/>
                <w:lang w:bidi="hi-IN"/>
              </w:rPr>
              <w:t xml:space="preserve"> </w:t>
            </w:r>
            <w:r w:rsidRPr="000240B6">
              <w:rPr>
                <w:rFonts w:ascii="Courier New" w:eastAsia="Times New Roman" w:hAnsi="Courier New" w:cs="Courier New"/>
                <w:color w:val="183691"/>
                <w:sz w:val="20"/>
                <w:szCs w:val="20"/>
                <w:lang w:bidi="hi-IN"/>
              </w:rPr>
              <w:t>\</w:t>
            </w:r>
          </w:p>
          <w:p w14:paraId="23FAFF30" w14:textId="77777777" w:rsidR="000240B6" w:rsidRPr="000240B6" w:rsidRDefault="000240B6" w:rsidP="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eastAsia="Times New Roman" w:hAnsi="Courier New" w:cs="Courier New"/>
                <w:color w:val="37474F"/>
                <w:sz w:val="20"/>
                <w:szCs w:val="20"/>
                <w:lang w:bidi="hi-IN"/>
              </w:rPr>
            </w:pPr>
            <w:r w:rsidRPr="000240B6">
              <w:rPr>
                <w:rFonts w:ascii="Courier New" w:eastAsia="Times New Roman" w:hAnsi="Courier New" w:cs="Courier New"/>
                <w:color w:val="37474F"/>
                <w:sz w:val="20"/>
                <w:szCs w:val="20"/>
                <w:lang w:bidi="hi-IN"/>
              </w:rPr>
              <w:t xml:space="preserve">    ubuntu-</w:t>
            </w:r>
            <w:proofErr w:type="spellStart"/>
            <w:proofErr w:type="gramStart"/>
            <w:r w:rsidRPr="000240B6">
              <w:rPr>
                <w:rFonts w:ascii="Courier New" w:eastAsia="Times New Roman" w:hAnsi="Courier New" w:cs="Courier New"/>
                <w:color w:val="37474F"/>
                <w:sz w:val="20"/>
                <w:szCs w:val="20"/>
                <w:lang w:bidi="hi-IN"/>
              </w:rPr>
              <w:t>ami.json</w:t>
            </w:r>
            <w:proofErr w:type="spellEnd"/>
            <w:proofErr w:type="gramEnd"/>
          </w:p>
          <w:p w14:paraId="6F1CA79B" w14:textId="77777777" w:rsidR="000240B6" w:rsidRPr="000240B6" w:rsidRDefault="000240B6" w:rsidP="000240B6">
            <w:pPr>
              <w:rPr>
                <w:rFonts w:ascii="Times New Roman" w:eastAsia="Times New Roman" w:hAnsi="Times New Roman" w:cs="Times New Roman"/>
                <w:lang w:bidi="hi-IN"/>
              </w:rPr>
            </w:pPr>
          </w:p>
        </w:tc>
      </w:tr>
    </w:tbl>
    <w:p w14:paraId="5381FD6D"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Reading</w:t>
      </w:r>
      <w:hyperlink r:id="rId233" w:anchor="reading" w:tooltip="Permanent link" w:history="1">
        <w:r w:rsidRPr="000240B6">
          <w:rPr>
            <w:rFonts w:ascii="Helvetica Neue" w:eastAsia="Times New Roman" w:hAnsi="Helvetica Neue" w:cs="Times New Roman"/>
            <w:color w:val="0000FF"/>
            <w:spacing w:val="-2"/>
            <w:sz w:val="36"/>
            <w:szCs w:val="36"/>
            <w:lang w:bidi="hi-IN"/>
          </w:rPr>
          <w:t>¶</w:t>
        </w:r>
      </w:hyperlink>
    </w:p>
    <w:p w14:paraId="3CE418D0"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Virtualization and AWS EC2</w:t>
      </w:r>
      <w:hyperlink r:id="rId234" w:anchor="virtualization-and-aws-ec2" w:tooltip="Permanent link" w:history="1">
        <w:r w:rsidRPr="000240B6">
          <w:rPr>
            <w:rFonts w:ascii="Helvetica Neue" w:eastAsia="Times New Roman" w:hAnsi="Helvetica Neue" w:cs="Times New Roman"/>
            <w:color w:val="0000FF"/>
            <w:spacing w:val="-2"/>
            <w:sz w:val="27"/>
            <w:szCs w:val="27"/>
            <w:lang w:bidi="hi-IN"/>
          </w:rPr>
          <w:t>¶</w:t>
        </w:r>
      </w:hyperlink>
    </w:p>
    <w:p w14:paraId="1598B1B7" w14:textId="77777777" w:rsidR="000240B6" w:rsidRPr="000240B6" w:rsidRDefault="000240B6" w:rsidP="0047624C">
      <w:pPr>
        <w:numPr>
          <w:ilvl w:val="0"/>
          <w:numId w:val="71"/>
        </w:numPr>
        <w:spacing w:before="100" w:beforeAutospacing="1" w:after="120"/>
        <w:ind w:left="450"/>
        <w:rPr>
          <w:rFonts w:ascii="Helvetica Neue" w:eastAsia="Times New Roman" w:hAnsi="Helvetica Neue" w:cs="Times New Roman"/>
          <w:lang w:bidi="hi-IN"/>
        </w:rPr>
      </w:pPr>
      <w:hyperlink r:id="rId235" w:history="1">
        <w:r w:rsidRPr="000240B6">
          <w:rPr>
            <w:rFonts w:ascii="Helvetica Neue" w:eastAsia="Times New Roman" w:hAnsi="Helvetica Neue" w:cs="Times New Roman"/>
            <w:color w:val="2196F3"/>
            <w:lang w:bidi="hi-IN"/>
          </w:rPr>
          <w:t>Understanding virtualization</w:t>
        </w:r>
      </w:hyperlink>
    </w:p>
    <w:p w14:paraId="1DE67E44" w14:textId="77777777" w:rsidR="000240B6" w:rsidRPr="000240B6" w:rsidRDefault="000240B6" w:rsidP="0047624C">
      <w:pPr>
        <w:numPr>
          <w:ilvl w:val="0"/>
          <w:numId w:val="71"/>
        </w:numPr>
        <w:spacing w:before="100" w:beforeAutospacing="1" w:after="120"/>
        <w:ind w:left="450"/>
        <w:rPr>
          <w:rFonts w:ascii="Helvetica Neue" w:eastAsia="Times New Roman" w:hAnsi="Helvetica Neue" w:cs="Times New Roman"/>
          <w:lang w:bidi="hi-IN"/>
        </w:rPr>
      </w:pPr>
      <w:hyperlink r:id="rId236" w:history="1">
        <w:r w:rsidRPr="000240B6">
          <w:rPr>
            <w:rFonts w:ascii="Helvetica Neue" w:eastAsia="Times New Roman" w:hAnsi="Helvetica Neue" w:cs="Times New Roman"/>
            <w:color w:val="2196F3"/>
            <w:lang w:bidi="hi-IN"/>
          </w:rPr>
          <w:t>Virtualization</w:t>
        </w:r>
      </w:hyperlink>
    </w:p>
    <w:p w14:paraId="2E86C6CE" w14:textId="77777777" w:rsidR="000240B6" w:rsidRPr="000240B6" w:rsidRDefault="000240B6" w:rsidP="0047624C">
      <w:pPr>
        <w:numPr>
          <w:ilvl w:val="0"/>
          <w:numId w:val="71"/>
        </w:numPr>
        <w:spacing w:before="100" w:beforeAutospacing="1"/>
        <w:ind w:left="450"/>
        <w:rPr>
          <w:rFonts w:ascii="Helvetica Neue" w:eastAsia="Times New Roman" w:hAnsi="Helvetica Neue" w:cs="Times New Roman"/>
          <w:lang w:bidi="hi-IN"/>
        </w:rPr>
      </w:pPr>
      <w:hyperlink r:id="rId237" w:history="1">
        <w:r w:rsidRPr="000240B6">
          <w:rPr>
            <w:rFonts w:ascii="Helvetica Neue" w:eastAsia="Times New Roman" w:hAnsi="Helvetica Neue" w:cs="Times New Roman"/>
            <w:color w:val="2196F3"/>
            <w:lang w:bidi="hi-IN"/>
          </w:rPr>
          <w:t>Amazon Elastic Compute Cloud (Amazon EC2)</w:t>
        </w:r>
      </w:hyperlink>
    </w:p>
    <w:p w14:paraId="038586FC"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Network Firewalls &amp; Security Groups</w:t>
      </w:r>
      <w:hyperlink r:id="rId238" w:anchor="network-firewalls-security-groups" w:tooltip="Permanent link" w:history="1">
        <w:r w:rsidRPr="000240B6">
          <w:rPr>
            <w:rFonts w:ascii="Helvetica Neue" w:eastAsia="Times New Roman" w:hAnsi="Helvetica Neue" w:cs="Times New Roman"/>
            <w:color w:val="0000FF"/>
            <w:spacing w:val="-2"/>
            <w:sz w:val="27"/>
            <w:szCs w:val="27"/>
            <w:lang w:bidi="hi-IN"/>
          </w:rPr>
          <w:t>¶</w:t>
        </w:r>
      </w:hyperlink>
    </w:p>
    <w:p w14:paraId="3498233A" w14:textId="77777777" w:rsidR="000240B6" w:rsidRPr="000240B6" w:rsidRDefault="000240B6" w:rsidP="0047624C">
      <w:pPr>
        <w:numPr>
          <w:ilvl w:val="0"/>
          <w:numId w:val="72"/>
        </w:numPr>
        <w:spacing w:before="100" w:beforeAutospacing="1" w:after="120"/>
        <w:ind w:left="450"/>
        <w:rPr>
          <w:rFonts w:ascii="Helvetica Neue" w:eastAsia="Times New Roman" w:hAnsi="Helvetica Neue" w:cs="Times New Roman"/>
          <w:lang w:bidi="hi-IN"/>
        </w:rPr>
      </w:pPr>
      <w:hyperlink r:id="rId239" w:history="1">
        <w:r w:rsidRPr="000240B6">
          <w:rPr>
            <w:rFonts w:ascii="Helvetica Neue" w:eastAsia="Times New Roman" w:hAnsi="Helvetica Neue" w:cs="Times New Roman"/>
            <w:color w:val="2196F3"/>
            <w:lang w:bidi="hi-IN"/>
          </w:rPr>
          <w:t>Security Groups &amp; Network Firewalls</w:t>
        </w:r>
      </w:hyperlink>
    </w:p>
    <w:p w14:paraId="4B8C2BF4" w14:textId="77777777" w:rsidR="000240B6" w:rsidRPr="000240B6" w:rsidRDefault="000240B6" w:rsidP="0047624C">
      <w:pPr>
        <w:numPr>
          <w:ilvl w:val="0"/>
          <w:numId w:val="72"/>
        </w:numPr>
        <w:spacing w:before="100" w:beforeAutospacing="1"/>
        <w:ind w:left="450"/>
        <w:rPr>
          <w:rFonts w:ascii="Helvetica Neue" w:eastAsia="Times New Roman" w:hAnsi="Helvetica Neue" w:cs="Times New Roman"/>
          <w:lang w:bidi="hi-IN"/>
        </w:rPr>
      </w:pPr>
      <w:hyperlink r:id="rId240" w:history="1">
        <w:r w:rsidRPr="000240B6">
          <w:rPr>
            <w:rFonts w:ascii="Helvetica Neue" w:eastAsia="Times New Roman" w:hAnsi="Helvetica Neue" w:cs="Times New Roman"/>
            <w:color w:val="2196F3"/>
            <w:lang w:bidi="hi-IN"/>
          </w:rPr>
          <w:t>Amazon EC2 Security Groups for Linux Instances</w:t>
        </w:r>
      </w:hyperlink>
    </w:p>
    <w:p w14:paraId="5B7F1F35"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DNS</w:t>
      </w:r>
      <w:hyperlink r:id="rId241" w:anchor="dns" w:tooltip="Permanent link" w:history="1">
        <w:r w:rsidRPr="000240B6">
          <w:rPr>
            <w:rFonts w:ascii="Helvetica Neue" w:eastAsia="Times New Roman" w:hAnsi="Helvetica Neue" w:cs="Times New Roman"/>
            <w:color w:val="0000FF"/>
            <w:spacing w:val="-2"/>
            <w:sz w:val="27"/>
            <w:szCs w:val="27"/>
            <w:lang w:bidi="hi-IN"/>
          </w:rPr>
          <w:t>¶</w:t>
        </w:r>
      </w:hyperlink>
    </w:p>
    <w:p w14:paraId="36DD1FDA" w14:textId="77777777" w:rsidR="000240B6" w:rsidRPr="000240B6" w:rsidRDefault="000240B6" w:rsidP="0047624C">
      <w:pPr>
        <w:numPr>
          <w:ilvl w:val="0"/>
          <w:numId w:val="73"/>
        </w:numPr>
        <w:spacing w:before="100" w:beforeAutospacing="1" w:after="120"/>
        <w:ind w:left="450"/>
        <w:rPr>
          <w:rFonts w:ascii="Helvetica Neue" w:eastAsia="Times New Roman" w:hAnsi="Helvetica Neue" w:cs="Times New Roman"/>
          <w:lang w:bidi="hi-IN"/>
        </w:rPr>
      </w:pPr>
      <w:hyperlink r:id="rId242" w:history="1">
        <w:r w:rsidRPr="000240B6">
          <w:rPr>
            <w:rFonts w:ascii="Helvetica Neue" w:eastAsia="Times New Roman" w:hAnsi="Helvetica Neue" w:cs="Times New Roman"/>
            <w:color w:val="2196F3"/>
            <w:lang w:bidi="hi-IN"/>
          </w:rPr>
          <w:t>Root name server</w:t>
        </w:r>
      </w:hyperlink>
    </w:p>
    <w:p w14:paraId="5C1BC1BD" w14:textId="77777777" w:rsidR="000240B6" w:rsidRPr="000240B6" w:rsidRDefault="000240B6" w:rsidP="0047624C">
      <w:pPr>
        <w:numPr>
          <w:ilvl w:val="0"/>
          <w:numId w:val="73"/>
        </w:numPr>
        <w:spacing w:before="100" w:beforeAutospacing="1" w:after="120"/>
        <w:ind w:left="450"/>
        <w:rPr>
          <w:rFonts w:ascii="Helvetica Neue" w:eastAsia="Times New Roman" w:hAnsi="Helvetica Neue" w:cs="Times New Roman"/>
          <w:lang w:bidi="hi-IN"/>
        </w:rPr>
      </w:pPr>
      <w:hyperlink r:id="rId243" w:history="1">
        <w:r w:rsidRPr="000240B6">
          <w:rPr>
            <w:rFonts w:ascii="Helvetica Neue" w:eastAsia="Times New Roman" w:hAnsi="Helvetica Neue" w:cs="Times New Roman"/>
            <w:color w:val="2196F3"/>
            <w:lang w:bidi="hi-IN"/>
          </w:rPr>
          <w:t>An Introduction to DNS Terminology, Components, and Concepts</w:t>
        </w:r>
      </w:hyperlink>
    </w:p>
    <w:p w14:paraId="2FE45DCE" w14:textId="77777777" w:rsidR="000240B6" w:rsidRPr="000240B6" w:rsidRDefault="000240B6" w:rsidP="0047624C">
      <w:pPr>
        <w:numPr>
          <w:ilvl w:val="0"/>
          <w:numId w:val="73"/>
        </w:numPr>
        <w:spacing w:before="100" w:beforeAutospacing="1" w:after="120"/>
        <w:ind w:left="450"/>
        <w:rPr>
          <w:rFonts w:ascii="Helvetica Neue" w:eastAsia="Times New Roman" w:hAnsi="Helvetica Neue" w:cs="Times New Roman"/>
          <w:lang w:bidi="hi-IN"/>
        </w:rPr>
      </w:pPr>
      <w:hyperlink r:id="rId244" w:history="1">
        <w:r w:rsidRPr="000240B6">
          <w:rPr>
            <w:rFonts w:ascii="Helvetica Neue" w:eastAsia="Times New Roman" w:hAnsi="Helvetica Neue" w:cs="Times New Roman"/>
            <w:color w:val="2196F3"/>
            <w:lang w:bidi="hi-IN"/>
          </w:rPr>
          <w:t>DNS Best Practices, Network Protections, and Attack Identification</w:t>
        </w:r>
      </w:hyperlink>
    </w:p>
    <w:p w14:paraId="66EF821F" w14:textId="77777777" w:rsidR="000240B6" w:rsidRPr="000240B6" w:rsidRDefault="000240B6" w:rsidP="0047624C">
      <w:pPr>
        <w:numPr>
          <w:ilvl w:val="0"/>
          <w:numId w:val="73"/>
        </w:numPr>
        <w:spacing w:before="100" w:beforeAutospacing="1"/>
        <w:ind w:left="450"/>
        <w:rPr>
          <w:rFonts w:ascii="Helvetica Neue" w:eastAsia="Times New Roman" w:hAnsi="Helvetica Neue" w:cs="Times New Roman"/>
          <w:lang w:bidi="hi-IN"/>
        </w:rPr>
      </w:pPr>
      <w:hyperlink r:id="rId245" w:history="1">
        <w:r w:rsidRPr="000240B6">
          <w:rPr>
            <w:rFonts w:ascii="Helvetica Neue" w:eastAsia="Times New Roman" w:hAnsi="Helvetica Neue" w:cs="Times New Roman"/>
            <w:color w:val="2196F3"/>
            <w:lang w:bidi="hi-IN"/>
          </w:rPr>
          <w:t>AWS Route 53</w:t>
        </w:r>
      </w:hyperlink>
    </w:p>
    <w:p w14:paraId="0D5FDABF"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Packer &amp; AWS AMIs</w:t>
      </w:r>
      <w:hyperlink r:id="rId246" w:anchor="packer-aws-amis" w:tooltip="Permanent link" w:history="1">
        <w:r w:rsidRPr="000240B6">
          <w:rPr>
            <w:rFonts w:ascii="Helvetica Neue" w:eastAsia="Times New Roman" w:hAnsi="Helvetica Neue" w:cs="Times New Roman"/>
            <w:color w:val="0000FF"/>
            <w:spacing w:val="-2"/>
            <w:sz w:val="27"/>
            <w:szCs w:val="27"/>
            <w:lang w:bidi="hi-IN"/>
          </w:rPr>
          <w:t>¶</w:t>
        </w:r>
      </w:hyperlink>
    </w:p>
    <w:p w14:paraId="3157920D" w14:textId="77777777" w:rsidR="000240B6" w:rsidRPr="000240B6" w:rsidRDefault="000240B6" w:rsidP="0047624C">
      <w:pPr>
        <w:numPr>
          <w:ilvl w:val="0"/>
          <w:numId w:val="74"/>
        </w:numPr>
        <w:spacing w:before="100" w:beforeAutospacing="1" w:after="120"/>
        <w:ind w:left="450"/>
        <w:rPr>
          <w:rFonts w:ascii="Helvetica Neue" w:eastAsia="Times New Roman" w:hAnsi="Helvetica Neue" w:cs="Times New Roman"/>
          <w:lang w:bidi="hi-IN"/>
        </w:rPr>
      </w:pPr>
      <w:hyperlink r:id="rId247" w:history="1">
        <w:r w:rsidRPr="000240B6">
          <w:rPr>
            <w:rFonts w:ascii="Helvetica Neue" w:eastAsia="Times New Roman" w:hAnsi="Helvetica Neue" w:cs="Times New Roman"/>
            <w:color w:val="2196F3"/>
            <w:lang w:bidi="hi-IN"/>
          </w:rPr>
          <w:t>Amazon Machine Images (AMI)</w:t>
        </w:r>
      </w:hyperlink>
    </w:p>
    <w:p w14:paraId="078ACD33" w14:textId="77777777" w:rsidR="000240B6" w:rsidRPr="000240B6" w:rsidRDefault="000240B6" w:rsidP="0047624C">
      <w:pPr>
        <w:numPr>
          <w:ilvl w:val="0"/>
          <w:numId w:val="74"/>
        </w:numPr>
        <w:spacing w:before="100" w:beforeAutospacing="1"/>
        <w:ind w:left="450"/>
        <w:rPr>
          <w:rFonts w:ascii="Helvetica Neue" w:eastAsia="Times New Roman" w:hAnsi="Helvetica Neue" w:cs="Times New Roman"/>
          <w:lang w:bidi="hi-IN"/>
        </w:rPr>
      </w:pPr>
      <w:hyperlink r:id="rId248" w:history="1">
        <w:proofErr w:type="spellStart"/>
        <w:r w:rsidRPr="000240B6">
          <w:rPr>
            <w:rFonts w:ascii="Helvetica Neue" w:eastAsia="Times New Roman" w:hAnsi="Helvetica Neue" w:cs="Times New Roman"/>
            <w:color w:val="2196F3"/>
            <w:lang w:bidi="hi-IN"/>
          </w:rPr>
          <w:t>HashiCorp</w:t>
        </w:r>
        <w:proofErr w:type="spellEnd"/>
        <w:r w:rsidRPr="000240B6">
          <w:rPr>
            <w:rFonts w:ascii="Helvetica Neue" w:eastAsia="Times New Roman" w:hAnsi="Helvetica Neue" w:cs="Times New Roman"/>
            <w:color w:val="2196F3"/>
            <w:lang w:bidi="hi-IN"/>
          </w:rPr>
          <w:t xml:space="preserve"> Packer</w:t>
        </w:r>
      </w:hyperlink>
    </w:p>
    <w:p w14:paraId="1B02433A" w14:textId="72EED426" w:rsidR="000240B6" w:rsidRDefault="000240B6" w:rsidP="000240B6"/>
    <w:p w14:paraId="4F4D9F9A" w14:textId="5928558B" w:rsidR="000240B6" w:rsidRDefault="000240B6" w:rsidP="000240B6">
      <w:r>
        <w:t>Assignment 6</w:t>
      </w:r>
    </w:p>
    <w:p w14:paraId="181704D6"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Objectives</w:t>
      </w:r>
      <w:hyperlink r:id="rId249" w:anchor="objectives" w:tooltip="Permanent link" w:history="1">
        <w:r>
          <w:rPr>
            <w:rStyle w:val="Hyperlink"/>
            <w:rFonts w:ascii="Helvetica Neue" w:hAnsi="Helvetica Neue"/>
            <w:b w:val="0"/>
            <w:bCs w:val="0"/>
            <w:spacing w:val="-2"/>
            <w:u w:val="none"/>
          </w:rPr>
          <w:t>¶</w:t>
        </w:r>
      </w:hyperlink>
    </w:p>
    <w:p w14:paraId="46213911"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w:t>
      </w:r>
      <w:hyperlink r:id="rId250" w:anchor="infrastructure-as-code" w:tooltip="Permanent link" w:history="1">
        <w:r>
          <w:rPr>
            <w:rStyle w:val="Hyperlink"/>
            <w:rFonts w:ascii="Helvetica Neue" w:hAnsi="Helvetica Neue"/>
            <w:b w:val="0"/>
            <w:bCs w:val="0"/>
            <w:spacing w:val="-2"/>
            <w:u w:val="none"/>
          </w:rPr>
          <w:t>¶</w:t>
        </w:r>
      </w:hyperlink>
    </w:p>
    <w:p w14:paraId="03972B47"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In this assignment, you will create application terraform module. Read the </w:t>
      </w:r>
      <w:hyperlink r:id="rId251" w:history="1">
        <w:r>
          <w:rPr>
            <w:rStyle w:val="Hyperlink"/>
            <w:rFonts w:ascii="Helvetica Neue" w:hAnsi="Helvetica Neue"/>
            <w:color w:val="2196F3"/>
            <w:u w:val="none"/>
          </w:rPr>
          <w:t>docs</w:t>
        </w:r>
      </w:hyperlink>
      <w:r>
        <w:rPr>
          <w:rFonts w:ascii="Helvetica Neue" w:hAnsi="Helvetica Neue"/>
        </w:rPr>
        <w:t> to manage dependencies for different resources.</w:t>
      </w:r>
    </w:p>
    <w:p w14:paraId="5963FE0F" w14:textId="77777777" w:rsidR="000240B6" w:rsidRDefault="000240B6" w:rsidP="000240B6">
      <w:pPr>
        <w:pStyle w:val="Heading4"/>
        <w:rPr>
          <w:rFonts w:ascii="Helvetica Neue" w:hAnsi="Helvetica Neue"/>
          <w:spacing w:val="-2"/>
        </w:rPr>
      </w:pPr>
      <w:r>
        <w:rPr>
          <w:rFonts w:ascii="Helvetica Neue" w:hAnsi="Helvetica Neue"/>
          <w:spacing w:val="-2"/>
        </w:rPr>
        <w:t>App Security Group</w:t>
      </w:r>
      <w:hyperlink r:id="rId252" w:anchor="app-security-group" w:tooltip="Permanent link" w:history="1">
        <w:r>
          <w:rPr>
            <w:rStyle w:val="Hyperlink"/>
            <w:rFonts w:ascii="Helvetica Neue" w:hAnsi="Helvetica Neue"/>
            <w:spacing w:val="-2"/>
            <w:u w:val="none"/>
          </w:rPr>
          <w:t>¶</w:t>
        </w:r>
      </w:hyperlink>
    </w:p>
    <w:p w14:paraId="6C167949" w14:textId="77777777" w:rsidR="000240B6" w:rsidRDefault="000240B6" w:rsidP="0047624C">
      <w:pPr>
        <w:numPr>
          <w:ilvl w:val="0"/>
          <w:numId w:val="75"/>
        </w:numPr>
        <w:spacing w:before="100" w:beforeAutospacing="1" w:after="120"/>
        <w:ind w:left="450"/>
        <w:rPr>
          <w:rFonts w:ascii="Helvetica Neue" w:hAnsi="Helvetica Neue"/>
        </w:rPr>
      </w:pPr>
      <w:r>
        <w:rPr>
          <w:rFonts w:ascii="Helvetica Neue" w:hAnsi="Helvetica Neue"/>
        </w:rPr>
        <w:t xml:space="preserve">Create </w:t>
      </w:r>
      <w:proofErr w:type="gramStart"/>
      <w:r>
        <w:rPr>
          <w:rFonts w:ascii="Helvetica Neue" w:hAnsi="Helvetica Neue"/>
        </w:rPr>
        <w:t>a</w:t>
      </w:r>
      <w:proofErr w:type="gramEnd"/>
      <w:r>
        <w:rPr>
          <w:rFonts w:ascii="Helvetica Neue" w:hAnsi="Helvetica Neue"/>
        </w:rPr>
        <w:t xml:space="preserve"> EC2 security group for your EC2 instances that will host web application.</w:t>
      </w:r>
    </w:p>
    <w:p w14:paraId="3537DEAE" w14:textId="77777777" w:rsidR="000240B6" w:rsidRDefault="000240B6" w:rsidP="0047624C">
      <w:pPr>
        <w:numPr>
          <w:ilvl w:val="0"/>
          <w:numId w:val="75"/>
        </w:numPr>
        <w:spacing w:beforeAutospacing="1"/>
        <w:ind w:left="450"/>
        <w:rPr>
          <w:rFonts w:ascii="Helvetica Neue" w:hAnsi="Helvetica Neue"/>
        </w:rPr>
      </w:pPr>
      <w:r>
        <w:rPr>
          <w:rFonts w:ascii="Helvetica Neue" w:hAnsi="Helvetica Neue"/>
        </w:rPr>
        <w:t>Add ingress rule to allow TCP traffic on ports </w:t>
      </w:r>
      <w:r>
        <w:rPr>
          <w:rStyle w:val="err"/>
          <w:rFonts w:ascii="Courier New" w:hAnsi="Courier New" w:cs="Courier New"/>
          <w:color w:val="A61717"/>
          <w:sz w:val="20"/>
          <w:szCs w:val="20"/>
        </w:rPr>
        <w:t>22</w:t>
      </w:r>
      <w:r>
        <w:rPr>
          <w:rFonts w:ascii="Helvetica Neue" w:hAnsi="Helvetica Neue"/>
        </w:rPr>
        <w:t>, </w:t>
      </w:r>
      <w:r>
        <w:rPr>
          <w:rStyle w:val="err"/>
          <w:rFonts w:ascii="Courier New" w:hAnsi="Courier New" w:cs="Courier New"/>
          <w:color w:val="A61717"/>
          <w:sz w:val="20"/>
          <w:szCs w:val="20"/>
        </w:rPr>
        <w:t>80</w:t>
      </w:r>
      <w:r>
        <w:rPr>
          <w:rFonts w:ascii="Helvetica Neue" w:hAnsi="Helvetica Neue"/>
        </w:rPr>
        <w:t>, </w:t>
      </w:r>
      <w:r>
        <w:rPr>
          <w:rStyle w:val="err"/>
          <w:rFonts w:ascii="Courier New" w:hAnsi="Courier New" w:cs="Courier New"/>
          <w:color w:val="A61717"/>
          <w:sz w:val="20"/>
          <w:szCs w:val="20"/>
        </w:rPr>
        <w:t>443</w:t>
      </w:r>
      <w:r>
        <w:rPr>
          <w:rFonts w:ascii="Helvetica Neue" w:hAnsi="Helvetica Neue"/>
        </w:rPr>
        <w:t>, and </w:t>
      </w:r>
      <w:r>
        <w:rPr>
          <w:rStyle w:val="err"/>
          <w:rFonts w:ascii="Courier New" w:hAnsi="Courier New" w:cs="Courier New"/>
          <w:color w:val="A61717"/>
          <w:sz w:val="20"/>
          <w:szCs w:val="20"/>
        </w:rPr>
        <w:t>port on which your application runs</w:t>
      </w:r>
      <w:r>
        <w:rPr>
          <w:rFonts w:ascii="Helvetica Neue" w:hAnsi="Helvetica Neue"/>
        </w:rPr>
        <w:t> from anywhere in the world.</w:t>
      </w:r>
    </w:p>
    <w:p w14:paraId="3B66881C" w14:textId="77777777" w:rsidR="000240B6" w:rsidRDefault="000240B6" w:rsidP="0047624C">
      <w:pPr>
        <w:numPr>
          <w:ilvl w:val="0"/>
          <w:numId w:val="75"/>
        </w:numPr>
        <w:spacing w:beforeAutospacing="1"/>
        <w:ind w:left="450"/>
        <w:rPr>
          <w:rFonts w:ascii="Helvetica Neue" w:hAnsi="Helvetica Neue"/>
        </w:rPr>
      </w:pPr>
      <w:r>
        <w:rPr>
          <w:rFonts w:ascii="Helvetica Neue" w:hAnsi="Helvetica Neue"/>
        </w:rPr>
        <w:t>This security group will be referred to as </w:t>
      </w:r>
      <w:r>
        <w:rPr>
          <w:rStyle w:val="err"/>
          <w:rFonts w:ascii="Courier New" w:hAnsi="Courier New" w:cs="Courier New"/>
          <w:color w:val="A61717"/>
          <w:sz w:val="20"/>
          <w:szCs w:val="20"/>
        </w:rPr>
        <w:t>application</w:t>
      </w:r>
      <w:r>
        <w:rPr>
          <w:rFonts w:ascii="Helvetica Neue" w:hAnsi="Helvetica Neue"/>
        </w:rPr>
        <w:t> security group.</w:t>
      </w:r>
    </w:p>
    <w:p w14:paraId="67807E46" w14:textId="77777777" w:rsidR="000240B6" w:rsidRDefault="000240B6" w:rsidP="000240B6">
      <w:pPr>
        <w:pStyle w:val="Heading4"/>
        <w:rPr>
          <w:rFonts w:ascii="Helvetica Neue" w:hAnsi="Helvetica Neue"/>
          <w:spacing w:val="-2"/>
        </w:rPr>
      </w:pPr>
      <w:r>
        <w:rPr>
          <w:rFonts w:ascii="Helvetica Neue" w:hAnsi="Helvetica Neue"/>
          <w:spacing w:val="-2"/>
        </w:rPr>
        <w:t>DB Security Group</w:t>
      </w:r>
      <w:hyperlink r:id="rId253" w:anchor="db-security-group" w:tooltip="Permanent link" w:history="1">
        <w:r>
          <w:rPr>
            <w:rStyle w:val="Hyperlink"/>
            <w:rFonts w:ascii="Helvetica Neue" w:hAnsi="Helvetica Neue"/>
            <w:spacing w:val="-2"/>
            <w:u w:val="none"/>
          </w:rPr>
          <w:t>¶</w:t>
        </w:r>
      </w:hyperlink>
    </w:p>
    <w:p w14:paraId="4779370B" w14:textId="77777777" w:rsidR="000240B6" w:rsidRDefault="000240B6" w:rsidP="0047624C">
      <w:pPr>
        <w:numPr>
          <w:ilvl w:val="0"/>
          <w:numId w:val="76"/>
        </w:numPr>
        <w:spacing w:before="100" w:beforeAutospacing="1" w:after="120"/>
        <w:ind w:left="450"/>
        <w:rPr>
          <w:rFonts w:ascii="Helvetica Neue" w:hAnsi="Helvetica Neue"/>
        </w:rPr>
      </w:pPr>
      <w:r>
        <w:rPr>
          <w:rFonts w:ascii="Helvetica Neue" w:hAnsi="Helvetica Neue"/>
        </w:rPr>
        <w:t xml:space="preserve">Create </w:t>
      </w:r>
      <w:proofErr w:type="gramStart"/>
      <w:r>
        <w:rPr>
          <w:rFonts w:ascii="Helvetica Neue" w:hAnsi="Helvetica Neue"/>
        </w:rPr>
        <w:t>a</w:t>
      </w:r>
      <w:proofErr w:type="gramEnd"/>
      <w:r>
        <w:rPr>
          <w:rFonts w:ascii="Helvetica Neue" w:hAnsi="Helvetica Neue"/>
        </w:rPr>
        <w:t xml:space="preserve"> EC2 security group for your RDS instances.</w:t>
      </w:r>
    </w:p>
    <w:p w14:paraId="10418541" w14:textId="77777777" w:rsidR="000240B6" w:rsidRDefault="000240B6" w:rsidP="0047624C">
      <w:pPr>
        <w:numPr>
          <w:ilvl w:val="0"/>
          <w:numId w:val="76"/>
        </w:numPr>
        <w:spacing w:beforeAutospacing="1"/>
        <w:ind w:left="450"/>
        <w:rPr>
          <w:rFonts w:ascii="Helvetica Neue" w:hAnsi="Helvetica Neue"/>
        </w:rPr>
      </w:pPr>
      <w:r>
        <w:rPr>
          <w:rFonts w:ascii="Helvetica Neue" w:hAnsi="Helvetica Neue"/>
        </w:rPr>
        <w:t>Add ingress rule to allow TCP traffic on port </w:t>
      </w:r>
      <w:r>
        <w:rPr>
          <w:rStyle w:val="err"/>
          <w:rFonts w:ascii="Courier New" w:hAnsi="Courier New" w:cs="Courier New"/>
          <w:color w:val="A61717"/>
          <w:sz w:val="20"/>
          <w:szCs w:val="20"/>
        </w:rPr>
        <w:t>3306</w:t>
      </w:r>
      <w:r>
        <w:rPr>
          <w:rFonts w:ascii="Helvetica Neue" w:hAnsi="Helvetica Neue"/>
        </w:rPr>
        <w:t> for MySQL or </w:t>
      </w:r>
      <w:r>
        <w:rPr>
          <w:rStyle w:val="err"/>
          <w:rFonts w:ascii="Courier New" w:hAnsi="Courier New" w:cs="Courier New"/>
          <w:color w:val="A61717"/>
          <w:sz w:val="20"/>
          <w:szCs w:val="20"/>
        </w:rPr>
        <w:t>5432</w:t>
      </w:r>
      <w:r>
        <w:rPr>
          <w:rFonts w:ascii="Helvetica Neue" w:hAnsi="Helvetica Neue"/>
        </w:rPr>
        <w:t> for PostgreSQL.</w:t>
      </w:r>
    </w:p>
    <w:p w14:paraId="3CA1C370" w14:textId="77777777" w:rsidR="000240B6" w:rsidRDefault="000240B6" w:rsidP="0047624C">
      <w:pPr>
        <w:numPr>
          <w:ilvl w:val="0"/>
          <w:numId w:val="76"/>
        </w:numPr>
        <w:spacing w:beforeAutospacing="1"/>
        <w:ind w:left="450"/>
        <w:rPr>
          <w:rFonts w:ascii="Helvetica Neue" w:hAnsi="Helvetica Neue"/>
        </w:rPr>
      </w:pPr>
      <w:r>
        <w:rPr>
          <w:rFonts w:ascii="Helvetica Neue" w:hAnsi="Helvetica Neue"/>
        </w:rPr>
        <w:t>Source of the traffic should be the </w:t>
      </w:r>
      <w:r>
        <w:rPr>
          <w:rStyle w:val="err"/>
          <w:rFonts w:ascii="Courier New" w:hAnsi="Courier New" w:cs="Courier New"/>
          <w:color w:val="A61717"/>
          <w:sz w:val="20"/>
          <w:szCs w:val="20"/>
        </w:rPr>
        <w:t>application</w:t>
      </w:r>
      <w:r>
        <w:rPr>
          <w:rFonts w:ascii="Helvetica Neue" w:hAnsi="Helvetica Neue"/>
        </w:rPr>
        <w:t> security group.</w:t>
      </w:r>
    </w:p>
    <w:p w14:paraId="24D37BB4" w14:textId="77777777" w:rsidR="000240B6" w:rsidRDefault="000240B6" w:rsidP="0047624C">
      <w:pPr>
        <w:numPr>
          <w:ilvl w:val="0"/>
          <w:numId w:val="76"/>
        </w:numPr>
        <w:spacing w:beforeAutospacing="1"/>
        <w:ind w:left="450"/>
        <w:rPr>
          <w:rFonts w:ascii="Helvetica Neue" w:hAnsi="Helvetica Neue"/>
        </w:rPr>
      </w:pPr>
      <w:r>
        <w:rPr>
          <w:rFonts w:ascii="Helvetica Neue" w:hAnsi="Helvetica Neue"/>
        </w:rPr>
        <w:t>This security group will be referred to as </w:t>
      </w:r>
      <w:r>
        <w:rPr>
          <w:rStyle w:val="err"/>
          <w:rFonts w:ascii="Courier New" w:hAnsi="Courier New" w:cs="Courier New"/>
          <w:color w:val="A61717"/>
          <w:sz w:val="20"/>
          <w:szCs w:val="20"/>
        </w:rPr>
        <w:t>database</w:t>
      </w:r>
      <w:r>
        <w:rPr>
          <w:rFonts w:ascii="Helvetica Neue" w:hAnsi="Helvetica Neue"/>
        </w:rPr>
        <w:t> security group.</w:t>
      </w:r>
    </w:p>
    <w:p w14:paraId="603D5DF6" w14:textId="77777777" w:rsidR="000240B6" w:rsidRDefault="000240B6" w:rsidP="000240B6">
      <w:pPr>
        <w:pStyle w:val="Heading4"/>
        <w:rPr>
          <w:rFonts w:ascii="Helvetica Neue" w:hAnsi="Helvetica Neue"/>
          <w:spacing w:val="-2"/>
        </w:rPr>
      </w:pPr>
      <w:r>
        <w:rPr>
          <w:rFonts w:ascii="Helvetica Neue" w:hAnsi="Helvetica Neue"/>
          <w:spacing w:val="-2"/>
        </w:rPr>
        <w:t>S3 Bucket</w:t>
      </w:r>
      <w:hyperlink r:id="rId254" w:anchor="s3-bucket" w:tooltip="Permanent link" w:history="1">
        <w:r>
          <w:rPr>
            <w:rStyle w:val="Hyperlink"/>
            <w:rFonts w:ascii="Helvetica Neue" w:hAnsi="Helvetica Neue"/>
            <w:spacing w:val="-2"/>
            <w:u w:val="none"/>
          </w:rPr>
          <w:t>¶</w:t>
        </w:r>
      </w:hyperlink>
    </w:p>
    <w:p w14:paraId="2D4AA1B3" w14:textId="77777777" w:rsidR="000240B6" w:rsidRDefault="000240B6" w:rsidP="0047624C">
      <w:pPr>
        <w:numPr>
          <w:ilvl w:val="0"/>
          <w:numId w:val="77"/>
        </w:numPr>
        <w:spacing w:beforeAutospacing="1"/>
        <w:ind w:left="450"/>
        <w:rPr>
          <w:rFonts w:ascii="Helvetica Neue" w:hAnsi="Helvetica Neue"/>
        </w:rPr>
      </w:pPr>
      <w:r>
        <w:rPr>
          <w:rFonts w:ascii="Helvetica Neue" w:hAnsi="Helvetica Neue"/>
        </w:rPr>
        <w:t>Create a private S3 bucket with bucket name </w:t>
      </w:r>
      <w:proofErr w:type="spellStart"/>
      <w:r>
        <w:rPr>
          <w:rStyle w:val="err"/>
          <w:rFonts w:ascii="Courier New" w:hAnsi="Courier New" w:cs="Courier New"/>
          <w:color w:val="A61717"/>
          <w:sz w:val="20"/>
          <w:szCs w:val="20"/>
        </w:rPr>
        <w:t>webapp.YOUR</w:t>
      </w:r>
      <w:proofErr w:type="spellEnd"/>
      <w:r>
        <w:rPr>
          <w:rStyle w:val="err"/>
          <w:rFonts w:ascii="Courier New" w:hAnsi="Courier New" w:cs="Courier New"/>
          <w:color w:val="A61717"/>
          <w:sz w:val="20"/>
          <w:szCs w:val="20"/>
        </w:rPr>
        <w:t>-DOMAIN-NAME.TLD</w:t>
      </w:r>
      <w:r>
        <w:rPr>
          <w:rFonts w:ascii="Helvetica Neue" w:hAnsi="Helvetica Neue"/>
        </w:rPr>
        <w:t> where </w:t>
      </w:r>
      <w:r>
        <w:rPr>
          <w:rStyle w:val="err"/>
          <w:rFonts w:ascii="Courier New" w:hAnsi="Courier New" w:cs="Courier New"/>
          <w:color w:val="A61717"/>
          <w:sz w:val="20"/>
          <w:szCs w:val="20"/>
        </w:rPr>
        <w:t>YOUR-DOMAIN-NAME.TLD</w:t>
      </w:r>
      <w:r>
        <w:rPr>
          <w:rFonts w:ascii="Helvetica Neue" w:hAnsi="Helvetica Neue"/>
        </w:rPr>
        <w:t> is your domain name.</w:t>
      </w:r>
    </w:p>
    <w:p w14:paraId="232A291F" w14:textId="77777777" w:rsidR="000240B6" w:rsidRDefault="000240B6" w:rsidP="0047624C">
      <w:pPr>
        <w:numPr>
          <w:ilvl w:val="0"/>
          <w:numId w:val="77"/>
        </w:numPr>
        <w:spacing w:before="100" w:beforeAutospacing="1" w:after="120"/>
        <w:ind w:left="450"/>
        <w:rPr>
          <w:rFonts w:ascii="Helvetica Neue" w:hAnsi="Helvetica Neue"/>
        </w:rPr>
      </w:pPr>
      <w:r>
        <w:rPr>
          <w:rFonts w:ascii="Helvetica Neue" w:hAnsi="Helvetica Neue"/>
        </w:rPr>
        <w:t>Make sure Terraform can delete the bucket even if it is not empty. See </w:t>
      </w:r>
      <w:hyperlink r:id="rId255" w:history="1">
        <w:r>
          <w:rPr>
            <w:rStyle w:val="Hyperlink"/>
            <w:rFonts w:ascii="Helvetica Neue" w:hAnsi="Helvetica Neue"/>
            <w:color w:val="2196F3"/>
            <w:u w:val="none"/>
          </w:rPr>
          <w:t>this</w:t>
        </w:r>
      </w:hyperlink>
      <w:r>
        <w:rPr>
          <w:rFonts w:ascii="Helvetica Neue" w:hAnsi="Helvetica Neue"/>
        </w:rPr>
        <w:t> article.</w:t>
      </w:r>
    </w:p>
    <w:p w14:paraId="23783C9E" w14:textId="77777777" w:rsidR="000240B6" w:rsidRDefault="000240B6" w:rsidP="0047624C">
      <w:pPr>
        <w:numPr>
          <w:ilvl w:val="0"/>
          <w:numId w:val="77"/>
        </w:numPr>
        <w:spacing w:before="100" w:beforeAutospacing="1" w:after="120"/>
        <w:ind w:left="450"/>
        <w:rPr>
          <w:rFonts w:ascii="Helvetica Neue" w:hAnsi="Helvetica Neue"/>
        </w:rPr>
      </w:pPr>
      <w:r>
        <w:rPr>
          <w:rFonts w:ascii="Helvetica Neue" w:hAnsi="Helvetica Neue"/>
        </w:rPr>
        <w:t>Enable </w:t>
      </w:r>
      <w:hyperlink r:id="rId256" w:history="1">
        <w:r>
          <w:rPr>
            <w:rStyle w:val="Hyperlink"/>
            <w:rFonts w:ascii="Helvetica Neue" w:hAnsi="Helvetica Neue"/>
            <w:color w:val="2196F3"/>
            <w:u w:val="none"/>
          </w:rPr>
          <w:t>default encryption for S3 Buckets</w:t>
        </w:r>
      </w:hyperlink>
      <w:r>
        <w:rPr>
          <w:rFonts w:ascii="Helvetica Neue" w:hAnsi="Helvetica Neue"/>
        </w:rPr>
        <w:t>.</w:t>
      </w:r>
    </w:p>
    <w:p w14:paraId="56BA2F45" w14:textId="77777777" w:rsidR="000240B6" w:rsidRDefault="000240B6" w:rsidP="0047624C">
      <w:pPr>
        <w:numPr>
          <w:ilvl w:val="0"/>
          <w:numId w:val="77"/>
        </w:numPr>
        <w:spacing w:beforeAutospacing="1"/>
        <w:ind w:left="450"/>
        <w:rPr>
          <w:rFonts w:ascii="Helvetica Neue" w:hAnsi="Helvetica Neue"/>
        </w:rPr>
      </w:pPr>
      <w:r>
        <w:rPr>
          <w:rFonts w:ascii="Helvetica Neue" w:hAnsi="Helvetica Neue"/>
        </w:rPr>
        <w:t>Create a lifecycle policy for the bucket to transition objects from </w:t>
      </w:r>
      <w:r>
        <w:rPr>
          <w:rStyle w:val="err"/>
          <w:rFonts w:ascii="Courier New" w:hAnsi="Courier New" w:cs="Courier New"/>
          <w:color w:val="A61717"/>
          <w:sz w:val="20"/>
          <w:szCs w:val="20"/>
        </w:rPr>
        <w:t>STANDARD</w:t>
      </w:r>
      <w:r>
        <w:rPr>
          <w:rFonts w:ascii="Helvetica Neue" w:hAnsi="Helvetica Neue"/>
        </w:rPr>
        <w:t> storage class to </w:t>
      </w:r>
      <w:r>
        <w:rPr>
          <w:rStyle w:val="err"/>
          <w:rFonts w:ascii="Courier New" w:hAnsi="Courier New" w:cs="Courier New"/>
          <w:color w:val="A61717"/>
          <w:sz w:val="20"/>
          <w:szCs w:val="20"/>
        </w:rPr>
        <w:t>STANDARD_IA</w:t>
      </w:r>
      <w:r>
        <w:rPr>
          <w:rFonts w:ascii="Helvetica Neue" w:hAnsi="Helvetica Neue"/>
        </w:rPr>
        <w:t> storage class after 30 days.</w:t>
      </w:r>
    </w:p>
    <w:p w14:paraId="3FB45AE9" w14:textId="77777777" w:rsidR="000240B6" w:rsidRDefault="000240B6" w:rsidP="000240B6">
      <w:pPr>
        <w:pStyle w:val="Heading4"/>
        <w:rPr>
          <w:rFonts w:ascii="Helvetica Neue" w:hAnsi="Helvetica Neue"/>
          <w:spacing w:val="-2"/>
        </w:rPr>
      </w:pPr>
      <w:r>
        <w:rPr>
          <w:rFonts w:ascii="Helvetica Neue" w:hAnsi="Helvetica Neue"/>
          <w:spacing w:val="-2"/>
        </w:rPr>
        <w:lastRenderedPageBreak/>
        <w:t>RDS Instance</w:t>
      </w:r>
      <w:hyperlink r:id="rId257" w:anchor="rds-instance" w:tooltip="Permanent link" w:history="1">
        <w:r>
          <w:rPr>
            <w:rStyle w:val="Hyperlink"/>
            <w:rFonts w:ascii="Helvetica Neue" w:hAnsi="Helvetica Neue"/>
            <w:spacing w:val="-2"/>
            <w:u w:val="none"/>
          </w:rPr>
          <w:t>¶</w:t>
        </w:r>
      </w:hyperlink>
    </w:p>
    <w:p w14:paraId="05106541" w14:textId="77777777" w:rsidR="000240B6" w:rsidRDefault="000240B6" w:rsidP="000240B6">
      <w:pPr>
        <w:pStyle w:val="admonition-title"/>
        <w:rPr>
          <w:rFonts w:ascii="Helvetica Neue" w:hAnsi="Helvetica Neue"/>
          <w:b/>
          <w:bCs/>
        </w:rPr>
      </w:pPr>
      <w:r>
        <w:rPr>
          <w:rFonts w:ascii="Helvetica Neue" w:hAnsi="Helvetica Neue"/>
          <w:b/>
          <w:bCs/>
        </w:rPr>
        <w:t>Danger</w:t>
      </w:r>
    </w:p>
    <w:p w14:paraId="61092276" w14:textId="77777777" w:rsidR="000240B6" w:rsidRDefault="000240B6" w:rsidP="000240B6">
      <w:pPr>
        <w:pStyle w:val="NormalWeb"/>
        <w:spacing w:before="0" w:after="0"/>
        <w:rPr>
          <w:rFonts w:ascii="Helvetica Neue" w:hAnsi="Helvetica Neue"/>
        </w:rPr>
      </w:pPr>
      <w:r>
        <w:rPr>
          <w:rFonts w:ascii="Helvetica Neue" w:hAnsi="Helvetica Neue"/>
        </w:rPr>
        <w:t>Setting </w:t>
      </w:r>
      <w:r>
        <w:rPr>
          <w:rStyle w:val="err"/>
          <w:rFonts w:ascii="Courier New" w:hAnsi="Courier New" w:cs="Courier New"/>
          <w:color w:val="A61717"/>
          <w:sz w:val="16"/>
          <w:szCs w:val="16"/>
        </w:rPr>
        <w:t>Public accessibility</w:t>
      </w:r>
      <w:r>
        <w:rPr>
          <w:rFonts w:ascii="Helvetica Neue" w:hAnsi="Helvetica Neue"/>
        </w:rPr>
        <w:t> to </w:t>
      </w:r>
      <w:r>
        <w:rPr>
          <w:rStyle w:val="err"/>
          <w:rFonts w:ascii="Courier New" w:hAnsi="Courier New" w:cs="Courier New"/>
          <w:color w:val="A61717"/>
          <w:sz w:val="16"/>
          <w:szCs w:val="16"/>
        </w:rPr>
        <w:t>true</w:t>
      </w:r>
      <w:r>
        <w:rPr>
          <w:rFonts w:ascii="Helvetica Neue" w:hAnsi="Helvetica Neue"/>
        </w:rPr>
        <w:t> will expose your instance to the internet.</w:t>
      </w:r>
    </w:p>
    <w:p w14:paraId="367BFD62"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Your RDS instance should be created with following configuration. You may use default value/settings for any property not mentioned below.</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2271"/>
        <w:gridCol w:w="2859"/>
      </w:tblGrid>
      <w:tr w:rsidR="000240B6" w14:paraId="1D049953" w14:textId="77777777" w:rsidTr="000240B6">
        <w:trPr>
          <w:tblHeader/>
          <w:tblCellSpacing w:w="15" w:type="dxa"/>
        </w:trPr>
        <w:tc>
          <w:tcPr>
            <w:tcW w:w="0" w:type="auto"/>
            <w:hideMark/>
          </w:tcPr>
          <w:p w14:paraId="4DB45D63" w14:textId="77777777" w:rsidR="000240B6" w:rsidRDefault="000240B6">
            <w:pPr>
              <w:rPr>
                <w:rFonts w:ascii="Times New Roman" w:hAnsi="Times New Roman"/>
                <w:color w:val="FFFFFF"/>
              </w:rPr>
            </w:pPr>
            <w:r>
              <w:rPr>
                <w:color w:val="FFFFFF"/>
              </w:rPr>
              <w:t>Property</w:t>
            </w:r>
          </w:p>
        </w:tc>
        <w:tc>
          <w:tcPr>
            <w:tcW w:w="0" w:type="auto"/>
            <w:hideMark/>
          </w:tcPr>
          <w:p w14:paraId="1B6F6F11" w14:textId="77777777" w:rsidR="000240B6" w:rsidRDefault="000240B6">
            <w:pPr>
              <w:rPr>
                <w:color w:val="FFFFFF"/>
              </w:rPr>
            </w:pPr>
            <w:r>
              <w:rPr>
                <w:color w:val="FFFFFF"/>
              </w:rPr>
              <w:t>Value</w:t>
            </w:r>
          </w:p>
        </w:tc>
      </w:tr>
      <w:tr w:rsidR="000240B6" w14:paraId="530372E8" w14:textId="77777777" w:rsidTr="000240B6">
        <w:trPr>
          <w:tblCellSpacing w:w="15" w:type="dxa"/>
        </w:trPr>
        <w:tc>
          <w:tcPr>
            <w:tcW w:w="0" w:type="auto"/>
            <w:tcBorders>
              <w:top w:val="nil"/>
            </w:tcBorders>
            <w:hideMark/>
          </w:tcPr>
          <w:p w14:paraId="547AB6D4" w14:textId="77777777" w:rsidR="000240B6" w:rsidRDefault="000240B6">
            <w:r>
              <w:t>Database Engine</w:t>
            </w:r>
          </w:p>
        </w:tc>
        <w:tc>
          <w:tcPr>
            <w:tcW w:w="0" w:type="auto"/>
            <w:tcBorders>
              <w:top w:val="nil"/>
            </w:tcBorders>
            <w:hideMark/>
          </w:tcPr>
          <w:p w14:paraId="02C4CD45" w14:textId="77777777" w:rsidR="000240B6" w:rsidRDefault="000240B6">
            <w:r>
              <w:t>MySQL/PostgreSQL/Aurora</w:t>
            </w:r>
          </w:p>
        </w:tc>
      </w:tr>
      <w:tr w:rsidR="000240B6" w14:paraId="4AD95099" w14:textId="77777777" w:rsidTr="000240B6">
        <w:trPr>
          <w:tblCellSpacing w:w="15" w:type="dxa"/>
        </w:trPr>
        <w:tc>
          <w:tcPr>
            <w:tcW w:w="0" w:type="auto"/>
            <w:hideMark/>
          </w:tcPr>
          <w:p w14:paraId="465C19E1" w14:textId="77777777" w:rsidR="000240B6" w:rsidRDefault="000240B6">
            <w:r>
              <w:t>DB Instance Class</w:t>
            </w:r>
          </w:p>
        </w:tc>
        <w:tc>
          <w:tcPr>
            <w:tcW w:w="0" w:type="auto"/>
            <w:hideMark/>
          </w:tcPr>
          <w:p w14:paraId="5659B749" w14:textId="77777777" w:rsidR="000240B6" w:rsidRDefault="000240B6">
            <w:r>
              <w:t>db.t</w:t>
            </w:r>
            <w:proofErr w:type="gramStart"/>
            <w:r>
              <w:t>2.medium</w:t>
            </w:r>
            <w:proofErr w:type="gramEnd"/>
          </w:p>
        </w:tc>
      </w:tr>
      <w:tr w:rsidR="000240B6" w14:paraId="742674CF" w14:textId="77777777" w:rsidTr="000240B6">
        <w:trPr>
          <w:tblCellSpacing w:w="15" w:type="dxa"/>
        </w:trPr>
        <w:tc>
          <w:tcPr>
            <w:tcW w:w="0" w:type="auto"/>
            <w:hideMark/>
          </w:tcPr>
          <w:p w14:paraId="0DF5D8B3" w14:textId="77777777" w:rsidR="000240B6" w:rsidRDefault="000240B6">
            <w:r>
              <w:t>Multi-AZ deployment</w:t>
            </w:r>
          </w:p>
        </w:tc>
        <w:tc>
          <w:tcPr>
            <w:tcW w:w="0" w:type="auto"/>
            <w:hideMark/>
          </w:tcPr>
          <w:p w14:paraId="2B86F9B6" w14:textId="77777777" w:rsidR="000240B6" w:rsidRDefault="000240B6">
            <w:r>
              <w:t>No</w:t>
            </w:r>
          </w:p>
        </w:tc>
      </w:tr>
      <w:tr w:rsidR="000240B6" w14:paraId="7A5D0545" w14:textId="77777777" w:rsidTr="000240B6">
        <w:trPr>
          <w:tblCellSpacing w:w="15" w:type="dxa"/>
        </w:trPr>
        <w:tc>
          <w:tcPr>
            <w:tcW w:w="0" w:type="auto"/>
            <w:hideMark/>
          </w:tcPr>
          <w:p w14:paraId="025C2429" w14:textId="77777777" w:rsidR="000240B6" w:rsidRDefault="000240B6">
            <w:r>
              <w:t>DB instance identifier</w:t>
            </w:r>
          </w:p>
        </w:tc>
        <w:tc>
          <w:tcPr>
            <w:tcW w:w="0" w:type="auto"/>
            <w:hideMark/>
          </w:tcPr>
          <w:p w14:paraId="23E3EF38" w14:textId="77777777" w:rsidR="000240B6" w:rsidRDefault="000240B6">
            <w:r>
              <w:t>csye6225-fall2019</w:t>
            </w:r>
          </w:p>
        </w:tc>
      </w:tr>
      <w:tr w:rsidR="000240B6" w14:paraId="7F393573" w14:textId="77777777" w:rsidTr="000240B6">
        <w:trPr>
          <w:tblCellSpacing w:w="15" w:type="dxa"/>
        </w:trPr>
        <w:tc>
          <w:tcPr>
            <w:tcW w:w="0" w:type="auto"/>
            <w:hideMark/>
          </w:tcPr>
          <w:p w14:paraId="5DA0154F" w14:textId="77777777" w:rsidR="000240B6" w:rsidRDefault="000240B6">
            <w:r>
              <w:t>Master username</w:t>
            </w:r>
          </w:p>
        </w:tc>
        <w:tc>
          <w:tcPr>
            <w:tcW w:w="0" w:type="auto"/>
            <w:hideMark/>
          </w:tcPr>
          <w:p w14:paraId="615E719B" w14:textId="77777777" w:rsidR="000240B6" w:rsidRDefault="000240B6">
            <w:proofErr w:type="spellStart"/>
            <w:r>
              <w:t>dbuser</w:t>
            </w:r>
            <w:proofErr w:type="spellEnd"/>
          </w:p>
        </w:tc>
      </w:tr>
      <w:tr w:rsidR="000240B6" w14:paraId="0C4E582B" w14:textId="77777777" w:rsidTr="000240B6">
        <w:trPr>
          <w:tblCellSpacing w:w="15" w:type="dxa"/>
        </w:trPr>
        <w:tc>
          <w:tcPr>
            <w:tcW w:w="0" w:type="auto"/>
            <w:hideMark/>
          </w:tcPr>
          <w:p w14:paraId="50C47D6E" w14:textId="77777777" w:rsidR="000240B6" w:rsidRDefault="000240B6">
            <w:r>
              <w:t>Master password</w:t>
            </w:r>
          </w:p>
        </w:tc>
        <w:tc>
          <w:tcPr>
            <w:tcW w:w="0" w:type="auto"/>
            <w:hideMark/>
          </w:tcPr>
          <w:p w14:paraId="1D0CBA28" w14:textId="77777777" w:rsidR="000240B6" w:rsidRDefault="000240B6">
            <w:r>
              <w:rPr>
                <w:rStyle w:val="Emphasis"/>
              </w:rPr>
              <w:t>pick a strong password</w:t>
            </w:r>
          </w:p>
        </w:tc>
      </w:tr>
      <w:tr w:rsidR="000240B6" w14:paraId="55AC662F" w14:textId="77777777" w:rsidTr="000240B6">
        <w:trPr>
          <w:tblCellSpacing w:w="15" w:type="dxa"/>
        </w:trPr>
        <w:tc>
          <w:tcPr>
            <w:tcW w:w="0" w:type="auto"/>
            <w:hideMark/>
          </w:tcPr>
          <w:p w14:paraId="34990F9C" w14:textId="77777777" w:rsidR="000240B6" w:rsidRDefault="000240B6">
            <w:r>
              <w:t>Subnet group</w:t>
            </w:r>
          </w:p>
        </w:tc>
        <w:tc>
          <w:tcPr>
            <w:tcW w:w="0" w:type="auto"/>
            <w:hideMark/>
          </w:tcPr>
          <w:p w14:paraId="6EF8B108" w14:textId="77777777" w:rsidR="000240B6" w:rsidRDefault="000240B6">
            <w:r>
              <w:t>Subnet for RDS instances</w:t>
            </w:r>
          </w:p>
        </w:tc>
      </w:tr>
      <w:tr w:rsidR="000240B6" w14:paraId="26D79FE2" w14:textId="77777777" w:rsidTr="000240B6">
        <w:trPr>
          <w:tblCellSpacing w:w="15" w:type="dxa"/>
        </w:trPr>
        <w:tc>
          <w:tcPr>
            <w:tcW w:w="0" w:type="auto"/>
            <w:hideMark/>
          </w:tcPr>
          <w:p w14:paraId="51D8F0AA" w14:textId="77777777" w:rsidR="000240B6" w:rsidRDefault="000240B6">
            <w:r>
              <w:t>Public accessibility</w:t>
            </w:r>
          </w:p>
        </w:tc>
        <w:tc>
          <w:tcPr>
            <w:tcW w:w="0" w:type="auto"/>
            <w:hideMark/>
          </w:tcPr>
          <w:p w14:paraId="0A959090" w14:textId="77777777" w:rsidR="000240B6" w:rsidRDefault="000240B6">
            <w:r>
              <w:t>Yes</w:t>
            </w:r>
          </w:p>
        </w:tc>
      </w:tr>
      <w:tr w:rsidR="000240B6" w14:paraId="7EA8D871" w14:textId="77777777" w:rsidTr="000240B6">
        <w:trPr>
          <w:tblCellSpacing w:w="15" w:type="dxa"/>
        </w:trPr>
        <w:tc>
          <w:tcPr>
            <w:tcW w:w="0" w:type="auto"/>
            <w:hideMark/>
          </w:tcPr>
          <w:p w14:paraId="391D6417" w14:textId="77777777" w:rsidR="000240B6" w:rsidRDefault="000240B6">
            <w:r>
              <w:t>Database name</w:t>
            </w:r>
          </w:p>
        </w:tc>
        <w:tc>
          <w:tcPr>
            <w:tcW w:w="0" w:type="auto"/>
            <w:hideMark/>
          </w:tcPr>
          <w:p w14:paraId="379588AB" w14:textId="77777777" w:rsidR="000240B6" w:rsidRDefault="000240B6">
            <w:r>
              <w:t>csye6225</w:t>
            </w:r>
          </w:p>
        </w:tc>
      </w:tr>
    </w:tbl>
    <w:p w14:paraId="2E845C77" w14:textId="77777777" w:rsidR="000240B6" w:rsidRDefault="000240B6" w:rsidP="000240B6">
      <w:pPr>
        <w:pStyle w:val="Heading4"/>
        <w:rPr>
          <w:rFonts w:ascii="Helvetica Neue" w:hAnsi="Helvetica Neue"/>
          <w:spacing w:val="-2"/>
        </w:rPr>
      </w:pPr>
      <w:r>
        <w:rPr>
          <w:rFonts w:ascii="Helvetica Neue" w:hAnsi="Helvetica Neue"/>
          <w:spacing w:val="-2"/>
        </w:rPr>
        <w:t>EC2 Instance</w:t>
      </w:r>
      <w:hyperlink r:id="rId258" w:anchor="ec2-instance" w:tooltip="Permanent link" w:history="1">
        <w:r>
          <w:rPr>
            <w:rStyle w:val="Hyperlink"/>
            <w:rFonts w:ascii="Helvetica Neue" w:hAnsi="Helvetica Neue"/>
            <w:spacing w:val="-2"/>
            <w:u w:val="none"/>
          </w:rPr>
          <w:t>¶</w:t>
        </w:r>
      </w:hyperlink>
    </w:p>
    <w:p w14:paraId="26DC0CFC"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Create EC2 instance with follow specifications.</w:t>
      </w:r>
    </w:p>
    <w:p w14:paraId="62EAEB86" w14:textId="77777777" w:rsidR="000240B6" w:rsidRDefault="000240B6" w:rsidP="000240B6">
      <w:pPr>
        <w:pStyle w:val="admonition-title"/>
        <w:rPr>
          <w:rFonts w:ascii="Helvetica Neue" w:hAnsi="Helvetica Neue"/>
          <w:b/>
          <w:bCs/>
        </w:rPr>
      </w:pPr>
      <w:r>
        <w:rPr>
          <w:rFonts w:ascii="Helvetica Neue" w:hAnsi="Helvetica Neue"/>
          <w:b/>
          <w:bCs/>
        </w:rPr>
        <w:t>Note</w:t>
      </w:r>
    </w:p>
    <w:p w14:paraId="695A548F" w14:textId="77777777" w:rsidR="000240B6" w:rsidRDefault="000240B6" w:rsidP="000240B6">
      <w:pPr>
        <w:pStyle w:val="NormalWeb"/>
        <w:rPr>
          <w:rFonts w:ascii="Helvetica Neue" w:hAnsi="Helvetica Neue"/>
        </w:rPr>
      </w:pPr>
      <w:r>
        <w:rPr>
          <w:rFonts w:ascii="Helvetica Neue" w:hAnsi="Helvetica Neue"/>
        </w:rPr>
        <w:t>For any parameter not provided in the table below, you may go with default values. For this assignment the EC2 instance can belong to the VPC you have created in the networking module.</w:t>
      </w:r>
    </w:p>
    <w:p w14:paraId="496AECD5" w14:textId="77777777" w:rsidR="000240B6" w:rsidRDefault="000240B6" w:rsidP="0047624C">
      <w:pPr>
        <w:numPr>
          <w:ilvl w:val="0"/>
          <w:numId w:val="78"/>
        </w:numPr>
        <w:spacing w:before="100" w:beforeAutospacing="1" w:after="120"/>
        <w:ind w:left="450"/>
        <w:rPr>
          <w:rFonts w:ascii="Helvetica Neue" w:hAnsi="Helvetica Neue"/>
        </w:rPr>
      </w:pPr>
      <w:r>
        <w:rPr>
          <w:rFonts w:ascii="Helvetica Neue" w:hAnsi="Helvetica Neue"/>
        </w:rPr>
        <w:t>Application security group should be attached to this EC2 instance.</w:t>
      </w:r>
    </w:p>
    <w:p w14:paraId="260C7D06" w14:textId="77777777" w:rsidR="000240B6" w:rsidRDefault="000240B6" w:rsidP="0047624C">
      <w:pPr>
        <w:numPr>
          <w:ilvl w:val="0"/>
          <w:numId w:val="78"/>
        </w:numPr>
        <w:spacing w:before="100" w:beforeAutospacing="1" w:after="120"/>
        <w:ind w:left="450"/>
        <w:rPr>
          <w:rFonts w:ascii="Helvetica Neue" w:hAnsi="Helvetica Neue"/>
        </w:rPr>
      </w:pPr>
      <w:r>
        <w:rPr>
          <w:rFonts w:ascii="Helvetica Neue" w:hAnsi="Helvetica Neue"/>
        </w:rPr>
        <w:t>Make sure the EBS volumes are terminated when EC2 instances are terminated.</w:t>
      </w:r>
    </w:p>
    <w:p w14:paraId="48251A42" w14:textId="77777777" w:rsidR="000240B6" w:rsidRDefault="000240B6" w:rsidP="0047624C">
      <w:pPr>
        <w:numPr>
          <w:ilvl w:val="0"/>
          <w:numId w:val="78"/>
        </w:numPr>
        <w:spacing w:before="100" w:beforeAutospacing="1"/>
        <w:ind w:left="450"/>
        <w:rPr>
          <w:rFonts w:ascii="Helvetica Neue" w:hAnsi="Helvetica Neue"/>
        </w:rPr>
      </w:pPr>
      <w:r>
        <w:rPr>
          <w:rFonts w:ascii="Helvetica Neue" w:hAnsi="Helvetica Neue"/>
        </w:rPr>
        <w:t>EC2 instance creation is dependent on creation of the RDS instance.</w:t>
      </w:r>
    </w:p>
    <w:tbl>
      <w:tblPr>
        <w:tblW w:w="6585" w:type="dxa"/>
        <w:tblCellSpacing w:w="15" w:type="dxa"/>
        <w:tblCellMar>
          <w:top w:w="15" w:type="dxa"/>
          <w:left w:w="15" w:type="dxa"/>
          <w:bottom w:w="15" w:type="dxa"/>
          <w:right w:w="15" w:type="dxa"/>
        </w:tblCellMar>
        <w:tblLook w:val="04A0" w:firstRow="1" w:lastRow="0" w:firstColumn="1" w:lastColumn="0" w:noHBand="0" w:noVBand="1"/>
      </w:tblPr>
      <w:tblGrid>
        <w:gridCol w:w="3841"/>
        <w:gridCol w:w="2744"/>
      </w:tblGrid>
      <w:tr w:rsidR="000240B6" w14:paraId="485838C1" w14:textId="77777777" w:rsidTr="000240B6">
        <w:trPr>
          <w:tblHeader/>
          <w:tblCellSpacing w:w="15" w:type="dxa"/>
        </w:trPr>
        <w:tc>
          <w:tcPr>
            <w:tcW w:w="0" w:type="auto"/>
            <w:hideMark/>
          </w:tcPr>
          <w:p w14:paraId="526D2FF7" w14:textId="77777777" w:rsidR="000240B6" w:rsidRDefault="000240B6">
            <w:pPr>
              <w:rPr>
                <w:rFonts w:ascii="Times New Roman" w:hAnsi="Times New Roman"/>
                <w:color w:val="FFFFFF"/>
              </w:rPr>
            </w:pPr>
            <w:r>
              <w:rPr>
                <w:color w:val="FFFFFF"/>
              </w:rPr>
              <w:t>Parameter</w:t>
            </w:r>
          </w:p>
        </w:tc>
        <w:tc>
          <w:tcPr>
            <w:tcW w:w="0" w:type="auto"/>
            <w:hideMark/>
          </w:tcPr>
          <w:p w14:paraId="41D5F657" w14:textId="77777777" w:rsidR="000240B6" w:rsidRDefault="000240B6">
            <w:pPr>
              <w:rPr>
                <w:color w:val="FFFFFF"/>
              </w:rPr>
            </w:pPr>
            <w:r>
              <w:rPr>
                <w:color w:val="FFFFFF"/>
              </w:rPr>
              <w:t>Value</w:t>
            </w:r>
          </w:p>
        </w:tc>
      </w:tr>
      <w:tr w:rsidR="000240B6" w14:paraId="7D693B61" w14:textId="77777777" w:rsidTr="000240B6">
        <w:trPr>
          <w:tblCellSpacing w:w="15" w:type="dxa"/>
        </w:trPr>
        <w:tc>
          <w:tcPr>
            <w:tcW w:w="0" w:type="auto"/>
            <w:tcBorders>
              <w:top w:val="nil"/>
            </w:tcBorders>
            <w:hideMark/>
          </w:tcPr>
          <w:p w14:paraId="7B861316" w14:textId="77777777" w:rsidR="000240B6" w:rsidRDefault="000240B6">
            <w:r>
              <w:t>Amazon Machine Image (AMI)</w:t>
            </w:r>
          </w:p>
        </w:tc>
        <w:tc>
          <w:tcPr>
            <w:tcW w:w="0" w:type="auto"/>
            <w:tcBorders>
              <w:top w:val="nil"/>
            </w:tcBorders>
            <w:hideMark/>
          </w:tcPr>
          <w:p w14:paraId="61971E10" w14:textId="77777777" w:rsidR="000240B6" w:rsidRDefault="000240B6">
            <w:r>
              <w:t>Your custom AMI</w:t>
            </w:r>
          </w:p>
        </w:tc>
      </w:tr>
      <w:tr w:rsidR="000240B6" w14:paraId="07BD4AAB" w14:textId="77777777" w:rsidTr="000240B6">
        <w:trPr>
          <w:tblCellSpacing w:w="15" w:type="dxa"/>
        </w:trPr>
        <w:tc>
          <w:tcPr>
            <w:tcW w:w="0" w:type="auto"/>
            <w:hideMark/>
          </w:tcPr>
          <w:p w14:paraId="4917E3D6" w14:textId="77777777" w:rsidR="000240B6" w:rsidRDefault="000240B6">
            <w:r>
              <w:t>Instance Type</w:t>
            </w:r>
          </w:p>
        </w:tc>
        <w:tc>
          <w:tcPr>
            <w:tcW w:w="0" w:type="auto"/>
            <w:hideMark/>
          </w:tcPr>
          <w:p w14:paraId="348C5C4A" w14:textId="77777777" w:rsidR="000240B6" w:rsidRDefault="000240B6">
            <w:r>
              <w:t>t</w:t>
            </w:r>
            <w:proofErr w:type="gramStart"/>
            <w:r>
              <w:t>2.micro</w:t>
            </w:r>
            <w:proofErr w:type="gramEnd"/>
          </w:p>
        </w:tc>
      </w:tr>
      <w:tr w:rsidR="000240B6" w14:paraId="6AF41258" w14:textId="77777777" w:rsidTr="000240B6">
        <w:trPr>
          <w:tblCellSpacing w:w="15" w:type="dxa"/>
        </w:trPr>
        <w:tc>
          <w:tcPr>
            <w:tcW w:w="0" w:type="auto"/>
            <w:hideMark/>
          </w:tcPr>
          <w:p w14:paraId="03E6360D" w14:textId="77777777" w:rsidR="000240B6" w:rsidRDefault="000240B6">
            <w:r>
              <w:t>Protect against accidental termination</w:t>
            </w:r>
          </w:p>
        </w:tc>
        <w:tc>
          <w:tcPr>
            <w:tcW w:w="0" w:type="auto"/>
            <w:hideMark/>
          </w:tcPr>
          <w:p w14:paraId="31B43F7B" w14:textId="77777777" w:rsidR="000240B6" w:rsidRDefault="000240B6">
            <w:r>
              <w:t>No</w:t>
            </w:r>
          </w:p>
        </w:tc>
      </w:tr>
      <w:tr w:rsidR="000240B6" w14:paraId="024140D5" w14:textId="77777777" w:rsidTr="000240B6">
        <w:trPr>
          <w:tblCellSpacing w:w="15" w:type="dxa"/>
        </w:trPr>
        <w:tc>
          <w:tcPr>
            <w:tcW w:w="0" w:type="auto"/>
            <w:hideMark/>
          </w:tcPr>
          <w:p w14:paraId="3070B0CE" w14:textId="77777777" w:rsidR="000240B6" w:rsidRDefault="000240B6">
            <w:r>
              <w:t>Root Volume Size</w:t>
            </w:r>
          </w:p>
        </w:tc>
        <w:tc>
          <w:tcPr>
            <w:tcW w:w="0" w:type="auto"/>
            <w:hideMark/>
          </w:tcPr>
          <w:p w14:paraId="6E3BABF8" w14:textId="77777777" w:rsidR="000240B6" w:rsidRDefault="000240B6">
            <w:r>
              <w:t>20</w:t>
            </w:r>
          </w:p>
        </w:tc>
      </w:tr>
      <w:tr w:rsidR="000240B6" w14:paraId="44388DF5" w14:textId="77777777" w:rsidTr="000240B6">
        <w:trPr>
          <w:tblCellSpacing w:w="15" w:type="dxa"/>
        </w:trPr>
        <w:tc>
          <w:tcPr>
            <w:tcW w:w="0" w:type="auto"/>
            <w:hideMark/>
          </w:tcPr>
          <w:p w14:paraId="1C60E90C" w14:textId="77777777" w:rsidR="000240B6" w:rsidRDefault="000240B6">
            <w:r>
              <w:t>Root Volume Type</w:t>
            </w:r>
          </w:p>
        </w:tc>
        <w:tc>
          <w:tcPr>
            <w:tcW w:w="0" w:type="auto"/>
            <w:hideMark/>
          </w:tcPr>
          <w:p w14:paraId="4CD937A5" w14:textId="77777777" w:rsidR="000240B6" w:rsidRDefault="000240B6">
            <w:r>
              <w:t>General Purpose SSD (GP2)</w:t>
            </w:r>
          </w:p>
        </w:tc>
      </w:tr>
    </w:tbl>
    <w:p w14:paraId="48AAC1C0" w14:textId="77777777" w:rsidR="000240B6" w:rsidRDefault="000240B6" w:rsidP="000240B6">
      <w:pPr>
        <w:pStyle w:val="Heading4"/>
        <w:rPr>
          <w:rFonts w:ascii="Helvetica Neue" w:hAnsi="Helvetica Neue"/>
          <w:spacing w:val="-2"/>
        </w:rPr>
      </w:pPr>
      <w:r>
        <w:rPr>
          <w:rFonts w:ascii="Helvetica Neue" w:hAnsi="Helvetica Neue"/>
          <w:spacing w:val="-2"/>
        </w:rPr>
        <w:lastRenderedPageBreak/>
        <w:t>DynamoDB Table</w:t>
      </w:r>
      <w:hyperlink r:id="rId259" w:anchor="dynamodb-table" w:tooltip="Permanent link" w:history="1">
        <w:r>
          <w:rPr>
            <w:rStyle w:val="Hyperlink"/>
            <w:rFonts w:ascii="Helvetica Neue" w:hAnsi="Helvetica Neue"/>
            <w:spacing w:val="-2"/>
            <w:u w:val="none"/>
          </w:rPr>
          <w:t>¶</w:t>
        </w:r>
      </w:hyperlink>
    </w:p>
    <w:p w14:paraId="59D7C31B"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Create a DynamoDB table with provided configuration. You may use default value/settings for any property not mentioned below.</w:t>
      </w:r>
    </w:p>
    <w:tbl>
      <w:tblPr>
        <w:tblW w:w="3840" w:type="dxa"/>
        <w:tblCellSpacing w:w="15" w:type="dxa"/>
        <w:tblCellMar>
          <w:top w:w="15" w:type="dxa"/>
          <w:left w:w="15" w:type="dxa"/>
          <w:bottom w:w="15" w:type="dxa"/>
          <w:right w:w="15" w:type="dxa"/>
        </w:tblCellMar>
        <w:tblLook w:val="04A0" w:firstRow="1" w:lastRow="0" w:firstColumn="1" w:lastColumn="0" w:noHBand="0" w:noVBand="1"/>
      </w:tblPr>
      <w:tblGrid>
        <w:gridCol w:w="2665"/>
        <w:gridCol w:w="1175"/>
      </w:tblGrid>
      <w:tr w:rsidR="000240B6" w14:paraId="461E2431" w14:textId="77777777" w:rsidTr="000240B6">
        <w:trPr>
          <w:tblHeader/>
          <w:tblCellSpacing w:w="15" w:type="dxa"/>
        </w:trPr>
        <w:tc>
          <w:tcPr>
            <w:tcW w:w="0" w:type="auto"/>
            <w:hideMark/>
          </w:tcPr>
          <w:p w14:paraId="4564D347" w14:textId="77777777" w:rsidR="000240B6" w:rsidRDefault="000240B6">
            <w:pPr>
              <w:rPr>
                <w:rFonts w:ascii="Times New Roman" w:hAnsi="Times New Roman"/>
                <w:color w:val="FFFFFF"/>
              </w:rPr>
            </w:pPr>
            <w:r>
              <w:rPr>
                <w:color w:val="FFFFFF"/>
              </w:rPr>
              <w:t>Property</w:t>
            </w:r>
          </w:p>
        </w:tc>
        <w:tc>
          <w:tcPr>
            <w:tcW w:w="0" w:type="auto"/>
            <w:hideMark/>
          </w:tcPr>
          <w:p w14:paraId="480A16EC" w14:textId="77777777" w:rsidR="000240B6" w:rsidRDefault="000240B6">
            <w:pPr>
              <w:rPr>
                <w:color w:val="FFFFFF"/>
              </w:rPr>
            </w:pPr>
            <w:r>
              <w:rPr>
                <w:color w:val="FFFFFF"/>
              </w:rPr>
              <w:t>Value</w:t>
            </w:r>
          </w:p>
        </w:tc>
      </w:tr>
      <w:tr w:rsidR="000240B6" w14:paraId="5D9F706E" w14:textId="77777777" w:rsidTr="000240B6">
        <w:trPr>
          <w:tblCellSpacing w:w="15" w:type="dxa"/>
        </w:trPr>
        <w:tc>
          <w:tcPr>
            <w:tcW w:w="0" w:type="auto"/>
            <w:tcBorders>
              <w:top w:val="nil"/>
            </w:tcBorders>
            <w:hideMark/>
          </w:tcPr>
          <w:p w14:paraId="0D5F3815" w14:textId="77777777" w:rsidR="000240B6" w:rsidRDefault="000240B6">
            <w:r>
              <w:t>Table Name</w:t>
            </w:r>
          </w:p>
        </w:tc>
        <w:tc>
          <w:tcPr>
            <w:tcW w:w="0" w:type="auto"/>
            <w:tcBorders>
              <w:top w:val="nil"/>
            </w:tcBorders>
            <w:hideMark/>
          </w:tcPr>
          <w:p w14:paraId="18F72DA9" w14:textId="77777777" w:rsidR="000240B6" w:rsidRDefault="000240B6">
            <w:r>
              <w:t>csye6225</w:t>
            </w:r>
          </w:p>
        </w:tc>
      </w:tr>
      <w:tr w:rsidR="000240B6" w14:paraId="7EDE8FC3" w14:textId="77777777" w:rsidTr="000240B6">
        <w:trPr>
          <w:tblCellSpacing w:w="15" w:type="dxa"/>
        </w:trPr>
        <w:tc>
          <w:tcPr>
            <w:tcW w:w="0" w:type="auto"/>
            <w:hideMark/>
          </w:tcPr>
          <w:p w14:paraId="48A9031A" w14:textId="77777777" w:rsidR="000240B6" w:rsidRDefault="000240B6">
            <w:r>
              <w:t>Primary Key</w:t>
            </w:r>
          </w:p>
        </w:tc>
        <w:tc>
          <w:tcPr>
            <w:tcW w:w="0" w:type="auto"/>
            <w:hideMark/>
          </w:tcPr>
          <w:p w14:paraId="16E8DFCE" w14:textId="77777777" w:rsidR="000240B6" w:rsidRDefault="000240B6">
            <w:r>
              <w:t>id</w:t>
            </w:r>
          </w:p>
        </w:tc>
      </w:tr>
      <w:tr w:rsidR="000240B6" w14:paraId="120D7729" w14:textId="77777777" w:rsidTr="000240B6">
        <w:trPr>
          <w:tblCellSpacing w:w="15" w:type="dxa"/>
        </w:trPr>
        <w:tc>
          <w:tcPr>
            <w:tcW w:w="0" w:type="auto"/>
            <w:hideMark/>
          </w:tcPr>
          <w:p w14:paraId="3B3E394E" w14:textId="77777777" w:rsidR="000240B6" w:rsidRDefault="000240B6">
            <w:r>
              <w:t>Primary Key data type</w:t>
            </w:r>
          </w:p>
        </w:tc>
        <w:tc>
          <w:tcPr>
            <w:tcW w:w="0" w:type="auto"/>
            <w:hideMark/>
          </w:tcPr>
          <w:p w14:paraId="5D293CC7" w14:textId="77777777" w:rsidR="000240B6" w:rsidRDefault="000240B6">
            <w:r>
              <w:t>string</w:t>
            </w:r>
          </w:p>
        </w:tc>
      </w:tr>
    </w:tbl>
    <w:p w14:paraId="29A123B5"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Web Application</w:t>
      </w:r>
      <w:hyperlink r:id="rId260" w:anchor="web-application" w:tooltip="Permanent link" w:history="1">
        <w:r>
          <w:rPr>
            <w:rStyle w:val="Hyperlink"/>
            <w:rFonts w:ascii="Helvetica Neue" w:hAnsi="Helvetica Neue"/>
            <w:b w:val="0"/>
            <w:bCs w:val="0"/>
            <w:spacing w:val="-2"/>
            <w:u w:val="none"/>
          </w:rPr>
          <w:t>¶</w:t>
        </w:r>
      </w:hyperlink>
    </w:p>
    <w:p w14:paraId="25E398FE" w14:textId="77777777" w:rsidR="000240B6" w:rsidRDefault="000240B6" w:rsidP="000240B6">
      <w:pPr>
        <w:pStyle w:val="NormalWeb"/>
        <w:spacing w:before="240" w:beforeAutospacing="0" w:after="240" w:afterAutospacing="0"/>
        <w:rPr>
          <w:rFonts w:ascii="Helvetica Neue" w:hAnsi="Helvetica Neue"/>
        </w:rPr>
      </w:pPr>
      <w:hyperlink r:id="rId261" w:anchor="/" w:history="1">
        <w:r>
          <w:rPr>
            <w:rStyle w:val="Hyperlink"/>
            <w:rFonts w:ascii="Helvetica Neue" w:hAnsi="Helvetica Neue"/>
            <w:color w:val="2196F3"/>
            <w:u w:val="none"/>
          </w:rPr>
          <w:t>API specifications</w:t>
        </w:r>
      </w:hyperlink>
    </w:p>
    <w:p w14:paraId="277111A1"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About the field data types in swagger docs:</w:t>
      </w:r>
    </w:p>
    <w:p w14:paraId="37BE20A9" w14:textId="77777777" w:rsidR="000240B6" w:rsidRDefault="000240B6" w:rsidP="0047624C">
      <w:pPr>
        <w:numPr>
          <w:ilvl w:val="0"/>
          <w:numId w:val="79"/>
        </w:numPr>
        <w:spacing w:beforeAutospacing="1"/>
        <w:ind w:left="450"/>
        <w:rPr>
          <w:rFonts w:ascii="Helvetica Neue" w:hAnsi="Helvetica Neue"/>
        </w:rPr>
      </w:pPr>
      <w:r>
        <w:rPr>
          <w:rFonts w:ascii="Helvetica Neue" w:hAnsi="Helvetica Neue"/>
        </w:rPr>
        <w:t>If a field has </w:t>
      </w:r>
      <w:proofErr w:type="spellStart"/>
      <w:r>
        <w:rPr>
          <w:rStyle w:val="err"/>
          <w:rFonts w:ascii="Courier New" w:hAnsi="Courier New" w:cs="Courier New"/>
          <w:color w:val="A61717"/>
          <w:sz w:val="20"/>
          <w:szCs w:val="20"/>
        </w:rPr>
        <w:t>readOnly</w:t>
      </w:r>
      <w:proofErr w:type="spellEnd"/>
      <w:r>
        <w:rPr>
          <w:rFonts w:ascii="Helvetica Neue" w:hAnsi="Helvetica Neue"/>
        </w:rPr>
        <w:t> set to </w:t>
      </w:r>
      <w:r>
        <w:rPr>
          <w:rStyle w:val="err"/>
          <w:rFonts w:ascii="Courier New" w:hAnsi="Courier New" w:cs="Courier New"/>
          <w:color w:val="A61717"/>
          <w:sz w:val="20"/>
          <w:szCs w:val="20"/>
        </w:rPr>
        <w:t>true</w:t>
      </w:r>
      <w:r>
        <w:rPr>
          <w:rFonts w:ascii="Helvetica Neue" w:hAnsi="Helvetica Neue"/>
        </w:rPr>
        <w:t>, the value in this field is populated by your application. Example field are timestamp and id. </w:t>
      </w:r>
      <w:proofErr w:type="spellStart"/>
      <w:r>
        <w:rPr>
          <w:rStyle w:val="err"/>
          <w:rFonts w:ascii="Courier New" w:hAnsi="Courier New" w:cs="Courier New"/>
          <w:color w:val="A61717"/>
          <w:sz w:val="20"/>
          <w:szCs w:val="20"/>
        </w:rPr>
        <w:t>readOnly</w:t>
      </w:r>
      <w:proofErr w:type="spellEnd"/>
      <w:r>
        <w:rPr>
          <w:rFonts w:ascii="Helvetica Neue" w:hAnsi="Helvetica Neue"/>
        </w:rPr>
        <w:t> properties are included in responses but not in requests.</w:t>
      </w:r>
    </w:p>
    <w:p w14:paraId="13F7BEB3" w14:textId="77777777" w:rsidR="000240B6" w:rsidRDefault="000240B6" w:rsidP="0047624C">
      <w:pPr>
        <w:numPr>
          <w:ilvl w:val="0"/>
          <w:numId w:val="79"/>
        </w:numPr>
        <w:spacing w:beforeAutospacing="1"/>
        <w:ind w:left="450"/>
        <w:rPr>
          <w:rFonts w:ascii="Helvetica Neue" w:hAnsi="Helvetica Neue"/>
        </w:rPr>
      </w:pPr>
      <w:r>
        <w:rPr>
          <w:rFonts w:ascii="Helvetica Neue" w:hAnsi="Helvetica Neue"/>
        </w:rPr>
        <w:t>If a field has </w:t>
      </w:r>
      <w:proofErr w:type="spellStart"/>
      <w:r>
        <w:rPr>
          <w:rStyle w:val="err"/>
          <w:rFonts w:ascii="Courier New" w:hAnsi="Courier New" w:cs="Courier New"/>
          <w:color w:val="A61717"/>
          <w:sz w:val="20"/>
          <w:szCs w:val="20"/>
        </w:rPr>
        <w:t>writeOnly</w:t>
      </w:r>
      <w:proofErr w:type="spellEnd"/>
      <w:r>
        <w:rPr>
          <w:rFonts w:ascii="Helvetica Neue" w:hAnsi="Helvetica Neue"/>
        </w:rPr>
        <w:t> set to </w:t>
      </w:r>
      <w:r>
        <w:rPr>
          <w:rStyle w:val="err"/>
          <w:rFonts w:ascii="Courier New" w:hAnsi="Courier New" w:cs="Courier New"/>
          <w:color w:val="A61717"/>
          <w:sz w:val="20"/>
          <w:szCs w:val="20"/>
        </w:rPr>
        <w:t>true</w:t>
      </w:r>
      <w:r>
        <w:rPr>
          <w:rFonts w:ascii="Helvetica Neue" w:hAnsi="Helvetica Neue"/>
        </w:rPr>
        <w:t>, the value in this field is provided by API caller in </w:t>
      </w:r>
      <w:r>
        <w:rPr>
          <w:rStyle w:val="err"/>
          <w:rFonts w:ascii="Courier New" w:hAnsi="Courier New" w:cs="Courier New"/>
          <w:color w:val="A61717"/>
          <w:sz w:val="20"/>
          <w:szCs w:val="20"/>
        </w:rPr>
        <w:t>POST</w:t>
      </w:r>
      <w:r>
        <w:rPr>
          <w:rFonts w:ascii="Helvetica Neue" w:hAnsi="Helvetica Neue"/>
        </w:rPr>
        <w:t> or </w:t>
      </w:r>
      <w:r>
        <w:rPr>
          <w:rStyle w:val="err"/>
          <w:rFonts w:ascii="Courier New" w:hAnsi="Courier New" w:cs="Courier New"/>
          <w:color w:val="A61717"/>
          <w:sz w:val="20"/>
          <w:szCs w:val="20"/>
        </w:rPr>
        <w:t>PUT</w:t>
      </w:r>
      <w:r>
        <w:rPr>
          <w:rFonts w:ascii="Helvetica Neue" w:hAnsi="Helvetica Neue"/>
        </w:rPr>
        <w:t> request but these fields are not part of </w:t>
      </w:r>
      <w:r>
        <w:rPr>
          <w:rStyle w:val="err"/>
          <w:rFonts w:ascii="Courier New" w:hAnsi="Courier New" w:cs="Courier New"/>
          <w:color w:val="A61717"/>
          <w:sz w:val="20"/>
          <w:szCs w:val="20"/>
        </w:rPr>
        <w:t>GET</w:t>
      </w:r>
      <w:r>
        <w:rPr>
          <w:rFonts w:ascii="Helvetica Neue" w:hAnsi="Helvetica Neue"/>
        </w:rPr>
        <w:t> request. Example is </w:t>
      </w:r>
      <w:r>
        <w:rPr>
          <w:rStyle w:val="err"/>
          <w:rFonts w:ascii="Courier New" w:hAnsi="Courier New" w:cs="Courier New"/>
          <w:color w:val="A61717"/>
          <w:sz w:val="20"/>
          <w:szCs w:val="20"/>
        </w:rPr>
        <w:t>password</w:t>
      </w:r>
      <w:r>
        <w:rPr>
          <w:rFonts w:ascii="Helvetica Neue" w:hAnsi="Helvetica Neue"/>
        </w:rPr>
        <w:t> field. </w:t>
      </w:r>
      <w:proofErr w:type="spellStart"/>
      <w:r>
        <w:rPr>
          <w:rStyle w:val="err"/>
          <w:rFonts w:ascii="Courier New" w:hAnsi="Courier New" w:cs="Courier New"/>
          <w:color w:val="A61717"/>
          <w:sz w:val="20"/>
          <w:szCs w:val="20"/>
        </w:rPr>
        <w:t>writeOnly</w:t>
      </w:r>
      <w:proofErr w:type="spellEnd"/>
      <w:r>
        <w:rPr>
          <w:rFonts w:ascii="Helvetica Neue" w:hAnsi="Helvetica Neue"/>
        </w:rPr>
        <w:t> properties may be sent in requests but not in responses.</w:t>
      </w:r>
    </w:p>
    <w:p w14:paraId="225BA18F" w14:textId="77777777" w:rsidR="000240B6" w:rsidRDefault="000240B6" w:rsidP="0047624C">
      <w:pPr>
        <w:numPr>
          <w:ilvl w:val="0"/>
          <w:numId w:val="79"/>
        </w:numPr>
        <w:spacing w:beforeAutospacing="1"/>
        <w:ind w:left="450"/>
        <w:rPr>
          <w:rFonts w:ascii="Helvetica Neue" w:hAnsi="Helvetica Neue"/>
        </w:rPr>
      </w:pPr>
      <w:proofErr w:type="spellStart"/>
      <w:r>
        <w:rPr>
          <w:rStyle w:val="err"/>
          <w:rFonts w:ascii="Courier New" w:hAnsi="Courier New" w:cs="Courier New"/>
          <w:color w:val="A61717"/>
          <w:sz w:val="20"/>
          <w:szCs w:val="20"/>
        </w:rPr>
        <w:t>multipleOf</w:t>
      </w:r>
      <w:proofErr w:type="spellEnd"/>
      <w:r>
        <w:rPr>
          <w:rFonts w:ascii="Helvetica Neue" w:hAnsi="Helvetica Neue"/>
        </w:rPr>
        <w:t> keyword is used to specify that a number must be the multiple of another number.</w:t>
      </w:r>
    </w:p>
    <w:p w14:paraId="3051BE32" w14:textId="77777777" w:rsidR="000240B6" w:rsidRDefault="000240B6" w:rsidP="0047624C">
      <w:pPr>
        <w:numPr>
          <w:ilvl w:val="0"/>
          <w:numId w:val="79"/>
        </w:numPr>
        <w:spacing w:beforeAutospacing="1"/>
        <w:ind w:left="450"/>
        <w:rPr>
          <w:rFonts w:ascii="Helvetica Neue" w:hAnsi="Helvetica Neue"/>
        </w:rPr>
      </w:pPr>
      <w:r>
        <w:rPr>
          <w:rFonts w:ascii="Helvetica Neue" w:hAnsi="Helvetica Neue"/>
        </w:rPr>
        <w:t>The </w:t>
      </w:r>
      <w:r>
        <w:rPr>
          <w:rStyle w:val="err"/>
          <w:rFonts w:ascii="Courier New" w:hAnsi="Courier New" w:cs="Courier New"/>
          <w:color w:val="A61717"/>
          <w:sz w:val="20"/>
          <w:szCs w:val="20"/>
        </w:rPr>
        <w:t>minimum</w:t>
      </w:r>
      <w:r>
        <w:rPr>
          <w:rFonts w:ascii="Helvetica Neue" w:hAnsi="Helvetica Neue"/>
        </w:rPr>
        <w:t> and </w:t>
      </w:r>
      <w:r>
        <w:rPr>
          <w:rStyle w:val="err"/>
          <w:rFonts w:ascii="Courier New" w:hAnsi="Courier New" w:cs="Courier New"/>
          <w:color w:val="A61717"/>
          <w:sz w:val="20"/>
          <w:szCs w:val="20"/>
        </w:rPr>
        <w:t>maximum</w:t>
      </w:r>
      <w:r>
        <w:rPr>
          <w:rFonts w:ascii="Helvetica Neue" w:hAnsi="Helvetica Neue"/>
        </w:rPr>
        <w:t> keywords are used to specify the range of possible values.</w:t>
      </w:r>
    </w:p>
    <w:p w14:paraId="4AFA566F" w14:textId="77777777" w:rsidR="000240B6" w:rsidRDefault="000240B6" w:rsidP="000240B6">
      <w:pPr>
        <w:pStyle w:val="Heading4"/>
        <w:rPr>
          <w:rFonts w:ascii="Helvetica Neue" w:hAnsi="Helvetica Neue"/>
          <w:spacing w:val="-2"/>
        </w:rPr>
      </w:pPr>
      <w:r>
        <w:rPr>
          <w:rFonts w:ascii="Helvetica Neue" w:hAnsi="Helvetica Neue"/>
          <w:spacing w:val="-2"/>
        </w:rPr>
        <w:t>User Stories</w:t>
      </w:r>
      <w:hyperlink r:id="rId262" w:anchor="user-stories" w:tooltip="Permanent link" w:history="1">
        <w:r>
          <w:rPr>
            <w:rStyle w:val="Hyperlink"/>
            <w:rFonts w:ascii="Helvetica Neue" w:hAnsi="Helvetica Neue"/>
            <w:spacing w:val="-2"/>
            <w:u w:val="none"/>
          </w:rPr>
          <w:t>¶</w:t>
        </w:r>
      </w:hyperlink>
    </w:p>
    <w:p w14:paraId="00D2CB1A" w14:textId="77777777" w:rsidR="000240B6" w:rsidRDefault="000240B6" w:rsidP="0047624C">
      <w:pPr>
        <w:numPr>
          <w:ilvl w:val="0"/>
          <w:numId w:val="80"/>
        </w:numPr>
        <w:spacing w:beforeAutospacing="1"/>
        <w:ind w:left="450"/>
        <w:rPr>
          <w:rFonts w:ascii="Helvetica Neue" w:hAnsi="Helvetica Neue"/>
        </w:rPr>
      </w:pPr>
      <w:r>
        <w:rPr>
          <w:rFonts w:ascii="Helvetica Neue" w:hAnsi="Helvetica Neue"/>
        </w:rPr>
        <w:t>Fix the typo in the endpoint. Change </w:t>
      </w:r>
      <w:proofErr w:type="spellStart"/>
      <w:r>
        <w:rPr>
          <w:rStyle w:val="err"/>
          <w:rFonts w:ascii="Courier New" w:hAnsi="Courier New" w:cs="Courier New"/>
          <w:color w:val="A61717"/>
          <w:sz w:val="20"/>
          <w:szCs w:val="20"/>
        </w:rPr>
        <w:t>recipie</w:t>
      </w:r>
      <w:proofErr w:type="spellEnd"/>
      <w:r>
        <w:rPr>
          <w:rFonts w:ascii="Helvetica Neue" w:hAnsi="Helvetica Neue"/>
        </w:rPr>
        <w:t> to </w:t>
      </w:r>
      <w:r>
        <w:rPr>
          <w:rStyle w:val="err"/>
          <w:rFonts w:ascii="Courier New" w:hAnsi="Courier New" w:cs="Courier New"/>
          <w:color w:val="A61717"/>
          <w:sz w:val="20"/>
          <w:szCs w:val="20"/>
        </w:rPr>
        <w:t>recipe</w:t>
      </w:r>
      <w:r>
        <w:rPr>
          <w:rFonts w:ascii="Helvetica Neue" w:hAnsi="Helvetica Neue"/>
        </w:rPr>
        <w:t>.</w:t>
      </w:r>
    </w:p>
    <w:p w14:paraId="31C651B4" w14:textId="77777777" w:rsidR="000240B6" w:rsidRDefault="000240B6" w:rsidP="0047624C">
      <w:pPr>
        <w:numPr>
          <w:ilvl w:val="0"/>
          <w:numId w:val="80"/>
        </w:numPr>
        <w:spacing w:before="100" w:beforeAutospacing="1" w:after="120"/>
        <w:ind w:left="450"/>
        <w:rPr>
          <w:rFonts w:ascii="Helvetica Neue" w:hAnsi="Helvetica Neue"/>
        </w:rPr>
      </w:pPr>
      <w:r>
        <w:rPr>
          <w:rFonts w:ascii="Helvetica Neue" w:hAnsi="Helvetica Neue"/>
        </w:rPr>
        <w:t>All API request/response payloads should be in JSON.</w:t>
      </w:r>
    </w:p>
    <w:p w14:paraId="20393525" w14:textId="77777777" w:rsidR="000240B6" w:rsidRDefault="000240B6" w:rsidP="0047624C">
      <w:pPr>
        <w:numPr>
          <w:ilvl w:val="0"/>
          <w:numId w:val="80"/>
        </w:numPr>
        <w:spacing w:before="100" w:beforeAutospacing="1" w:after="120"/>
        <w:ind w:left="450"/>
        <w:rPr>
          <w:rFonts w:ascii="Helvetica Neue" w:hAnsi="Helvetica Neue"/>
        </w:rPr>
      </w:pPr>
      <w:r>
        <w:rPr>
          <w:rFonts w:ascii="Helvetica Neue" w:hAnsi="Helvetica Neue"/>
        </w:rPr>
        <w:t>No UI should be implemented for the application.</w:t>
      </w:r>
    </w:p>
    <w:p w14:paraId="4DB887BF" w14:textId="77777777" w:rsidR="000240B6" w:rsidRDefault="000240B6" w:rsidP="0047624C">
      <w:pPr>
        <w:numPr>
          <w:ilvl w:val="0"/>
          <w:numId w:val="80"/>
        </w:numPr>
        <w:spacing w:before="100" w:beforeAutospacing="1" w:after="120"/>
        <w:ind w:left="450"/>
        <w:rPr>
          <w:rFonts w:ascii="Helvetica Neue" w:hAnsi="Helvetica Neue"/>
        </w:rPr>
      </w:pPr>
      <w:r>
        <w:rPr>
          <w:rFonts w:ascii="Helvetica Neue" w:hAnsi="Helvetica Neue"/>
        </w:rPr>
        <w:t>As a user, I expect all APIs call to return with proper </w:t>
      </w:r>
      <w:hyperlink r:id="rId263" w:history="1">
        <w:r>
          <w:rPr>
            <w:rStyle w:val="Hyperlink"/>
            <w:rFonts w:ascii="Helvetica Neue" w:hAnsi="Helvetica Neue"/>
            <w:color w:val="2196F3"/>
            <w:u w:val="none"/>
          </w:rPr>
          <w:t>HTTP status code</w:t>
        </w:r>
      </w:hyperlink>
      <w:r>
        <w:rPr>
          <w:rFonts w:ascii="Helvetica Neue" w:hAnsi="Helvetica Neue"/>
        </w:rPr>
        <w:t>.</w:t>
      </w:r>
    </w:p>
    <w:p w14:paraId="3B3C8E87" w14:textId="77777777" w:rsidR="000240B6" w:rsidRDefault="000240B6" w:rsidP="0047624C">
      <w:pPr>
        <w:numPr>
          <w:ilvl w:val="0"/>
          <w:numId w:val="80"/>
        </w:numPr>
        <w:spacing w:before="100" w:beforeAutospacing="1" w:after="120"/>
        <w:ind w:left="450"/>
        <w:rPr>
          <w:rFonts w:ascii="Helvetica Neue" w:hAnsi="Helvetica Neue"/>
        </w:rPr>
      </w:pPr>
      <w:r>
        <w:rPr>
          <w:rFonts w:ascii="Helvetica Neue" w:hAnsi="Helvetica Neue"/>
        </w:rPr>
        <w:t>As a user, I expect the code quality of the application is maintained to highest standards using unit and/or integration tests.</w:t>
      </w:r>
    </w:p>
    <w:p w14:paraId="1D34B500" w14:textId="77777777" w:rsidR="000240B6" w:rsidRDefault="000240B6" w:rsidP="0047624C">
      <w:pPr>
        <w:numPr>
          <w:ilvl w:val="0"/>
          <w:numId w:val="80"/>
        </w:numPr>
        <w:spacing w:before="100" w:beforeAutospacing="1" w:after="120"/>
        <w:ind w:left="450"/>
        <w:rPr>
          <w:rFonts w:ascii="Helvetica Neue" w:hAnsi="Helvetica Neue"/>
        </w:rPr>
      </w:pPr>
      <w:r>
        <w:rPr>
          <w:rFonts w:ascii="Helvetica Neue" w:hAnsi="Helvetica Neue"/>
        </w:rPr>
        <w:t>As a user, I want to get, add, and delete pictures to the recipe. I should be authenticated &amp; authorized to be able to perform these operations.</w:t>
      </w:r>
    </w:p>
    <w:p w14:paraId="0A108051" w14:textId="77777777" w:rsidR="000240B6" w:rsidRDefault="000240B6" w:rsidP="0047624C">
      <w:pPr>
        <w:numPr>
          <w:ilvl w:val="1"/>
          <w:numId w:val="80"/>
        </w:numPr>
        <w:spacing w:before="100" w:beforeAutospacing="1" w:after="120"/>
        <w:ind w:left="900"/>
        <w:rPr>
          <w:rFonts w:ascii="Helvetica Neue" w:hAnsi="Helvetica Neue"/>
        </w:rPr>
      </w:pPr>
      <w:r>
        <w:rPr>
          <w:rFonts w:ascii="Helvetica Neue" w:hAnsi="Helvetica Neue"/>
        </w:rPr>
        <w:t xml:space="preserve">As a user, I want to add a </w:t>
      </w:r>
      <w:proofErr w:type="gramStart"/>
      <w:r>
        <w:rPr>
          <w:rFonts w:ascii="Helvetica Neue" w:hAnsi="Helvetica Neue"/>
        </w:rPr>
        <w:t>images</w:t>
      </w:r>
      <w:proofErr w:type="gramEnd"/>
      <w:r>
        <w:rPr>
          <w:rFonts w:ascii="Helvetica Neue" w:hAnsi="Helvetica Neue"/>
        </w:rPr>
        <w:t xml:space="preserve"> to my recipe.</w:t>
      </w:r>
    </w:p>
    <w:p w14:paraId="3617698F" w14:textId="77777777" w:rsidR="000240B6" w:rsidRDefault="000240B6" w:rsidP="0047624C">
      <w:pPr>
        <w:numPr>
          <w:ilvl w:val="1"/>
          <w:numId w:val="80"/>
        </w:numPr>
        <w:spacing w:before="100" w:beforeAutospacing="1" w:after="120"/>
        <w:ind w:left="900"/>
        <w:rPr>
          <w:rFonts w:ascii="Helvetica Neue" w:hAnsi="Helvetica Neue"/>
        </w:rPr>
      </w:pPr>
      <w:r>
        <w:rPr>
          <w:rFonts w:ascii="Helvetica Neue" w:hAnsi="Helvetica Neue"/>
        </w:rPr>
        <w:t>As a user, I want to delete images attached to my recipe.</w:t>
      </w:r>
    </w:p>
    <w:p w14:paraId="3B396D63" w14:textId="77777777" w:rsidR="000240B6" w:rsidRDefault="000240B6" w:rsidP="0047624C">
      <w:pPr>
        <w:numPr>
          <w:ilvl w:val="1"/>
          <w:numId w:val="80"/>
        </w:numPr>
        <w:spacing w:beforeAutospacing="1"/>
        <w:ind w:left="900"/>
        <w:rPr>
          <w:rFonts w:ascii="Helvetica Neue" w:hAnsi="Helvetica Neue"/>
        </w:rPr>
      </w:pPr>
      <w:r>
        <w:rPr>
          <w:rFonts w:ascii="Helvetica Neue" w:hAnsi="Helvetica Neue"/>
        </w:rPr>
        <w:t>Application must support popular image formats such as </w:t>
      </w:r>
      <w:proofErr w:type="spellStart"/>
      <w:r>
        <w:rPr>
          <w:rStyle w:val="err"/>
          <w:rFonts w:ascii="Courier New" w:hAnsi="Courier New" w:cs="Courier New"/>
          <w:color w:val="A61717"/>
          <w:sz w:val="20"/>
          <w:szCs w:val="20"/>
        </w:rPr>
        <w:t>png</w:t>
      </w:r>
      <w:proofErr w:type="spellEnd"/>
      <w:r>
        <w:rPr>
          <w:rFonts w:ascii="Helvetica Neue" w:hAnsi="Helvetica Neue"/>
        </w:rPr>
        <w:t>, </w:t>
      </w:r>
      <w:r>
        <w:rPr>
          <w:rStyle w:val="err"/>
          <w:rFonts w:ascii="Courier New" w:hAnsi="Courier New" w:cs="Courier New"/>
          <w:color w:val="A61717"/>
          <w:sz w:val="20"/>
          <w:szCs w:val="20"/>
        </w:rPr>
        <w:t>jpg</w:t>
      </w:r>
      <w:r>
        <w:rPr>
          <w:rFonts w:ascii="Helvetica Neue" w:hAnsi="Helvetica Neue"/>
        </w:rPr>
        <w:t>, and </w:t>
      </w:r>
      <w:r>
        <w:rPr>
          <w:rStyle w:val="err"/>
          <w:rFonts w:ascii="Courier New" w:hAnsi="Courier New" w:cs="Courier New"/>
          <w:color w:val="A61717"/>
          <w:sz w:val="20"/>
          <w:szCs w:val="20"/>
        </w:rPr>
        <w:t>jpeg</w:t>
      </w:r>
      <w:r>
        <w:rPr>
          <w:rFonts w:ascii="Helvetica Neue" w:hAnsi="Helvetica Neue"/>
        </w:rPr>
        <w:t>.</w:t>
      </w:r>
    </w:p>
    <w:p w14:paraId="25265206" w14:textId="77777777" w:rsidR="000240B6" w:rsidRDefault="000240B6" w:rsidP="0047624C">
      <w:pPr>
        <w:numPr>
          <w:ilvl w:val="0"/>
          <w:numId w:val="80"/>
        </w:numPr>
        <w:spacing w:before="100" w:beforeAutospacing="1" w:after="120"/>
        <w:ind w:left="450"/>
        <w:rPr>
          <w:rFonts w:ascii="Helvetica Neue" w:hAnsi="Helvetica Neue"/>
        </w:rPr>
      </w:pPr>
      <w:r>
        <w:rPr>
          <w:rFonts w:ascii="Helvetica Neue" w:hAnsi="Helvetica Neue"/>
        </w:rPr>
        <w:t>As a user, I expect images to be stored in Amazon S3 bucket.</w:t>
      </w:r>
    </w:p>
    <w:p w14:paraId="4A25689A" w14:textId="77777777" w:rsidR="000240B6" w:rsidRDefault="000240B6" w:rsidP="0047624C">
      <w:pPr>
        <w:numPr>
          <w:ilvl w:val="0"/>
          <w:numId w:val="80"/>
        </w:numPr>
        <w:spacing w:before="100" w:beforeAutospacing="1" w:after="120"/>
        <w:ind w:left="450"/>
        <w:rPr>
          <w:rFonts w:ascii="Helvetica Neue" w:hAnsi="Helvetica Neue"/>
        </w:rPr>
      </w:pPr>
      <w:r>
        <w:rPr>
          <w:rFonts w:ascii="Helvetica Neue" w:hAnsi="Helvetica Neue"/>
        </w:rPr>
        <w:lastRenderedPageBreak/>
        <w:t>Metadata about images attached to my recipe should be stored in RDBMS such as MySQL. See AWS docs for available </w:t>
      </w:r>
      <w:hyperlink r:id="rId264" w:anchor="object-metadata" w:history="1">
        <w:r>
          <w:rPr>
            <w:rStyle w:val="Hyperlink"/>
            <w:rFonts w:ascii="Helvetica Neue" w:hAnsi="Helvetica Neue"/>
            <w:color w:val="2196F3"/>
            <w:u w:val="none"/>
          </w:rPr>
          <w:t>metadata</w:t>
        </w:r>
      </w:hyperlink>
      <w:r>
        <w:rPr>
          <w:rFonts w:ascii="Helvetica Neue" w:hAnsi="Helvetica Neue"/>
        </w:rPr>
        <w:t>.</w:t>
      </w:r>
    </w:p>
    <w:p w14:paraId="182AAD2C" w14:textId="77777777" w:rsidR="000240B6" w:rsidRDefault="000240B6" w:rsidP="0047624C">
      <w:pPr>
        <w:numPr>
          <w:ilvl w:val="0"/>
          <w:numId w:val="80"/>
        </w:numPr>
        <w:spacing w:before="100" w:beforeAutospacing="1" w:after="120"/>
        <w:ind w:left="450"/>
        <w:rPr>
          <w:rFonts w:ascii="Helvetica Neue" w:hAnsi="Helvetica Neue"/>
        </w:rPr>
      </w:pPr>
      <w:r>
        <w:rPr>
          <w:rFonts w:ascii="Helvetica Neue" w:hAnsi="Helvetica Neue"/>
        </w:rPr>
        <w:t>Updating existing image requires deleting it first and then uploading a new image.</w:t>
      </w:r>
    </w:p>
    <w:p w14:paraId="38422091" w14:textId="77777777" w:rsidR="000240B6" w:rsidRDefault="000240B6" w:rsidP="0047624C">
      <w:pPr>
        <w:numPr>
          <w:ilvl w:val="0"/>
          <w:numId w:val="80"/>
        </w:numPr>
        <w:spacing w:before="100" w:beforeAutospacing="1"/>
        <w:ind w:left="450"/>
        <w:rPr>
          <w:rFonts w:ascii="Helvetica Neue" w:hAnsi="Helvetica Neue"/>
        </w:rPr>
      </w:pPr>
      <w:r>
        <w:rPr>
          <w:rFonts w:ascii="Helvetica Neue" w:hAnsi="Helvetica Neue"/>
        </w:rPr>
        <w:t>Update your web application so that endpoints that use the S3 buckets and RDS instance can now work.</w:t>
      </w:r>
    </w:p>
    <w:p w14:paraId="5BE81B43"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Documentation</w:t>
      </w:r>
      <w:hyperlink r:id="rId265" w:anchor="documentation" w:tooltip="Permanent link" w:history="1">
        <w:r>
          <w:rPr>
            <w:rStyle w:val="Hyperlink"/>
            <w:rFonts w:ascii="Helvetica Neue" w:hAnsi="Helvetica Neue"/>
            <w:b w:val="0"/>
            <w:bCs w:val="0"/>
            <w:spacing w:val="-2"/>
            <w:u w:val="none"/>
          </w:rPr>
          <w:t>¶</w:t>
        </w:r>
      </w:hyperlink>
    </w:p>
    <w:p w14:paraId="726AC934" w14:textId="77777777" w:rsidR="000240B6" w:rsidRDefault="000240B6" w:rsidP="0047624C">
      <w:pPr>
        <w:numPr>
          <w:ilvl w:val="0"/>
          <w:numId w:val="81"/>
        </w:numPr>
        <w:spacing w:before="100" w:beforeAutospacing="1" w:after="120"/>
        <w:ind w:left="450"/>
        <w:rPr>
          <w:rFonts w:ascii="Helvetica Neue" w:hAnsi="Helvetica Neue"/>
        </w:rPr>
      </w:pPr>
      <w:hyperlink r:id="rId266" w:history="1">
        <w:r>
          <w:rPr>
            <w:rStyle w:val="Hyperlink"/>
            <w:rFonts w:ascii="Helvetica Neue" w:hAnsi="Helvetica Neue"/>
            <w:color w:val="2196F3"/>
            <w:u w:val="none"/>
          </w:rPr>
          <w:t>Terraform Resource Dependencies</w:t>
        </w:r>
      </w:hyperlink>
    </w:p>
    <w:p w14:paraId="05B5D75D" w14:textId="77777777" w:rsidR="000240B6" w:rsidRDefault="000240B6" w:rsidP="0047624C">
      <w:pPr>
        <w:numPr>
          <w:ilvl w:val="0"/>
          <w:numId w:val="81"/>
        </w:numPr>
        <w:spacing w:before="100" w:beforeAutospacing="1" w:after="120"/>
        <w:ind w:left="450"/>
        <w:rPr>
          <w:rFonts w:ascii="Helvetica Neue" w:hAnsi="Helvetica Neue"/>
        </w:rPr>
      </w:pPr>
      <w:hyperlink r:id="rId267" w:history="1">
        <w:r>
          <w:rPr>
            <w:rStyle w:val="Hyperlink"/>
            <w:rFonts w:ascii="Helvetica Neue" w:hAnsi="Helvetica Neue"/>
            <w:color w:val="2196F3"/>
            <w:u w:val="none"/>
          </w:rPr>
          <w:t>Random String in Terraform</w:t>
        </w:r>
      </w:hyperlink>
    </w:p>
    <w:p w14:paraId="2C13CDD9" w14:textId="77777777" w:rsidR="000240B6" w:rsidRDefault="000240B6" w:rsidP="0047624C">
      <w:pPr>
        <w:numPr>
          <w:ilvl w:val="0"/>
          <w:numId w:val="81"/>
        </w:numPr>
        <w:spacing w:before="100" w:beforeAutospacing="1" w:after="120"/>
        <w:ind w:left="450"/>
        <w:rPr>
          <w:rFonts w:ascii="Helvetica Neue" w:hAnsi="Helvetica Neue"/>
        </w:rPr>
      </w:pPr>
      <w:hyperlink r:id="rId268"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DynamoDB::Table</w:t>
        </w:r>
      </w:hyperlink>
    </w:p>
    <w:p w14:paraId="0ECCC71D" w14:textId="77777777" w:rsidR="000240B6" w:rsidRDefault="000240B6" w:rsidP="0047624C">
      <w:pPr>
        <w:numPr>
          <w:ilvl w:val="0"/>
          <w:numId w:val="81"/>
        </w:numPr>
        <w:spacing w:before="100" w:beforeAutospacing="1" w:after="120"/>
        <w:ind w:left="450"/>
        <w:rPr>
          <w:rFonts w:ascii="Helvetica Neue" w:hAnsi="Helvetica Neue"/>
        </w:rPr>
      </w:pPr>
      <w:hyperlink r:id="rId269"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RDS::</w:t>
        </w:r>
        <w:proofErr w:type="spellStart"/>
        <w:r>
          <w:rPr>
            <w:rStyle w:val="Hyperlink"/>
            <w:rFonts w:ascii="Helvetica Neue" w:hAnsi="Helvetica Neue"/>
            <w:color w:val="2196F3"/>
            <w:u w:val="none"/>
          </w:rPr>
          <w:t>DBInstance</w:t>
        </w:r>
        <w:proofErr w:type="spellEnd"/>
      </w:hyperlink>
    </w:p>
    <w:p w14:paraId="60FF6FBC" w14:textId="77777777" w:rsidR="000240B6" w:rsidRDefault="000240B6" w:rsidP="0047624C">
      <w:pPr>
        <w:numPr>
          <w:ilvl w:val="0"/>
          <w:numId w:val="81"/>
        </w:numPr>
        <w:spacing w:before="100" w:beforeAutospacing="1" w:after="120"/>
        <w:ind w:left="450"/>
        <w:rPr>
          <w:rFonts w:ascii="Helvetica Neue" w:hAnsi="Helvetica Neue"/>
        </w:rPr>
      </w:pPr>
      <w:hyperlink r:id="rId270"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RDS::</w:t>
        </w:r>
        <w:proofErr w:type="spellStart"/>
        <w:r>
          <w:rPr>
            <w:rStyle w:val="Hyperlink"/>
            <w:rFonts w:ascii="Helvetica Neue" w:hAnsi="Helvetica Neue"/>
            <w:color w:val="2196F3"/>
            <w:u w:val="none"/>
          </w:rPr>
          <w:t>DBSecurityGroup</w:t>
        </w:r>
        <w:proofErr w:type="spellEnd"/>
      </w:hyperlink>
    </w:p>
    <w:p w14:paraId="426E7516" w14:textId="77777777" w:rsidR="000240B6" w:rsidRDefault="000240B6" w:rsidP="0047624C">
      <w:pPr>
        <w:numPr>
          <w:ilvl w:val="0"/>
          <w:numId w:val="81"/>
        </w:numPr>
        <w:spacing w:before="100" w:beforeAutospacing="1" w:after="120"/>
        <w:ind w:left="450"/>
        <w:rPr>
          <w:rFonts w:ascii="Helvetica Neue" w:hAnsi="Helvetica Neue"/>
        </w:rPr>
      </w:pPr>
      <w:hyperlink r:id="rId271"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RDS::</w:t>
        </w:r>
        <w:proofErr w:type="spellStart"/>
        <w:r>
          <w:rPr>
            <w:rStyle w:val="Hyperlink"/>
            <w:rFonts w:ascii="Helvetica Neue" w:hAnsi="Helvetica Neue"/>
            <w:color w:val="2196F3"/>
            <w:u w:val="none"/>
          </w:rPr>
          <w:t>DBSecurityGroupIngress</w:t>
        </w:r>
        <w:proofErr w:type="spellEnd"/>
      </w:hyperlink>
    </w:p>
    <w:p w14:paraId="228E9526" w14:textId="77777777" w:rsidR="000240B6" w:rsidRDefault="000240B6" w:rsidP="0047624C">
      <w:pPr>
        <w:numPr>
          <w:ilvl w:val="0"/>
          <w:numId w:val="81"/>
        </w:numPr>
        <w:spacing w:before="100" w:beforeAutospacing="1" w:after="120"/>
        <w:ind w:left="450"/>
        <w:rPr>
          <w:rFonts w:ascii="Helvetica Neue" w:hAnsi="Helvetica Neue"/>
        </w:rPr>
      </w:pPr>
      <w:hyperlink r:id="rId272"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EC2::</w:t>
        </w:r>
        <w:proofErr w:type="spellStart"/>
        <w:r>
          <w:rPr>
            <w:rStyle w:val="Hyperlink"/>
            <w:rFonts w:ascii="Helvetica Neue" w:hAnsi="Helvetica Neue"/>
            <w:color w:val="2196F3"/>
            <w:u w:val="none"/>
          </w:rPr>
          <w:t>SecurityGroup</w:t>
        </w:r>
        <w:proofErr w:type="spellEnd"/>
      </w:hyperlink>
    </w:p>
    <w:p w14:paraId="52FCA992" w14:textId="77777777" w:rsidR="000240B6" w:rsidRDefault="000240B6" w:rsidP="0047624C">
      <w:pPr>
        <w:numPr>
          <w:ilvl w:val="0"/>
          <w:numId w:val="81"/>
        </w:numPr>
        <w:spacing w:before="100" w:beforeAutospacing="1" w:after="120"/>
        <w:ind w:left="450"/>
        <w:rPr>
          <w:rFonts w:ascii="Helvetica Neue" w:hAnsi="Helvetica Neue"/>
        </w:rPr>
      </w:pPr>
      <w:hyperlink r:id="rId273"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EC2::</w:t>
        </w:r>
        <w:proofErr w:type="spellStart"/>
        <w:r>
          <w:rPr>
            <w:rStyle w:val="Hyperlink"/>
            <w:rFonts w:ascii="Helvetica Neue" w:hAnsi="Helvetica Neue"/>
            <w:color w:val="2196F3"/>
            <w:u w:val="none"/>
          </w:rPr>
          <w:t>SecurityGroupEgress</w:t>
        </w:r>
        <w:proofErr w:type="spellEnd"/>
      </w:hyperlink>
    </w:p>
    <w:p w14:paraId="42022CEA" w14:textId="77777777" w:rsidR="000240B6" w:rsidRDefault="000240B6" w:rsidP="0047624C">
      <w:pPr>
        <w:numPr>
          <w:ilvl w:val="0"/>
          <w:numId w:val="81"/>
        </w:numPr>
        <w:spacing w:before="100" w:beforeAutospacing="1" w:after="120"/>
        <w:ind w:left="450"/>
        <w:rPr>
          <w:rFonts w:ascii="Helvetica Neue" w:hAnsi="Helvetica Neue"/>
        </w:rPr>
      </w:pPr>
      <w:hyperlink r:id="rId274"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EC2::</w:t>
        </w:r>
        <w:proofErr w:type="spellStart"/>
        <w:r>
          <w:rPr>
            <w:rStyle w:val="Hyperlink"/>
            <w:rFonts w:ascii="Helvetica Neue" w:hAnsi="Helvetica Neue"/>
            <w:color w:val="2196F3"/>
            <w:u w:val="none"/>
          </w:rPr>
          <w:t>SecurityGroupIngress</w:t>
        </w:r>
        <w:proofErr w:type="spellEnd"/>
      </w:hyperlink>
    </w:p>
    <w:p w14:paraId="6881F5E8" w14:textId="77777777" w:rsidR="000240B6" w:rsidRDefault="000240B6" w:rsidP="0047624C">
      <w:pPr>
        <w:numPr>
          <w:ilvl w:val="0"/>
          <w:numId w:val="81"/>
        </w:numPr>
        <w:spacing w:before="100" w:beforeAutospacing="1"/>
        <w:ind w:left="450"/>
        <w:rPr>
          <w:rFonts w:ascii="Helvetica Neue" w:hAnsi="Helvetica Neue"/>
        </w:rPr>
      </w:pPr>
      <w:hyperlink r:id="rId275" w:history="1">
        <w:r>
          <w:rPr>
            <w:rStyle w:val="Hyperlink"/>
            <w:rFonts w:ascii="Helvetica Neue" w:hAnsi="Helvetica Neue"/>
            <w:color w:val="2196F3"/>
            <w:u w:val="none"/>
          </w:rPr>
          <w:t>Getting Started with Amazon RDS</w:t>
        </w:r>
      </w:hyperlink>
    </w:p>
    <w:p w14:paraId="5CC3AA82"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Submission</w:t>
      </w:r>
      <w:hyperlink r:id="rId276" w:anchor="submission" w:tooltip="Permanent link" w:history="1">
        <w:r>
          <w:rPr>
            <w:rStyle w:val="Hyperlink"/>
            <w:rFonts w:ascii="Helvetica Neue" w:hAnsi="Helvetica Neue"/>
            <w:b w:val="0"/>
            <w:bCs w:val="0"/>
            <w:spacing w:val="-2"/>
            <w:u w:val="none"/>
          </w:rPr>
          <w:t>¶</w:t>
        </w:r>
      </w:hyperlink>
    </w:p>
    <w:p w14:paraId="59712646" w14:textId="77777777" w:rsidR="000240B6" w:rsidRDefault="000240B6" w:rsidP="000240B6">
      <w:pPr>
        <w:pStyle w:val="admonition-title"/>
        <w:rPr>
          <w:rFonts w:ascii="Helvetica Neue" w:hAnsi="Helvetica Neue"/>
          <w:b/>
          <w:bCs/>
        </w:rPr>
      </w:pPr>
      <w:r>
        <w:rPr>
          <w:rFonts w:ascii="Helvetica Neue" w:hAnsi="Helvetica Neue"/>
          <w:b/>
          <w:bCs/>
        </w:rPr>
        <w:t>Danger</w:t>
      </w:r>
    </w:p>
    <w:p w14:paraId="64D63E98" w14:textId="77777777" w:rsidR="000240B6" w:rsidRDefault="000240B6" w:rsidP="000240B6">
      <w:pPr>
        <w:pStyle w:val="NormalWeb"/>
        <w:spacing w:before="0" w:after="0"/>
        <w:rPr>
          <w:rFonts w:ascii="Helvetica Neue" w:hAnsi="Helvetica Neue"/>
        </w:rPr>
      </w:pPr>
      <w:r>
        <w:rPr>
          <w:rFonts w:ascii="Helvetica Neue" w:hAnsi="Helvetica Neue"/>
        </w:rPr>
        <w:t>Assignment will be considered late if commits are made to </w:t>
      </w:r>
      <w:r>
        <w:rPr>
          <w:rStyle w:val="err"/>
          <w:rFonts w:ascii="Courier New" w:hAnsi="Courier New" w:cs="Courier New"/>
          <w:color w:val="A61717"/>
          <w:sz w:val="16"/>
          <w:szCs w:val="16"/>
        </w:rPr>
        <w:t>master</w:t>
      </w:r>
      <w:r>
        <w:rPr>
          <w:rFonts w:ascii="Helvetica Neue" w:hAnsi="Helvetica Neue"/>
        </w:rPr>
        <w:t> and </w:t>
      </w:r>
      <w:r>
        <w:rPr>
          <w:rStyle w:val="err"/>
          <w:rFonts w:ascii="Courier New" w:hAnsi="Courier New" w:cs="Courier New"/>
          <w:color w:val="A61717"/>
          <w:sz w:val="16"/>
          <w:szCs w:val="16"/>
        </w:rPr>
        <w:t>feature</w:t>
      </w:r>
      <w:r>
        <w:rPr>
          <w:rFonts w:ascii="Helvetica Neue" w:hAnsi="Helvetica Neue"/>
        </w:rPr>
        <w:t> branch after due date.</w:t>
      </w:r>
    </w:p>
    <w:p w14:paraId="0A2C2E08" w14:textId="77777777" w:rsidR="000240B6" w:rsidRDefault="000240B6" w:rsidP="0047624C">
      <w:pPr>
        <w:numPr>
          <w:ilvl w:val="0"/>
          <w:numId w:val="82"/>
        </w:numPr>
        <w:spacing w:before="100" w:beforeAutospacing="1" w:after="120"/>
        <w:ind w:left="450"/>
        <w:rPr>
          <w:rFonts w:ascii="Helvetica Neue" w:hAnsi="Helvetica Neue"/>
        </w:rPr>
      </w:pPr>
      <w:r>
        <w:rPr>
          <w:rFonts w:ascii="Helvetica Neue" w:hAnsi="Helvetica Neue"/>
        </w:rPr>
        <w:t>All work for this assignment must be done on </w:t>
      </w:r>
      <w:r>
        <w:rPr>
          <w:rStyle w:val="Strong"/>
          <w:rFonts w:ascii="Helvetica Neue" w:hAnsi="Helvetica Neue"/>
        </w:rPr>
        <w:t>assignment6</w:t>
      </w:r>
      <w:r>
        <w:rPr>
          <w:rFonts w:ascii="Helvetica Neue" w:hAnsi="Helvetica Neue"/>
        </w:rPr>
        <w:t> feature branch and merged to master when you are dev complete.</w:t>
      </w:r>
    </w:p>
    <w:p w14:paraId="5BEE9018" w14:textId="77777777" w:rsidR="000240B6" w:rsidRDefault="000240B6" w:rsidP="0047624C">
      <w:pPr>
        <w:numPr>
          <w:ilvl w:val="0"/>
          <w:numId w:val="82"/>
        </w:numPr>
        <w:spacing w:before="100" w:beforeAutospacing="1"/>
        <w:ind w:left="450"/>
        <w:rPr>
          <w:rFonts w:ascii="Helvetica Neue" w:hAnsi="Helvetica Neue"/>
        </w:rPr>
      </w:pPr>
      <w:r>
        <w:rPr>
          <w:rFonts w:ascii="Helvetica Neue" w:hAnsi="Helvetica Neue"/>
        </w:rPr>
        <w:t>All team member’s feature and master branches must be in-sync.</w:t>
      </w:r>
    </w:p>
    <w:p w14:paraId="6A1AC27B"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Grading Guidelines</w:t>
      </w:r>
      <w:hyperlink r:id="rId277" w:anchor="grading-guidelines" w:tooltip="Permanent link" w:history="1">
        <w:r>
          <w:rPr>
            <w:rStyle w:val="Hyperlink"/>
            <w:rFonts w:ascii="Helvetica Neue" w:hAnsi="Helvetica Neue"/>
            <w:b w:val="0"/>
            <w:bCs w:val="0"/>
            <w:spacing w:val="-2"/>
            <w:u w:val="none"/>
          </w:rPr>
          <w:t>¶</w:t>
        </w:r>
      </w:hyperlink>
    </w:p>
    <w:p w14:paraId="1FA3D9C1" w14:textId="77777777" w:rsidR="000240B6" w:rsidRDefault="000240B6" w:rsidP="000240B6">
      <w:pPr>
        <w:pStyle w:val="admonition-title"/>
        <w:rPr>
          <w:rFonts w:ascii="Helvetica Neue" w:hAnsi="Helvetica Neue"/>
          <w:b/>
          <w:bCs/>
        </w:rPr>
      </w:pPr>
      <w:r>
        <w:rPr>
          <w:rFonts w:ascii="Helvetica Neue" w:hAnsi="Helvetica Neue"/>
          <w:b/>
          <w:bCs/>
        </w:rPr>
        <w:t>Warning</w:t>
      </w:r>
    </w:p>
    <w:p w14:paraId="6BE57842" w14:textId="77777777" w:rsidR="000240B6" w:rsidRDefault="000240B6" w:rsidP="000240B6">
      <w:pPr>
        <w:pStyle w:val="NormalWeb"/>
        <w:rPr>
          <w:rFonts w:ascii="Helvetica Neue" w:hAnsi="Helvetica Neue"/>
        </w:rPr>
      </w:pPr>
      <w:r>
        <w:rPr>
          <w:rFonts w:ascii="Helvetica Neue" w:hAnsi="Helvetica Neue"/>
        </w:rPr>
        <w:t>Following guidelines are for information only. They are subject to change at the discretion of the instructor and TA.</w:t>
      </w:r>
    </w:p>
    <w:p w14:paraId="5D437030"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Previous Assignment Objectives</w:t>
      </w:r>
      <w:hyperlink r:id="rId278" w:anchor="previous-assignment-objectives" w:tooltip="Permanent link" w:history="1">
        <w:r>
          <w:rPr>
            <w:rStyle w:val="Hyperlink"/>
            <w:rFonts w:ascii="Helvetica Neue" w:hAnsi="Helvetica Neue"/>
            <w:b w:val="0"/>
            <w:bCs w:val="0"/>
            <w:spacing w:val="-2"/>
            <w:u w:val="none"/>
          </w:rPr>
          <w:t>¶</w:t>
        </w:r>
      </w:hyperlink>
    </w:p>
    <w:p w14:paraId="7F33D725" w14:textId="77777777" w:rsidR="000240B6" w:rsidRDefault="000240B6" w:rsidP="0047624C">
      <w:pPr>
        <w:numPr>
          <w:ilvl w:val="0"/>
          <w:numId w:val="83"/>
        </w:numPr>
        <w:spacing w:before="100" w:beforeAutospacing="1"/>
        <w:ind w:left="450"/>
        <w:rPr>
          <w:rFonts w:ascii="Helvetica Neue" w:hAnsi="Helvetica Neue"/>
        </w:rPr>
      </w:pPr>
      <w:r>
        <w:rPr>
          <w:rFonts w:ascii="Helvetica Neue" w:hAnsi="Helvetica Neue"/>
        </w:rPr>
        <w:lastRenderedPageBreak/>
        <w:t>TAs must verify that students have resolved all open issues from previous assignment(s).</w:t>
      </w:r>
    </w:p>
    <w:p w14:paraId="02D1B45C"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Git (20% Penalty)</w:t>
      </w:r>
      <w:hyperlink r:id="rId279" w:anchor="git-20-penalty" w:tooltip="Permanent link" w:history="1">
        <w:r>
          <w:rPr>
            <w:rStyle w:val="Hyperlink"/>
            <w:rFonts w:ascii="Helvetica Neue" w:hAnsi="Helvetica Neue"/>
            <w:b w:val="0"/>
            <w:bCs w:val="0"/>
            <w:spacing w:val="-2"/>
            <w:u w:val="none"/>
          </w:rPr>
          <w:t>¶</w:t>
        </w:r>
      </w:hyperlink>
    </w:p>
    <w:p w14:paraId="4200E219" w14:textId="77777777" w:rsidR="000240B6" w:rsidRDefault="000240B6" w:rsidP="0047624C">
      <w:pPr>
        <w:numPr>
          <w:ilvl w:val="0"/>
          <w:numId w:val="84"/>
        </w:numPr>
        <w:spacing w:beforeAutospacing="1"/>
        <w:ind w:left="450"/>
        <w:rPr>
          <w:rFonts w:ascii="Helvetica Neue" w:hAnsi="Helvetica Neue"/>
        </w:rPr>
      </w:pPr>
      <w:r>
        <w:rPr>
          <w:rFonts w:ascii="Helvetica Neue" w:hAnsi="Helvetica Neue"/>
        </w:rPr>
        <w:t xml:space="preserve">All team members must use the </w:t>
      </w:r>
      <w:proofErr w:type="spellStart"/>
      <w:r>
        <w:rPr>
          <w:rFonts w:ascii="Helvetica Neue" w:hAnsi="Helvetica Neue"/>
        </w:rPr>
        <w:t>Github</w:t>
      </w:r>
      <w:proofErr w:type="spellEnd"/>
      <w:r>
        <w:rPr>
          <w:rFonts w:ascii="Helvetica Neue" w:hAnsi="Helvetica Neue"/>
        </w:rPr>
        <w:t xml:space="preserve"> forking workflow and their repositories (master branch which must include code for this assignment) must be in-sync. Check this by asking students to create pull request between their </w:t>
      </w:r>
      <w:r>
        <w:rPr>
          <w:rStyle w:val="err"/>
          <w:rFonts w:ascii="Courier New" w:hAnsi="Courier New" w:cs="Courier New"/>
          <w:color w:val="A61717"/>
          <w:sz w:val="20"/>
          <w:szCs w:val="20"/>
        </w:rPr>
        <w:t>master</w:t>
      </w:r>
      <w:r>
        <w:rPr>
          <w:rFonts w:ascii="Helvetica Neue" w:hAnsi="Helvetica Neue"/>
        </w:rPr>
        <w:t> branch and their scrum master’s </w:t>
      </w:r>
      <w:r>
        <w:rPr>
          <w:rStyle w:val="err"/>
          <w:rFonts w:ascii="Courier New" w:hAnsi="Courier New" w:cs="Courier New"/>
          <w:color w:val="A61717"/>
          <w:sz w:val="20"/>
          <w:szCs w:val="20"/>
        </w:rPr>
        <w:t>master</w:t>
      </w:r>
      <w:r>
        <w:rPr>
          <w:rFonts w:ascii="Helvetica Neue" w:hAnsi="Helvetica Neue"/>
        </w:rPr>
        <w:t> branch. There should be no changes. Verify that all assignment changes are in </w:t>
      </w:r>
      <w:r>
        <w:rPr>
          <w:rStyle w:val="err"/>
          <w:rFonts w:ascii="Courier New" w:hAnsi="Courier New" w:cs="Courier New"/>
          <w:color w:val="A61717"/>
          <w:sz w:val="20"/>
          <w:szCs w:val="20"/>
        </w:rPr>
        <w:t>master</w:t>
      </w:r>
      <w:r>
        <w:rPr>
          <w:rFonts w:ascii="Helvetica Neue" w:hAnsi="Helvetica Neue"/>
        </w:rPr>
        <w:t> branch.</w:t>
      </w:r>
    </w:p>
    <w:p w14:paraId="36EEA729" w14:textId="77777777" w:rsidR="000240B6" w:rsidRDefault="000240B6" w:rsidP="0047624C">
      <w:pPr>
        <w:numPr>
          <w:ilvl w:val="0"/>
          <w:numId w:val="84"/>
        </w:numPr>
        <w:spacing w:beforeAutospacing="1"/>
        <w:ind w:left="450"/>
        <w:rPr>
          <w:rFonts w:ascii="Helvetica Neue" w:hAnsi="Helvetica Neue"/>
        </w:rPr>
      </w:pPr>
      <w:r>
        <w:rPr>
          <w:rFonts w:ascii="Helvetica Neue" w:hAnsi="Helvetica Neue"/>
        </w:rPr>
        <w:t>Students must show pull requests raised for their code changes contribution. A student who has not raised any pull request for the assignment gets </w:t>
      </w:r>
      <w:r>
        <w:rPr>
          <w:rStyle w:val="err"/>
          <w:rFonts w:ascii="Courier New" w:hAnsi="Courier New" w:cs="Courier New"/>
          <w:color w:val="A61717"/>
          <w:sz w:val="20"/>
          <w:szCs w:val="20"/>
        </w:rPr>
        <w:t>0</w:t>
      </w:r>
      <w:r>
        <w:rPr>
          <w:rFonts w:ascii="Helvetica Neue" w:hAnsi="Helvetica Neue"/>
        </w:rPr>
        <w:t> points for the whole assignment.</w:t>
      </w:r>
    </w:p>
    <w:p w14:paraId="7C8FA4B6" w14:textId="77777777" w:rsidR="000240B6" w:rsidRDefault="000240B6" w:rsidP="0047624C">
      <w:pPr>
        <w:numPr>
          <w:ilvl w:val="0"/>
          <w:numId w:val="84"/>
        </w:numPr>
        <w:spacing w:before="100" w:beforeAutospacing="1" w:after="120"/>
        <w:ind w:left="450"/>
        <w:rPr>
          <w:rFonts w:ascii="Helvetica Neue" w:hAnsi="Helvetica Neue"/>
        </w:rPr>
      </w:pPr>
      <w:r>
        <w:rPr>
          <w:rFonts w:ascii="Helvetica Neue" w:hAnsi="Helvetica Neue"/>
        </w:rPr>
        <w:t>Added TAs and instructor as collaborator to the GitHub repository.</w:t>
      </w:r>
    </w:p>
    <w:p w14:paraId="2DAECBA3" w14:textId="77777777" w:rsidR="000240B6" w:rsidRDefault="000240B6" w:rsidP="0047624C">
      <w:pPr>
        <w:numPr>
          <w:ilvl w:val="0"/>
          <w:numId w:val="84"/>
        </w:numPr>
        <w:spacing w:before="100" w:beforeAutospacing="1" w:after="120"/>
        <w:ind w:left="450"/>
        <w:rPr>
          <w:rFonts w:ascii="Helvetica Neue" w:hAnsi="Helvetica Neue"/>
        </w:rPr>
      </w:pPr>
      <w:r>
        <w:rPr>
          <w:rFonts w:ascii="Helvetica Neue" w:hAnsi="Helvetica Neue"/>
        </w:rPr>
        <w:t>Verify that students have README.md file in their git repository and it contains instructions on how to build, test and deploy their application including any pre-requisites for programming language, frameworks and third-party libraries.</w:t>
      </w:r>
    </w:p>
    <w:p w14:paraId="25C6E6E3" w14:textId="77777777" w:rsidR="000240B6" w:rsidRDefault="000240B6" w:rsidP="0047624C">
      <w:pPr>
        <w:numPr>
          <w:ilvl w:val="0"/>
          <w:numId w:val="84"/>
        </w:numPr>
        <w:spacing w:beforeAutospacing="1"/>
        <w:ind w:left="450"/>
        <w:rPr>
          <w:rFonts w:ascii="Helvetica Neue" w:hAnsi="Helvetica Neue"/>
        </w:rPr>
      </w:pPr>
      <w:r>
        <w:rPr>
          <w:rFonts w:ascii="Helvetica Neue" w:hAnsi="Helvetica Neue"/>
        </w:rPr>
        <w:t>Verify that dev environment is not setup in </w:t>
      </w:r>
      <w:r>
        <w:rPr>
          <w:rStyle w:val="err"/>
          <w:rFonts w:ascii="Courier New" w:hAnsi="Courier New" w:cs="Courier New"/>
          <w:color w:val="A61717"/>
          <w:sz w:val="20"/>
          <w:szCs w:val="20"/>
        </w:rPr>
        <w:t>Downloads</w:t>
      </w:r>
      <w:r>
        <w:rPr>
          <w:rFonts w:ascii="Helvetica Neue" w:hAnsi="Helvetica Neue"/>
        </w:rPr>
        <w:t> folder.</w:t>
      </w:r>
    </w:p>
    <w:p w14:paraId="5A944E8E" w14:textId="77777777" w:rsidR="000240B6" w:rsidRDefault="000240B6" w:rsidP="0047624C">
      <w:pPr>
        <w:numPr>
          <w:ilvl w:val="0"/>
          <w:numId w:val="84"/>
        </w:numPr>
        <w:spacing w:beforeAutospacing="1"/>
        <w:ind w:left="450"/>
        <w:rPr>
          <w:rFonts w:ascii="Helvetica Neue" w:hAnsi="Helvetica Neue"/>
        </w:rPr>
      </w:pPr>
      <w:r>
        <w:rPr>
          <w:rFonts w:ascii="Helvetica Neue" w:hAnsi="Helvetica Neue"/>
        </w:rPr>
        <w:t>Git repositories should be cloned locally using </w:t>
      </w:r>
      <w:r>
        <w:rPr>
          <w:rStyle w:val="err"/>
          <w:rFonts w:ascii="Courier New" w:hAnsi="Courier New" w:cs="Courier New"/>
          <w:color w:val="A61717"/>
          <w:sz w:val="20"/>
          <w:szCs w:val="20"/>
        </w:rPr>
        <w:t>git/</w:t>
      </w:r>
      <w:proofErr w:type="spellStart"/>
      <w:r>
        <w:rPr>
          <w:rStyle w:val="err"/>
          <w:rFonts w:ascii="Courier New" w:hAnsi="Courier New" w:cs="Courier New"/>
          <w:color w:val="A61717"/>
          <w:sz w:val="20"/>
          <w:szCs w:val="20"/>
        </w:rPr>
        <w:t>ssh</w:t>
      </w:r>
      <w:proofErr w:type="spellEnd"/>
      <w:r>
        <w:rPr>
          <w:rFonts w:ascii="Helvetica Neue" w:hAnsi="Helvetica Neue"/>
        </w:rPr>
        <w:t> protocol and not </w:t>
      </w:r>
      <w:r>
        <w:rPr>
          <w:rStyle w:val="err"/>
          <w:rFonts w:ascii="Courier New" w:hAnsi="Courier New" w:cs="Courier New"/>
          <w:color w:val="A61717"/>
          <w:sz w:val="20"/>
          <w:szCs w:val="20"/>
        </w:rPr>
        <w:t>https</w:t>
      </w:r>
      <w:r>
        <w:rPr>
          <w:rFonts w:ascii="Helvetica Neue" w:hAnsi="Helvetica Neue"/>
        </w:rPr>
        <w:t>. Verify this by running </w:t>
      </w:r>
      <w:r>
        <w:rPr>
          <w:rStyle w:val="err"/>
          <w:rFonts w:ascii="Courier New" w:hAnsi="Courier New" w:cs="Courier New"/>
          <w:color w:val="A61717"/>
          <w:sz w:val="20"/>
          <w:szCs w:val="20"/>
        </w:rPr>
        <w:t>git remote -v</w:t>
      </w:r>
      <w:r>
        <w:rPr>
          <w:rFonts w:ascii="Helvetica Neue" w:hAnsi="Helvetica Neue"/>
        </w:rPr>
        <w:t> command in the cloned repository in the VM.</w:t>
      </w:r>
    </w:p>
    <w:p w14:paraId="0696915B" w14:textId="77777777" w:rsidR="000240B6" w:rsidRDefault="000240B6" w:rsidP="0047624C">
      <w:pPr>
        <w:numPr>
          <w:ilvl w:val="0"/>
          <w:numId w:val="84"/>
        </w:numPr>
        <w:spacing w:beforeAutospacing="1"/>
        <w:ind w:left="450"/>
        <w:rPr>
          <w:rFonts w:ascii="Helvetica Neue" w:hAnsi="Helvetica Neue"/>
        </w:rPr>
      </w:pPr>
      <w:r>
        <w:rPr>
          <w:rFonts w:ascii="Helvetica Neue" w:hAnsi="Helvetica Neue"/>
        </w:rPr>
        <w:t>Ask students to perform </w:t>
      </w:r>
      <w:r>
        <w:rPr>
          <w:rStyle w:val="err"/>
          <w:rFonts w:ascii="Courier New" w:hAnsi="Courier New" w:cs="Courier New"/>
          <w:color w:val="A61717"/>
          <w:sz w:val="20"/>
          <w:szCs w:val="20"/>
        </w:rPr>
        <w:t>git pull</w:t>
      </w:r>
      <w:r>
        <w:rPr>
          <w:rFonts w:ascii="Helvetica Neue" w:hAnsi="Helvetica Neue"/>
        </w:rPr>
        <w:t> from scrum master’s repo and run the </w:t>
      </w:r>
      <w:r>
        <w:rPr>
          <w:rStyle w:val="err"/>
          <w:rFonts w:ascii="Courier New" w:hAnsi="Courier New" w:cs="Courier New"/>
          <w:color w:val="A61717"/>
          <w:sz w:val="20"/>
          <w:szCs w:val="20"/>
        </w:rPr>
        <w:t>git status</w:t>
      </w:r>
      <w:r>
        <w:rPr>
          <w:rFonts w:ascii="Helvetica Neue" w:hAnsi="Helvetica Neue"/>
        </w:rPr>
        <w:t> command. This must be done from terminal.</w:t>
      </w:r>
    </w:p>
    <w:p w14:paraId="5952F586" w14:textId="77777777" w:rsidR="000240B6" w:rsidRDefault="000240B6" w:rsidP="000240B6">
      <w:pPr>
        <w:pStyle w:val="Heading4"/>
        <w:rPr>
          <w:rFonts w:ascii="Helvetica Neue" w:hAnsi="Helvetica Neue"/>
          <w:spacing w:val="-2"/>
        </w:rPr>
      </w:pPr>
      <w:r>
        <w:rPr>
          <w:rFonts w:ascii="Helvetica Neue" w:hAnsi="Helvetica Neue"/>
          <w:spacing w:val="-2"/>
        </w:rPr>
        <w:t>Git Repository Content Check</w:t>
      </w:r>
      <w:hyperlink r:id="rId280" w:anchor="git-repository-content-check" w:tooltip="Permanent link" w:history="1">
        <w:r>
          <w:rPr>
            <w:rStyle w:val="Hyperlink"/>
            <w:rFonts w:ascii="Helvetica Neue" w:hAnsi="Helvetica Neue"/>
            <w:spacing w:val="-2"/>
            <w:u w:val="none"/>
          </w:rPr>
          <w:t>¶</w:t>
        </w:r>
      </w:hyperlink>
    </w:p>
    <w:p w14:paraId="5EA1E8A0" w14:textId="77777777" w:rsidR="000240B6" w:rsidRDefault="000240B6" w:rsidP="0047624C">
      <w:pPr>
        <w:numPr>
          <w:ilvl w:val="0"/>
          <w:numId w:val="85"/>
        </w:numPr>
        <w:spacing w:before="100" w:beforeAutospacing="1" w:after="120"/>
        <w:ind w:left="450"/>
        <w:rPr>
          <w:rFonts w:ascii="Helvetica Neue" w:hAnsi="Helvetica Neue"/>
        </w:rPr>
      </w:pPr>
      <w:r>
        <w:rPr>
          <w:rFonts w:ascii="Helvetica Neue" w:hAnsi="Helvetica Neue"/>
        </w:rPr>
        <w:t>Check the repository for any AWS credentials.</w:t>
      </w:r>
    </w:p>
    <w:p w14:paraId="04661EE4" w14:textId="77777777" w:rsidR="000240B6" w:rsidRDefault="000240B6" w:rsidP="0047624C">
      <w:pPr>
        <w:numPr>
          <w:ilvl w:val="0"/>
          <w:numId w:val="85"/>
        </w:numPr>
        <w:spacing w:beforeAutospacing="1"/>
        <w:ind w:left="450"/>
        <w:rPr>
          <w:rFonts w:ascii="Helvetica Neue" w:hAnsi="Helvetica Neue"/>
        </w:rPr>
      </w:pPr>
      <w:r>
        <w:rPr>
          <w:rFonts w:ascii="Helvetica Neue" w:hAnsi="Helvetica Neue"/>
        </w:rPr>
        <w:t xml:space="preserve">Check the repository for any IDE specific files. IDE configuration files must not be in repository. Verify </w:t>
      </w:r>
      <w:proofErr w:type="gramStart"/>
      <w:r>
        <w:rPr>
          <w:rFonts w:ascii="Helvetica Neue" w:hAnsi="Helvetica Neue"/>
        </w:rPr>
        <w:t>their </w:t>
      </w:r>
      <w:r>
        <w:rPr>
          <w:rStyle w:val="na"/>
          <w:color w:val="C2185B"/>
        </w:rPr>
        <w:t>.</w:t>
      </w:r>
      <w:proofErr w:type="spellStart"/>
      <w:r>
        <w:rPr>
          <w:rStyle w:val="na"/>
          <w:color w:val="C2185B"/>
        </w:rPr>
        <w:t>gitignore</w:t>
      </w:r>
      <w:proofErr w:type="spellEnd"/>
      <w:proofErr w:type="gramEnd"/>
      <w:r>
        <w:rPr>
          <w:rFonts w:ascii="Helvetica Neue" w:hAnsi="Helvetica Neue"/>
        </w:rPr>
        <w:t> configuration.</w:t>
      </w:r>
    </w:p>
    <w:p w14:paraId="5CBBBF5B" w14:textId="77777777" w:rsidR="000240B6" w:rsidRDefault="000240B6" w:rsidP="0047624C">
      <w:pPr>
        <w:numPr>
          <w:ilvl w:val="0"/>
          <w:numId w:val="85"/>
        </w:numPr>
        <w:spacing w:beforeAutospacing="1"/>
        <w:ind w:left="450"/>
        <w:rPr>
          <w:rFonts w:ascii="Helvetica Neue" w:hAnsi="Helvetica Neue"/>
        </w:rPr>
      </w:pPr>
      <w:r>
        <w:rPr>
          <w:rFonts w:ascii="Helvetica Neue" w:hAnsi="Helvetica Neue"/>
        </w:rPr>
        <w:t>Check the repository for build artifacts such as </w:t>
      </w:r>
      <w:r>
        <w:rPr>
          <w:rStyle w:val="na"/>
          <w:color w:val="C2185B"/>
        </w:rPr>
        <w:t>.class</w:t>
      </w:r>
      <w:r>
        <w:rPr>
          <w:rFonts w:ascii="Helvetica Neue" w:hAnsi="Helvetica Neue"/>
        </w:rPr>
        <w:t>, </w:t>
      </w:r>
      <w:r>
        <w:rPr>
          <w:rStyle w:val="na"/>
          <w:color w:val="C2185B"/>
        </w:rPr>
        <w:t>.jar</w:t>
      </w:r>
      <w:r>
        <w:rPr>
          <w:rFonts w:ascii="Helvetica Neue" w:hAnsi="Helvetica Neue"/>
        </w:rPr>
        <w:t>, </w:t>
      </w:r>
      <w:r>
        <w:rPr>
          <w:rStyle w:val="na"/>
          <w:color w:val="C2185B"/>
        </w:rPr>
        <w:t>.war</w:t>
      </w:r>
      <w:r>
        <w:rPr>
          <w:rFonts w:ascii="Helvetica Neue" w:hAnsi="Helvetica Neue"/>
        </w:rPr>
        <w:t> files and </w:t>
      </w:r>
      <w:r>
        <w:rPr>
          <w:rStyle w:val="err"/>
          <w:rFonts w:ascii="Courier New" w:hAnsi="Courier New" w:cs="Courier New"/>
          <w:color w:val="A61717"/>
          <w:sz w:val="20"/>
          <w:szCs w:val="20"/>
        </w:rPr>
        <w:t>build</w:t>
      </w:r>
      <w:r>
        <w:rPr>
          <w:rFonts w:ascii="Helvetica Neue" w:hAnsi="Helvetica Neue"/>
        </w:rPr>
        <w:t> directory. None of these should be checked into the repository.</w:t>
      </w:r>
    </w:p>
    <w:p w14:paraId="29A8FE8C" w14:textId="77777777" w:rsidR="000240B6" w:rsidRDefault="000240B6" w:rsidP="0047624C">
      <w:pPr>
        <w:numPr>
          <w:ilvl w:val="0"/>
          <w:numId w:val="85"/>
        </w:numPr>
        <w:spacing w:before="100" w:beforeAutospacing="1"/>
        <w:ind w:left="450"/>
        <w:rPr>
          <w:rFonts w:ascii="Helvetica Neue" w:hAnsi="Helvetica Neue"/>
        </w:rPr>
      </w:pPr>
      <w:r>
        <w:rPr>
          <w:rFonts w:ascii="Helvetica Neue" w:hAnsi="Helvetica Neue"/>
        </w:rPr>
        <w:t>Check for dependencies. Dependencies from Maven repository should not be committed to the git repository.</w:t>
      </w:r>
    </w:p>
    <w:p w14:paraId="5339F755"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Pre-requisite for Demo</w:t>
      </w:r>
      <w:hyperlink r:id="rId281" w:anchor="pre-requisite-for-demo" w:tooltip="Permanent link" w:history="1">
        <w:r>
          <w:rPr>
            <w:rStyle w:val="Hyperlink"/>
            <w:rFonts w:ascii="Helvetica Neue" w:hAnsi="Helvetica Neue"/>
            <w:b w:val="0"/>
            <w:bCs w:val="0"/>
            <w:spacing w:val="-2"/>
            <w:u w:val="none"/>
          </w:rPr>
          <w:t>¶</w:t>
        </w:r>
      </w:hyperlink>
    </w:p>
    <w:p w14:paraId="71D253BD" w14:textId="77777777" w:rsidR="000240B6" w:rsidRDefault="000240B6" w:rsidP="0047624C">
      <w:pPr>
        <w:numPr>
          <w:ilvl w:val="0"/>
          <w:numId w:val="86"/>
        </w:numPr>
        <w:spacing w:before="100" w:beforeAutospacing="1"/>
        <w:ind w:left="450"/>
        <w:rPr>
          <w:rFonts w:ascii="Helvetica Neue" w:hAnsi="Helvetica Neue"/>
        </w:rPr>
      </w:pPr>
      <w:r>
        <w:rPr>
          <w:rFonts w:ascii="Helvetica Neue" w:hAnsi="Helvetica Neue"/>
        </w:rPr>
        <w:t>Student must not have anything running in their demo (prod) account. If they have already setup something, ask them to delete it.</w:t>
      </w:r>
    </w:p>
    <w:p w14:paraId="2CE36E06"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 (60%)</w:t>
      </w:r>
      <w:hyperlink r:id="rId282" w:anchor="infrastructure-as-code-60" w:tooltip="Permanent link" w:history="1">
        <w:r>
          <w:rPr>
            <w:rStyle w:val="Hyperlink"/>
            <w:rFonts w:ascii="Helvetica Neue" w:hAnsi="Helvetica Neue"/>
            <w:b w:val="0"/>
            <w:bCs w:val="0"/>
            <w:spacing w:val="-2"/>
            <w:u w:val="none"/>
          </w:rPr>
          <w:t>¶</w:t>
        </w:r>
      </w:hyperlink>
    </w:p>
    <w:p w14:paraId="2C00B978" w14:textId="77777777" w:rsidR="000240B6" w:rsidRDefault="000240B6" w:rsidP="0047624C">
      <w:pPr>
        <w:numPr>
          <w:ilvl w:val="0"/>
          <w:numId w:val="87"/>
        </w:numPr>
        <w:spacing w:before="100" w:beforeAutospacing="1" w:after="120"/>
        <w:ind w:left="450"/>
        <w:rPr>
          <w:rFonts w:ascii="Helvetica Neue" w:hAnsi="Helvetica Neue"/>
        </w:rPr>
      </w:pPr>
      <w:r>
        <w:rPr>
          <w:rFonts w:ascii="Helvetica Neue" w:hAnsi="Helvetica Neue"/>
        </w:rPr>
        <w:t>Student’s prod account must not have any infrastructure setup prior to demo.</w:t>
      </w:r>
    </w:p>
    <w:p w14:paraId="32D7E98A" w14:textId="77777777" w:rsidR="000240B6" w:rsidRDefault="000240B6" w:rsidP="0047624C">
      <w:pPr>
        <w:numPr>
          <w:ilvl w:val="0"/>
          <w:numId w:val="87"/>
        </w:numPr>
        <w:spacing w:before="100" w:beforeAutospacing="1" w:after="120"/>
        <w:ind w:left="450"/>
        <w:rPr>
          <w:rFonts w:ascii="Helvetica Neue" w:hAnsi="Helvetica Neue"/>
        </w:rPr>
      </w:pPr>
      <w:r>
        <w:rPr>
          <w:rFonts w:ascii="Helvetica Neue" w:hAnsi="Helvetica Neue"/>
        </w:rPr>
        <w:t>Verify that 2 EC2 security groups are created. Once for EC2 instances and second one for RDS.</w:t>
      </w:r>
    </w:p>
    <w:p w14:paraId="20272EC6" w14:textId="77777777" w:rsidR="000240B6" w:rsidRDefault="000240B6" w:rsidP="0047624C">
      <w:pPr>
        <w:numPr>
          <w:ilvl w:val="0"/>
          <w:numId w:val="87"/>
        </w:numPr>
        <w:spacing w:before="100" w:beforeAutospacing="1" w:after="120"/>
        <w:ind w:left="450"/>
        <w:rPr>
          <w:rFonts w:ascii="Helvetica Neue" w:hAnsi="Helvetica Neue"/>
        </w:rPr>
      </w:pPr>
      <w:r>
        <w:rPr>
          <w:rFonts w:ascii="Helvetica Neue" w:hAnsi="Helvetica Neue"/>
        </w:rPr>
        <w:lastRenderedPageBreak/>
        <w:t>For S3 bucket check following:</w:t>
      </w:r>
    </w:p>
    <w:p w14:paraId="1A3A1B07" w14:textId="77777777" w:rsidR="000240B6" w:rsidRDefault="000240B6" w:rsidP="0047624C">
      <w:pPr>
        <w:numPr>
          <w:ilvl w:val="1"/>
          <w:numId w:val="87"/>
        </w:numPr>
        <w:spacing w:before="100" w:beforeAutospacing="1" w:after="120"/>
        <w:ind w:left="900"/>
        <w:rPr>
          <w:rFonts w:ascii="Helvetica Neue" w:hAnsi="Helvetica Neue"/>
        </w:rPr>
      </w:pPr>
      <w:r>
        <w:rPr>
          <w:rFonts w:ascii="Helvetica Neue" w:hAnsi="Helvetica Neue"/>
        </w:rPr>
        <w:t>S3 bucket to store images is created using Terraform.</w:t>
      </w:r>
    </w:p>
    <w:p w14:paraId="422B9EC1" w14:textId="77777777" w:rsidR="000240B6" w:rsidRDefault="000240B6" w:rsidP="0047624C">
      <w:pPr>
        <w:numPr>
          <w:ilvl w:val="1"/>
          <w:numId w:val="87"/>
        </w:numPr>
        <w:spacing w:before="100" w:beforeAutospacing="1" w:after="120"/>
        <w:ind w:left="900"/>
        <w:rPr>
          <w:rFonts w:ascii="Helvetica Neue" w:hAnsi="Helvetica Neue"/>
        </w:rPr>
      </w:pPr>
      <w:r>
        <w:rPr>
          <w:rFonts w:ascii="Helvetica Neue" w:hAnsi="Helvetica Neue"/>
        </w:rPr>
        <w:t>S3 bucket is private.</w:t>
      </w:r>
    </w:p>
    <w:p w14:paraId="1E762955" w14:textId="77777777" w:rsidR="000240B6" w:rsidRDefault="000240B6" w:rsidP="0047624C">
      <w:pPr>
        <w:numPr>
          <w:ilvl w:val="1"/>
          <w:numId w:val="87"/>
        </w:numPr>
        <w:spacing w:before="100" w:beforeAutospacing="1" w:after="120"/>
        <w:ind w:left="900"/>
        <w:rPr>
          <w:rFonts w:ascii="Helvetica Neue" w:hAnsi="Helvetica Neue"/>
        </w:rPr>
      </w:pPr>
      <w:r>
        <w:rPr>
          <w:rFonts w:ascii="Helvetica Neue" w:hAnsi="Helvetica Neue"/>
        </w:rPr>
        <w:t>S3 bucket is encrypted.</w:t>
      </w:r>
    </w:p>
    <w:p w14:paraId="361C65D7" w14:textId="77777777" w:rsidR="000240B6" w:rsidRDefault="000240B6" w:rsidP="0047624C">
      <w:pPr>
        <w:numPr>
          <w:ilvl w:val="1"/>
          <w:numId w:val="87"/>
        </w:numPr>
        <w:spacing w:beforeAutospacing="1"/>
        <w:ind w:left="900"/>
        <w:rPr>
          <w:rFonts w:ascii="Helvetica Neue" w:hAnsi="Helvetica Neue"/>
        </w:rPr>
      </w:pPr>
      <w:r>
        <w:rPr>
          <w:rFonts w:ascii="Helvetica Neue" w:hAnsi="Helvetica Neue"/>
        </w:rPr>
        <w:t>S3 bucket has lifecycle policies set up to transition all objects from </w:t>
      </w:r>
      <w:r>
        <w:rPr>
          <w:rStyle w:val="err"/>
          <w:rFonts w:ascii="Courier New" w:hAnsi="Courier New" w:cs="Courier New"/>
          <w:color w:val="A61717"/>
          <w:sz w:val="20"/>
          <w:szCs w:val="20"/>
        </w:rPr>
        <w:t>STANDARD</w:t>
      </w:r>
      <w:r>
        <w:rPr>
          <w:rFonts w:ascii="Helvetica Neue" w:hAnsi="Helvetica Neue"/>
        </w:rPr>
        <w:t> storage class to </w:t>
      </w:r>
      <w:proofErr w:type="spellStart"/>
      <w:r>
        <w:rPr>
          <w:rStyle w:val="err"/>
          <w:rFonts w:ascii="Courier New" w:hAnsi="Courier New" w:cs="Courier New"/>
          <w:color w:val="A61717"/>
          <w:sz w:val="20"/>
          <w:szCs w:val="20"/>
        </w:rPr>
        <w:t>standard_IA</w:t>
      </w:r>
      <w:proofErr w:type="spellEnd"/>
      <w:r>
        <w:rPr>
          <w:rFonts w:ascii="Helvetica Neue" w:hAnsi="Helvetica Neue"/>
        </w:rPr>
        <w:t> storage class after 30 days.</w:t>
      </w:r>
    </w:p>
    <w:p w14:paraId="7A7BB947" w14:textId="77777777" w:rsidR="000240B6" w:rsidRDefault="000240B6" w:rsidP="0047624C">
      <w:pPr>
        <w:numPr>
          <w:ilvl w:val="0"/>
          <w:numId w:val="87"/>
        </w:numPr>
        <w:spacing w:before="100" w:beforeAutospacing="1" w:after="120"/>
        <w:ind w:left="450"/>
        <w:rPr>
          <w:rFonts w:ascii="Helvetica Neue" w:hAnsi="Helvetica Neue"/>
        </w:rPr>
      </w:pPr>
      <w:r>
        <w:rPr>
          <w:rFonts w:ascii="Helvetica Neue" w:hAnsi="Helvetica Neue"/>
        </w:rPr>
        <w:t>For RDS instance check following:</w:t>
      </w:r>
    </w:p>
    <w:p w14:paraId="777FC044" w14:textId="77777777" w:rsidR="000240B6" w:rsidRDefault="000240B6" w:rsidP="0047624C">
      <w:pPr>
        <w:numPr>
          <w:ilvl w:val="1"/>
          <w:numId w:val="87"/>
        </w:numPr>
        <w:spacing w:beforeAutospacing="1"/>
        <w:ind w:left="900"/>
        <w:rPr>
          <w:rFonts w:ascii="Helvetica Neue" w:hAnsi="Helvetica Neue"/>
        </w:rPr>
      </w:pPr>
      <w:r>
        <w:rPr>
          <w:rFonts w:ascii="Helvetica Neue" w:hAnsi="Helvetica Neue"/>
        </w:rPr>
        <w:t>RDS instance is created in the </w:t>
      </w:r>
      <w:r>
        <w:rPr>
          <w:rStyle w:val="err"/>
          <w:rFonts w:ascii="Courier New" w:hAnsi="Courier New" w:cs="Courier New"/>
          <w:color w:val="A61717"/>
          <w:sz w:val="20"/>
          <w:szCs w:val="20"/>
        </w:rPr>
        <w:t>database</w:t>
      </w:r>
      <w:r>
        <w:rPr>
          <w:rFonts w:ascii="Helvetica Neue" w:hAnsi="Helvetica Neue"/>
        </w:rPr>
        <w:t> EC2 security group.</w:t>
      </w:r>
    </w:p>
    <w:p w14:paraId="7AFFEB0F" w14:textId="77777777" w:rsidR="000240B6" w:rsidRDefault="000240B6" w:rsidP="0047624C">
      <w:pPr>
        <w:numPr>
          <w:ilvl w:val="1"/>
          <w:numId w:val="87"/>
        </w:numPr>
        <w:spacing w:beforeAutospacing="1"/>
        <w:ind w:left="900"/>
        <w:rPr>
          <w:rFonts w:ascii="Helvetica Neue" w:hAnsi="Helvetica Neue"/>
        </w:rPr>
      </w:pPr>
      <w:r>
        <w:rPr>
          <w:rFonts w:ascii="Helvetica Neue" w:hAnsi="Helvetica Neue"/>
        </w:rPr>
        <w:t>Security group rule only allows traffic from the </w:t>
      </w:r>
      <w:r>
        <w:rPr>
          <w:rStyle w:val="err"/>
          <w:rFonts w:ascii="Courier New" w:hAnsi="Courier New" w:cs="Courier New"/>
          <w:color w:val="A61717"/>
          <w:sz w:val="20"/>
          <w:szCs w:val="20"/>
        </w:rPr>
        <w:t>application</w:t>
      </w:r>
      <w:r>
        <w:rPr>
          <w:rFonts w:ascii="Helvetica Neue" w:hAnsi="Helvetica Neue"/>
        </w:rPr>
        <w:t> security group.</w:t>
      </w:r>
    </w:p>
    <w:p w14:paraId="46E9901E" w14:textId="77777777" w:rsidR="000240B6" w:rsidRDefault="000240B6" w:rsidP="0047624C">
      <w:pPr>
        <w:numPr>
          <w:ilvl w:val="0"/>
          <w:numId w:val="87"/>
        </w:numPr>
        <w:spacing w:before="100" w:beforeAutospacing="1" w:after="120"/>
        <w:ind w:left="450"/>
        <w:rPr>
          <w:rFonts w:ascii="Helvetica Neue" w:hAnsi="Helvetica Neue"/>
        </w:rPr>
      </w:pPr>
      <w:r>
        <w:rPr>
          <w:rFonts w:ascii="Helvetica Neue" w:hAnsi="Helvetica Neue"/>
        </w:rPr>
        <w:t>For EC2 instance check following:</w:t>
      </w:r>
    </w:p>
    <w:p w14:paraId="094A9782" w14:textId="77777777" w:rsidR="000240B6" w:rsidRDefault="000240B6" w:rsidP="0047624C">
      <w:pPr>
        <w:numPr>
          <w:ilvl w:val="1"/>
          <w:numId w:val="87"/>
        </w:numPr>
        <w:spacing w:beforeAutospacing="1"/>
        <w:ind w:left="900"/>
        <w:rPr>
          <w:rFonts w:ascii="Helvetica Neue" w:hAnsi="Helvetica Neue"/>
        </w:rPr>
      </w:pPr>
      <w:r>
        <w:rPr>
          <w:rFonts w:ascii="Helvetica Neue" w:hAnsi="Helvetica Neue"/>
        </w:rPr>
        <w:t>Instance(s) are created in the </w:t>
      </w:r>
      <w:r>
        <w:rPr>
          <w:rStyle w:val="err"/>
          <w:rFonts w:ascii="Courier New" w:hAnsi="Courier New" w:cs="Courier New"/>
          <w:color w:val="A61717"/>
          <w:sz w:val="20"/>
          <w:szCs w:val="20"/>
        </w:rPr>
        <w:t>application</w:t>
      </w:r>
      <w:r>
        <w:rPr>
          <w:rFonts w:ascii="Helvetica Neue" w:hAnsi="Helvetica Neue"/>
        </w:rPr>
        <w:t> security group.</w:t>
      </w:r>
    </w:p>
    <w:p w14:paraId="0DA30A15" w14:textId="77777777" w:rsidR="000240B6" w:rsidRDefault="000240B6" w:rsidP="0047624C">
      <w:pPr>
        <w:numPr>
          <w:ilvl w:val="1"/>
          <w:numId w:val="87"/>
        </w:numPr>
        <w:spacing w:before="100" w:beforeAutospacing="1" w:after="120"/>
        <w:ind w:left="900"/>
        <w:rPr>
          <w:rFonts w:ascii="Helvetica Neue" w:hAnsi="Helvetica Neue"/>
        </w:rPr>
      </w:pPr>
      <w:r>
        <w:rPr>
          <w:rFonts w:ascii="Helvetica Neue" w:hAnsi="Helvetica Neue"/>
        </w:rPr>
        <w:t>Instance has a 20GB root volume.</w:t>
      </w:r>
    </w:p>
    <w:p w14:paraId="42C66F6A" w14:textId="77777777" w:rsidR="000240B6" w:rsidRDefault="000240B6" w:rsidP="0047624C">
      <w:pPr>
        <w:numPr>
          <w:ilvl w:val="1"/>
          <w:numId w:val="87"/>
        </w:numPr>
        <w:spacing w:before="100" w:beforeAutospacing="1"/>
        <w:ind w:left="900"/>
        <w:rPr>
          <w:rFonts w:ascii="Helvetica Neue" w:hAnsi="Helvetica Neue"/>
        </w:rPr>
      </w:pPr>
      <w:r>
        <w:rPr>
          <w:rFonts w:ascii="Helvetica Neue" w:hAnsi="Helvetica Neue"/>
        </w:rPr>
        <w:t>EC2 instance is created after RDS instance has been created.</w:t>
      </w:r>
    </w:p>
    <w:p w14:paraId="51AD20A8" w14:textId="77777777" w:rsidR="000240B6" w:rsidRDefault="000240B6" w:rsidP="0047624C">
      <w:pPr>
        <w:numPr>
          <w:ilvl w:val="0"/>
          <w:numId w:val="87"/>
        </w:numPr>
        <w:spacing w:before="100" w:beforeAutospacing="1"/>
        <w:ind w:left="450"/>
        <w:rPr>
          <w:rFonts w:ascii="Helvetica Neue" w:hAnsi="Helvetica Neue"/>
        </w:rPr>
      </w:pPr>
      <w:r>
        <w:rPr>
          <w:rFonts w:ascii="Helvetica Neue" w:hAnsi="Helvetica Neue"/>
        </w:rPr>
        <w:t>Verify that a DynamoDB table is created in the Terraform application module. Ignore the actual table setup and configuration for this assignment.</w:t>
      </w:r>
    </w:p>
    <w:p w14:paraId="79CA9D20"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Web Application (40%)</w:t>
      </w:r>
      <w:hyperlink r:id="rId283" w:anchor="web-application-40" w:tooltip="Permanent link" w:history="1">
        <w:r>
          <w:rPr>
            <w:rStyle w:val="Hyperlink"/>
            <w:rFonts w:ascii="Helvetica Neue" w:hAnsi="Helvetica Neue"/>
            <w:b w:val="0"/>
            <w:bCs w:val="0"/>
            <w:spacing w:val="-2"/>
            <w:u w:val="none"/>
          </w:rPr>
          <w:t>¶</w:t>
        </w:r>
      </w:hyperlink>
    </w:p>
    <w:p w14:paraId="6CFADB7E" w14:textId="77777777" w:rsidR="000240B6" w:rsidRDefault="000240B6" w:rsidP="0047624C">
      <w:pPr>
        <w:numPr>
          <w:ilvl w:val="0"/>
          <w:numId w:val="88"/>
        </w:numPr>
        <w:spacing w:before="100" w:beforeAutospacing="1" w:after="120"/>
        <w:ind w:left="450"/>
        <w:rPr>
          <w:rFonts w:ascii="Helvetica Neue" w:hAnsi="Helvetica Neue"/>
        </w:rPr>
      </w:pPr>
      <w:r>
        <w:rPr>
          <w:rFonts w:ascii="Helvetica Neue" w:hAnsi="Helvetica Neue"/>
        </w:rPr>
        <w:t>Web application can be demoed from local environment pointing to RDS &amp; S3 bucket in the cloud. Students can make manual change to config file for this during demos.</w:t>
      </w:r>
    </w:p>
    <w:p w14:paraId="6EC36F2D" w14:textId="77777777" w:rsidR="000240B6" w:rsidRDefault="000240B6" w:rsidP="0047624C">
      <w:pPr>
        <w:numPr>
          <w:ilvl w:val="0"/>
          <w:numId w:val="88"/>
        </w:numPr>
        <w:spacing w:beforeAutospacing="1"/>
        <w:ind w:left="450"/>
        <w:rPr>
          <w:rFonts w:ascii="Helvetica Neue" w:hAnsi="Helvetica Neue"/>
        </w:rPr>
      </w:pPr>
      <w:r>
        <w:rPr>
          <w:rFonts w:ascii="Helvetica Neue" w:hAnsi="Helvetica Neue"/>
        </w:rPr>
        <w:t>Endpoints can still be </w:t>
      </w:r>
      <w:proofErr w:type="spellStart"/>
      <w:r>
        <w:rPr>
          <w:rStyle w:val="err"/>
          <w:rFonts w:ascii="Courier New" w:hAnsi="Courier New" w:cs="Courier New"/>
          <w:color w:val="A61717"/>
          <w:sz w:val="20"/>
          <w:szCs w:val="20"/>
        </w:rPr>
        <w:t>recipie</w:t>
      </w:r>
      <w:proofErr w:type="spellEnd"/>
      <w:r>
        <w:rPr>
          <w:rFonts w:ascii="Helvetica Neue" w:hAnsi="Helvetica Neue"/>
        </w:rPr>
        <w:t>. There is no penalty for this.</w:t>
      </w:r>
    </w:p>
    <w:p w14:paraId="5A8CFBAB" w14:textId="77777777" w:rsidR="000240B6" w:rsidRDefault="000240B6" w:rsidP="0047624C">
      <w:pPr>
        <w:numPr>
          <w:ilvl w:val="0"/>
          <w:numId w:val="88"/>
        </w:numPr>
        <w:spacing w:before="100" w:beforeAutospacing="1" w:after="120"/>
        <w:ind w:left="450"/>
        <w:rPr>
          <w:rFonts w:ascii="Helvetica Neue" w:hAnsi="Helvetica Neue"/>
        </w:rPr>
      </w:pPr>
      <w:r>
        <w:rPr>
          <w:rFonts w:ascii="Helvetica Neue" w:hAnsi="Helvetica Neue"/>
        </w:rPr>
        <w:t>User is able to attach an image to the recipe after it is created. Check following:</w:t>
      </w:r>
    </w:p>
    <w:p w14:paraId="6D9FC5BB" w14:textId="77777777" w:rsidR="000240B6" w:rsidRDefault="000240B6" w:rsidP="0047624C">
      <w:pPr>
        <w:numPr>
          <w:ilvl w:val="1"/>
          <w:numId w:val="88"/>
        </w:numPr>
        <w:spacing w:beforeAutospacing="1"/>
        <w:ind w:left="900"/>
        <w:rPr>
          <w:rFonts w:ascii="Helvetica Neue" w:hAnsi="Helvetica Neue"/>
        </w:rPr>
      </w:pPr>
      <w:r>
        <w:rPr>
          <w:rFonts w:ascii="Helvetica Neue" w:hAnsi="Helvetica Neue"/>
        </w:rPr>
        <w:t>Image uploaded must be </w:t>
      </w:r>
      <w:proofErr w:type="spellStart"/>
      <w:r>
        <w:rPr>
          <w:rStyle w:val="err"/>
          <w:rFonts w:ascii="Courier New" w:hAnsi="Courier New" w:cs="Courier New"/>
          <w:color w:val="A61717"/>
          <w:sz w:val="20"/>
          <w:szCs w:val="20"/>
        </w:rPr>
        <w:t>png</w:t>
      </w:r>
      <w:proofErr w:type="spellEnd"/>
      <w:r>
        <w:rPr>
          <w:rFonts w:ascii="Helvetica Neue" w:hAnsi="Helvetica Neue"/>
        </w:rPr>
        <w:t>, </w:t>
      </w:r>
      <w:r>
        <w:rPr>
          <w:rStyle w:val="err"/>
          <w:rFonts w:ascii="Courier New" w:hAnsi="Courier New" w:cs="Courier New"/>
          <w:color w:val="A61717"/>
          <w:sz w:val="20"/>
          <w:szCs w:val="20"/>
        </w:rPr>
        <w:t>jpg</w:t>
      </w:r>
      <w:r>
        <w:rPr>
          <w:rFonts w:ascii="Helvetica Neue" w:hAnsi="Helvetica Neue"/>
        </w:rPr>
        <w:t> or </w:t>
      </w:r>
      <w:r>
        <w:rPr>
          <w:rStyle w:val="err"/>
          <w:rFonts w:ascii="Courier New" w:hAnsi="Courier New" w:cs="Courier New"/>
          <w:color w:val="A61717"/>
          <w:sz w:val="20"/>
          <w:szCs w:val="20"/>
        </w:rPr>
        <w:t>jpeg</w:t>
      </w:r>
      <w:r>
        <w:rPr>
          <w:rFonts w:ascii="Helvetica Neue" w:hAnsi="Helvetica Neue"/>
        </w:rPr>
        <w:t>. User should not be able to attach PDF or other formats.</w:t>
      </w:r>
    </w:p>
    <w:p w14:paraId="25718561" w14:textId="77777777" w:rsidR="000240B6" w:rsidRDefault="000240B6" w:rsidP="0047624C">
      <w:pPr>
        <w:numPr>
          <w:ilvl w:val="1"/>
          <w:numId w:val="88"/>
        </w:numPr>
        <w:spacing w:before="100" w:beforeAutospacing="1" w:after="120"/>
        <w:ind w:left="900"/>
        <w:rPr>
          <w:rFonts w:ascii="Helvetica Neue" w:hAnsi="Helvetica Neue"/>
        </w:rPr>
      </w:pPr>
      <w:r>
        <w:rPr>
          <w:rFonts w:ascii="Helvetica Neue" w:hAnsi="Helvetica Neue"/>
        </w:rPr>
        <w:t>Verify image metadata is stored in the database. Test by running SQL queries against the database. Look for metadata such as md5 hash, size, etc.</w:t>
      </w:r>
    </w:p>
    <w:p w14:paraId="0F16AA31" w14:textId="77777777" w:rsidR="000240B6" w:rsidRDefault="000240B6" w:rsidP="0047624C">
      <w:pPr>
        <w:numPr>
          <w:ilvl w:val="1"/>
          <w:numId w:val="88"/>
        </w:numPr>
        <w:spacing w:before="100" w:beforeAutospacing="1" w:after="120"/>
        <w:ind w:left="900"/>
        <w:rPr>
          <w:rFonts w:ascii="Helvetica Neue" w:hAnsi="Helvetica Neue"/>
        </w:rPr>
      </w:pPr>
      <w:r>
        <w:rPr>
          <w:rFonts w:ascii="Helvetica Neue" w:hAnsi="Helvetica Neue"/>
        </w:rPr>
        <w:t>Through AWS console, verify uploaded images are present in S3 bucket.</w:t>
      </w:r>
    </w:p>
    <w:p w14:paraId="738BC601" w14:textId="77777777" w:rsidR="000240B6" w:rsidRDefault="000240B6" w:rsidP="0047624C">
      <w:pPr>
        <w:numPr>
          <w:ilvl w:val="1"/>
          <w:numId w:val="88"/>
        </w:numPr>
        <w:spacing w:before="100" w:beforeAutospacing="1"/>
        <w:ind w:left="900"/>
        <w:rPr>
          <w:rFonts w:ascii="Helvetica Neue" w:hAnsi="Helvetica Neue"/>
        </w:rPr>
      </w:pPr>
      <w:r>
        <w:rPr>
          <w:rFonts w:ascii="Helvetica Neue" w:hAnsi="Helvetica Neue"/>
        </w:rPr>
        <w:t>Verify that user is able to create multiple recipes and attach same image to all of them. Each upload should be a different object in S3 bucket.</w:t>
      </w:r>
    </w:p>
    <w:p w14:paraId="54381B02" w14:textId="77777777" w:rsidR="000240B6" w:rsidRDefault="000240B6" w:rsidP="0047624C">
      <w:pPr>
        <w:numPr>
          <w:ilvl w:val="0"/>
          <w:numId w:val="88"/>
        </w:numPr>
        <w:spacing w:before="100" w:beforeAutospacing="1"/>
        <w:ind w:left="450"/>
        <w:rPr>
          <w:rFonts w:ascii="Helvetica Neue" w:hAnsi="Helvetica Neue"/>
        </w:rPr>
      </w:pPr>
      <w:r>
        <w:rPr>
          <w:rFonts w:ascii="Helvetica Neue" w:hAnsi="Helvetica Neue"/>
        </w:rPr>
        <w:t>User is able to delete images attached to recipe. Check following:</w:t>
      </w:r>
    </w:p>
    <w:p w14:paraId="0771054E" w14:textId="77777777" w:rsidR="000240B6" w:rsidRDefault="000240B6" w:rsidP="0047624C">
      <w:pPr>
        <w:numPr>
          <w:ilvl w:val="1"/>
          <w:numId w:val="88"/>
        </w:numPr>
        <w:spacing w:before="100" w:beforeAutospacing="1" w:after="120"/>
        <w:ind w:left="900"/>
        <w:rPr>
          <w:rFonts w:ascii="Helvetica Neue" w:hAnsi="Helvetica Neue"/>
        </w:rPr>
      </w:pPr>
      <w:r>
        <w:rPr>
          <w:rFonts w:ascii="Helvetica Neue" w:hAnsi="Helvetica Neue"/>
        </w:rPr>
        <w:t>Deleting image attached to recipe will delete the object from S3 bucket.</w:t>
      </w:r>
    </w:p>
    <w:p w14:paraId="15E53231" w14:textId="77777777" w:rsidR="000240B6" w:rsidRDefault="000240B6" w:rsidP="0047624C">
      <w:pPr>
        <w:numPr>
          <w:ilvl w:val="1"/>
          <w:numId w:val="88"/>
        </w:numPr>
        <w:spacing w:before="100" w:beforeAutospacing="1"/>
        <w:ind w:left="900"/>
        <w:rPr>
          <w:rFonts w:ascii="Helvetica Neue" w:hAnsi="Helvetica Neue"/>
        </w:rPr>
      </w:pPr>
      <w:r>
        <w:rPr>
          <w:rFonts w:ascii="Helvetica Neue" w:hAnsi="Helvetica Neue"/>
        </w:rPr>
        <w:t>Deleting image from one recipe should not delete image from any other recipe even if same image was uploaded to multiple recipe.</w:t>
      </w:r>
    </w:p>
    <w:p w14:paraId="6D183D69" w14:textId="77777777" w:rsidR="000240B6" w:rsidRDefault="000240B6" w:rsidP="000240B6"/>
    <w:p w14:paraId="4381D266" w14:textId="77777777" w:rsidR="000240B6" w:rsidRPr="000240B6" w:rsidRDefault="000240B6" w:rsidP="0047624C">
      <w:pPr>
        <w:numPr>
          <w:ilvl w:val="0"/>
          <w:numId w:val="89"/>
        </w:numPr>
        <w:spacing w:before="100" w:beforeAutospacing="1" w:after="120"/>
        <w:ind w:left="450"/>
        <w:rPr>
          <w:rFonts w:ascii="Times New Roman" w:eastAsia="Times New Roman" w:hAnsi="Times New Roman" w:cs="Times New Roman"/>
          <w:lang w:bidi="hi-IN"/>
        </w:rPr>
      </w:pPr>
      <w:r>
        <w:t>Lecture 7</w:t>
      </w:r>
      <w:r>
        <w:br/>
      </w:r>
      <w:r>
        <w:br/>
      </w:r>
      <w:r w:rsidRPr="000240B6">
        <w:rPr>
          <w:rFonts w:ascii="Times New Roman" w:eastAsia="Times New Roman" w:hAnsi="Times New Roman" w:cs="Times New Roman"/>
          <w:lang w:bidi="hi-IN"/>
        </w:rPr>
        <w:t>Review </w:t>
      </w:r>
      <w:hyperlink r:id="rId284" w:history="1">
        <w:r w:rsidRPr="000240B6">
          <w:rPr>
            <w:rFonts w:ascii="Times New Roman" w:eastAsia="Times New Roman" w:hAnsi="Times New Roman" w:cs="Times New Roman"/>
            <w:color w:val="2196F3"/>
            <w:u w:val="single"/>
            <w:lang w:bidi="hi-IN"/>
          </w:rPr>
          <w:t>Assignment #05</w:t>
        </w:r>
      </w:hyperlink>
    </w:p>
    <w:p w14:paraId="667166AC" w14:textId="77777777" w:rsidR="000240B6" w:rsidRPr="000240B6" w:rsidRDefault="000240B6" w:rsidP="0047624C">
      <w:pPr>
        <w:numPr>
          <w:ilvl w:val="0"/>
          <w:numId w:val="89"/>
        </w:numPr>
        <w:spacing w:before="100" w:beforeAutospacing="1" w:after="120"/>
        <w:ind w:left="450"/>
        <w:rPr>
          <w:rFonts w:ascii="Times New Roman" w:eastAsia="Times New Roman" w:hAnsi="Times New Roman" w:cs="Times New Roman"/>
          <w:lang w:bidi="hi-IN"/>
        </w:rPr>
      </w:pPr>
      <w:r w:rsidRPr="000240B6">
        <w:rPr>
          <w:rFonts w:ascii="Times New Roman" w:eastAsia="Times New Roman" w:hAnsi="Times New Roman" w:cs="Times New Roman"/>
          <w:lang w:bidi="hi-IN"/>
        </w:rPr>
        <w:lastRenderedPageBreak/>
        <w:t>Cloud Storage Solutions</w:t>
      </w:r>
    </w:p>
    <w:p w14:paraId="277CC999" w14:textId="77777777" w:rsidR="000240B6" w:rsidRPr="000240B6" w:rsidRDefault="000240B6" w:rsidP="0047624C">
      <w:pPr>
        <w:numPr>
          <w:ilvl w:val="1"/>
          <w:numId w:val="89"/>
        </w:numPr>
        <w:spacing w:before="100" w:beforeAutospacing="1" w:after="120"/>
        <w:ind w:left="900"/>
        <w:rPr>
          <w:rFonts w:ascii="Times New Roman" w:eastAsia="Times New Roman" w:hAnsi="Times New Roman" w:cs="Times New Roman"/>
          <w:lang w:bidi="hi-IN"/>
        </w:rPr>
      </w:pPr>
      <w:r w:rsidRPr="000240B6">
        <w:rPr>
          <w:rFonts w:ascii="Times New Roman" w:eastAsia="Times New Roman" w:hAnsi="Times New Roman" w:cs="Times New Roman"/>
          <w:lang w:bidi="hi-IN"/>
        </w:rPr>
        <w:t>Relational Databases</w:t>
      </w:r>
    </w:p>
    <w:p w14:paraId="794EC8BF" w14:textId="77777777" w:rsidR="000240B6" w:rsidRPr="000240B6" w:rsidRDefault="000240B6" w:rsidP="0047624C">
      <w:pPr>
        <w:numPr>
          <w:ilvl w:val="1"/>
          <w:numId w:val="89"/>
        </w:numPr>
        <w:spacing w:before="100" w:beforeAutospacing="1" w:after="120"/>
        <w:ind w:left="900"/>
        <w:rPr>
          <w:rFonts w:ascii="Times New Roman" w:eastAsia="Times New Roman" w:hAnsi="Times New Roman" w:cs="Times New Roman"/>
          <w:lang w:bidi="hi-IN"/>
        </w:rPr>
      </w:pPr>
      <w:r w:rsidRPr="000240B6">
        <w:rPr>
          <w:rFonts w:ascii="Times New Roman" w:eastAsia="Times New Roman" w:hAnsi="Times New Roman" w:cs="Times New Roman"/>
          <w:lang w:bidi="hi-IN"/>
        </w:rPr>
        <w:t>NoSQL Databases</w:t>
      </w:r>
    </w:p>
    <w:p w14:paraId="5E78433E" w14:textId="77777777" w:rsidR="000240B6" w:rsidRPr="000240B6" w:rsidRDefault="000240B6" w:rsidP="0047624C">
      <w:pPr>
        <w:numPr>
          <w:ilvl w:val="1"/>
          <w:numId w:val="89"/>
        </w:numPr>
        <w:spacing w:before="100" w:beforeAutospacing="1" w:after="120"/>
        <w:ind w:left="900"/>
        <w:rPr>
          <w:rFonts w:ascii="Times New Roman" w:eastAsia="Times New Roman" w:hAnsi="Times New Roman" w:cs="Times New Roman"/>
          <w:lang w:bidi="hi-IN"/>
        </w:rPr>
      </w:pPr>
      <w:r w:rsidRPr="000240B6">
        <w:rPr>
          <w:rFonts w:ascii="Times New Roman" w:eastAsia="Times New Roman" w:hAnsi="Times New Roman" w:cs="Times New Roman"/>
          <w:lang w:bidi="hi-IN"/>
        </w:rPr>
        <w:t>Object Storage</w:t>
      </w:r>
    </w:p>
    <w:p w14:paraId="46B8851A" w14:textId="77777777" w:rsidR="000240B6" w:rsidRPr="000240B6" w:rsidRDefault="000240B6" w:rsidP="0047624C">
      <w:pPr>
        <w:numPr>
          <w:ilvl w:val="1"/>
          <w:numId w:val="89"/>
        </w:numPr>
        <w:spacing w:before="100" w:beforeAutospacing="1" w:after="120"/>
        <w:ind w:left="900"/>
        <w:rPr>
          <w:rFonts w:ascii="Times New Roman" w:eastAsia="Times New Roman" w:hAnsi="Times New Roman" w:cs="Times New Roman"/>
          <w:lang w:bidi="hi-IN"/>
        </w:rPr>
      </w:pPr>
      <w:r w:rsidRPr="000240B6">
        <w:rPr>
          <w:rFonts w:ascii="Times New Roman" w:eastAsia="Times New Roman" w:hAnsi="Times New Roman" w:cs="Times New Roman"/>
          <w:lang w:bidi="hi-IN"/>
        </w:rPr>
        <w:t>Instance Store (Local Hard Drive)</w:t>
      </w:r>
    </w:p>
    <w:p w14:paraId="2FD71FA5" w14:textId="77777777" w:rsidR="000240B6" w:rsidRPr="000240B6" w:rsidRDefault="000240B6" w:rsidP="0047624C">
      <w:pPr>
        <w:numPr>
          <w:ilvl w:val="1"/>
          <w:numId w:val="89"/>
        </w:numPr>
        <w:spacing w:before="100" w:beforeAutospacing="1"/>
        <w:ind w:left="900"/>
        <w:rPr>
          <w:rFonts w:ascii="Times New Roman" w:eastAsia="Times New Roman" w:hAnsi="Times New Roman" w:cs="Times New Roman"/>
          <w:lang w:bidi="hi-IN"/>
        </w:rPr>
      </w:pPr>
      <w:r w:rsidRPr="000240B6">
        <w:rPr>
          <w:rFonts w:ascii="Times New Roman" w:eastAsia="Times New Roman" w:hAnsi="Times New Roman" w:cs="Times New Roman"/>
          <w:lang w:bidi="hi-IN"/>
        </w:rPr>
        <w:t>Block Storage</w:t>
      </w:r>
    </w:p>
    <w:p w14:paraId="6AE5D7AD" w14:textId="77777777" w:rsidR="000240B6" w:rsidRPr="000240B6" w:rsidRDefault="000240B6" w:rsidP="0047624C">
      <w:pPr>
        <w:numPr>
          <w:ilvl w:val="0"/>
          <w:numId w:val="89"/>
        </w:numPr>
        <w:spacing w:before="100" w:beforeAutospacing="1"/>
        <w:ind w:left="450"/>
        <w:rPr>
          <w:rFonts w:ascii="Times New Roman" w:eastAsia="Times New Roman" w:hAnsi="Times New Roman" w:cs="Times New Roman"/>
          <w:lang w:bidi="hi-IN"/>
        </w:rPr>
      </w:pPr>
      <w:r w:rsidRPr="000240B6">
        <w:rPr>
          <w:rFonts w:ascii="Times New Roman" w:eastAsia="Times New Roman" w:hAnsi="Times New Roman" w:cs="Times New Roman"/>
          <w:lang w:bidi="hi-IN"/>
        </w:rPr>
        <w:t>Discuss </w:t>
      </w:r>
      <w:hyperlink r:id="rId285" w:history="1">
        <w:r w:rsidRPr="000240B6">
          <w:rPr>
            <w:rFonts w:ascii="Times New Roman" w:eastAsia="Times New Roman" w:hAnsi="Times New Roman" w:cs="Times New Roman"/>
            <w:color w:val="2196F3"/>
            <w:u w:val="single"/>
            <w:lang w:bidi="hi-IN"/>
          </w:rPr>
          <w:t>Assignment #06</w:t>
        </w:r>
      </w:hyperlink>
    </w:p>
    <w:p w14:paraId="0E9006C8" w14:textId="77777777" w:rsidR="000240B6" w:rsidRPr="000240B6" w:rsidRDefault="000240B6" w:rsidP="000240B6">
      <w:pPr>
        <w:spacing w:before="100" w:beforeAutospacing="1" w:after="100" w:afterAutospacing="1"/>
        <w:outlineLvl w:val="1"/>
        <w:rPr>
          <w:rFonts w:ascii="Times New Roman" w:eastAsia="Times New Roman" w:hAnsi="Times New Roman" w:cs="Times New Roman"/>
          <w:spacing w:val="-2"/>
          <w:sz w:val="36"/>
          <w:szCs w:val="36"/>
          <w:lang w:bidi="hi-IN"/>
        </w:rPr>
      </w:pPr>
      <w:r w:rsidRPr="000240B6">
        <w:rPr>
          <w:rFonts w:ascii="Times New Roman" w:eastAsia="Times New Roman" w:hAnsi="Times New Roman" w:cs="Times New Roman"/>
          <w:spacing w:val="-2"/>
          <w:sz w:val="36"/>
          <w:szCs w:val="36"/>
          <w:lang w:bidi="hi-IN"/>
        </w:rPr>
        <w:t>Slides</w:t>
      </w:r>
      <w:hyperlink r:id="rId286" w:anchor="slides" w:tooltip="Permanent link" w:history="1">
        <w:r w:rsidRPr="000240B6">
          <w:rPr>
            <w:rFonts w:ascii="Times New Roman" w:eastAsia="Times New Roman" w:hAnsi="Times New Roman" w:cs="Times New Roman"/>
            <w:color w:val="0000FF"/>
            <w:spacing w:val="-2"/>
            <w:sz w:val="36"/>
            <w:szCs w:val="36"/>
            <w:u w:val="single"/>
            <w:lang w:bidi="hi-IN"/>
          </w:rPr>
          <w:t>¶</w:t>
        </w:r>
      </w:hyperlink>
    </w:p>
    <w:p w14:paraId="4660CEBE" w14:textId="77777777" w:rsidR="000240B6" w:rsidRPr="000240B6" w:rsidRDefault="000240B6" w:rsidP="0047624C">
      <w:pPr>
        <w:numPr>
          <w:ilvl w:val="0"/>
          <w:numId w:val="90"/>
        </w:numPr>
        <w:spacing w:before="100" w:beforeAutospacing="1"/>
        <w:ind w:left="450"/>
        <w:rPr>
          <w:rFonts w:ascii="Times New Roman" w:eastAsia="Times New Roman" w:hAnsi="Times New Roman" w:cs="Times New Roman"/>
          <w:lang w:bidi="hi-IN"/>
        </w:rPr>
      </w:pPr>
      <w:hyperlink r:id="rId287" w:history="1">
        <w:r w:rsidRPr="000240B6">
          <w:rPr>
            <w:rFonts w:ascii="Times New Roman" w:eastAsia="Times New Roman" w:hAnsi="Times New Roman" w:cs="Times New Roman"/>
            <w:color w:val="2196F3"/>
            <w:u w:val="single"/>
            <w:lang w:bidi="hi-IN"/>
          </w:rPr>
          <w:t>Cloud Storage Solutions</w:t>
        </w:r>
      </w:hyperlink>
    </w:p>
    <w:p w14:paraId="0AE82FAF" w14:textId="77777777" w:rsidR="000240B6" w:rsidRPr="000240B6" w:rsidRDefault="000240B6" w:rsidP="000240B6">
      <w:pPr>
        <w:spacing w:before="100" w:beforeAutospacing="1" w:after="100" w:afterAutospacing="1"/>
        <w:outlineLvl w:val="1"/>
        <w:rPr>
          <w:rFonts w:ascii="Times New Roman" w:eastAsia="Times New Roman" w:hAnsi="Times New Roman" w:cs="Times New Roman"/>
          <w:spacing w:val="-2"/>
          <w:sz w:val="36"/>
          <w:szCs w:val="36"/>
          <w:lang w:bidi="hi-IN"/>
        </w:rPr>
      </w:pPr>
      <w:r w:rsidRPr="000240B6">
        <w:rPr>
          <w:rFonts w:ascii="Times New Roman" w:eastAsia="Times New Roman" w:hAnsi="Times New Roman" w:cs="Times New Roman"/>
          <w:spacing w:val="-2"/>
          <w:sz w:val="36"/>
          <w:szCs w:val="36"/>
          <w:lang w:bidi="hi-IN"/>
        </w:rPr>
        <w:t>Reading</w:t>
      </w:r>
      <w:hyperlink r:id="rId288" w:anchor="reading" w:tooltip="Permanent link" w:history="1">
        <w:r w:rsidRPr="000240B6">
          <w:rPr>
            <w:rFonts w:ascii="Times New Roman" w:eastAsia="Times New Roman" w:hAnsi="Times New Roman" w:cs="Times New Roman"/>
            <w:color w:val="0000FF"/>
            <w:spacing w:val="-2"/>
            <w:sz w:val="36"/>
            <w:szCs w:val="36"/>
            <w:u w:val="single"/>
            <w:lang w:bidi="hi-IN"/>
          </w:rPr>
          <w:t>¶</w:t>
        </w:r>
      </w:hyperlink>
    </w:p>
    <w:p w14:paraId="087A0C31" w14:textId="77777777" w:rsidR="000240B6" w:rsidRPr="000240B6" w:rsidRDefault="000240B6" w:rsidP="000240B6">
      <w:pPr>
        <w:spacing w:before="100" w:beforeAutospacing="1" w:after="100" w:afterAutospacing="1"/>
        <w:outlineLvl w:val="2"/>
        <w:rPr>
          <w:rFonts w:ascii="Times New Roman" w:eastAsia="Times New Roman" w:hAnsi="Times New Roman" w:cs="Times New Roman"/>
          <w:spacing w:val="-2"/>
          <w:sz w:val="27"/>
          <w:szCs w:val="27"/>
          <w:lang w:bidi="hi-IN"/>
        </w:rPr>
      </w:pPr>
      <w:r w:rsidRPr="000240B6">
        <w:rPr>
          <w:rFonts w:ascii="Times New Roman" w:eastAsia="Times New Roman" w:hAnsi="Times New Roman" w:cs="Times New Roman"/>
          <w:spacing w:val="-2"/>
          <w:sz w:val="27"/>
          <w:szCs w:val="27"/>
          <w:lang w:bidi="hi-IN"/>
        </w:rPr>
        <w:t>AWS Cloud Storage Solutions</w:t>
      </w:r>
      <w:hyperlink r:id="rId289" w:anchor="aws-cloud-storage-solutions" w:tooltip="Permanent link" w:history="1">
        <w:r w:rsidRPr="000240B6">
          <w:rPr>
            <w:rFonts w:ascii="Times New Roman" w:eastAsia="Times New Roman" w:hAnsi="Times New Roman" w:cs="Times New Roman"/>
            <w:color w:val="0000FF"/>
            <w:spacing w:val="-2"/>
            <w:sz w:val="27"/>
            <w:szCs w:val="27"/>
            <w:u w:val="single"/>
            <w:lang w:bidi="hi-IN"/>
          </w:rPr>
          <w:t>¶</w:t>
        </w:r>
      </w:hyperlink>
    </w:p>
    <w:p w14:paraId="4D326F71"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0" w:history="1">
        <w:r w:rsidRPr="000240B6">
          <w:rPr>
            <w:rFonts w:ascii="Times New Roman" w:eastAsia="Times New Roman" w:hAnsi="Times New Roman" w:cs="Times New Roman"/>
            <w:color w:val="2196F3"/>
            <w:u w:val="single"/>
            <w:lang w:bidi="hi-IN"/>
          </w:rPr>
          <w:t>AWS Storage Services Whitepaper</w:t>
        </w:r>
      </w:hyperlink>
    </w:p>
    <w:p w14:paraId="22EA325F"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1" w:history="1">
        <w:r w:rsidRPr="000240B6">
          <w:rPr>
            <w:rFonts w:ascii="Times New Roman" w:eastAsia="Times New Roman" w:hAnsi="Times New Roman" w:cs="Times New Roman"/>
            <w:color w:val="2196F3"/>
            <w:u w:val="single"/>
            <w:lang w:bidi="hi-IN"/>
          </w:rPr>
          <w:t>Cloud Storage with AWS</w:t>
        </w:r>
      </w:hyperlink>
    </w:p>
    <w:p w14:paraId="0D9B24B5"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2" w:anchor="ebs" w:history="1">
        <w:r w:rsidRPr="000240B6">
          <w:rPr>
            <w:rFonts w:ascii="Times New Roman" w:eastAsia="Times New Roman" w:hAnsi="Times New Roman" w:cs="Times New Roman"/>
            <w:color w:val="2196F3"/>
            <w:u w:val="single"/>
            <w:lang w:bidi="hi-IN"/>
          </w:rPr>
          <w:t>Amazon Elastic Block Storage (Amazon EBS)</w:t>
        </w:r>
      </w:hyperlink>
    </w:p>
    <w:p w14:paraId="13DBDE17"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3" w:anchor="efs" w:history="1">
        <w:r w:rsidRPr="000240B6">
          <w:rPr>
            <w:rFonts w:ascii="Times New Roman" w:eastAsia="Times New Roman" w:hAnsi="Times New Roman" w:cs="Times New Roman"/>
            <w:color w:val="2196F3"/>
            <w:u w:val="single"/>
            <w:lang w:bidi="hi-IN"/>
          </w:rPr>
          <w:t>Amazon Elastic File System (Amazon EFS)</w:t>
        </w:r>
      </w:hyperlink>
    </w:p>
    <w:p w14:paraId="74E3E3E1"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4" w:anchor="s3" w:history="1">
        <w:r w:rsidRPr="000240B6">
          <w:rPr>
            <w:rFonts w:ascii="Times New Roman" w:eastAsia="Times New Roman" w:hAnsi="Times New Roman" w:cs="Times New Roman"/>
            <w:color w:val="2196F3"/>
            <w:u w:val="single"/>
            <w:lang w:bidi="hi-IN"/>
          </w:rPr>
          <w:t>Amazon Simple Storage Service (Amazon S3)</w:t>
        </w:r>
      </w:hyperlink>
    </w:p>
    <w:p w14:paraId="65AA3289"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5" w:history="1">
        <w:r w:rsidRPr="000240B6">
          <w:rPr>
            <w:rFonts w:ascii="Times New Roman" w:eastAsia="Times New Roman" w:hAnsi="Times New Roman" w:cs="Times New Roman"/>
            <w:color w:val="2196F3"/>
            <w:u w:val="single"/>
            <w:lang w:bidi="hi-IN"/>
          </w:rPr>
          <w:t>Cloud Databases with AWS</w:t>
        </w:r>
      </w:hyperlink>
    </w:p>
    <w:p w14:paraId="4D619F17"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6" w:history="1">
        <w:r w:rsidRPr="000240B6">
          <w:rPr>
            <w:rFonts w:ascii="Times New Roman" w:eastAsia="Times New Roman" w:hAnsi="Times New Roman" w:cs="Times New Roman"/>
            <w:color w:val="2196F3"/>
            <w:u w:val="single"/>
            <w:lang w:bidi="hi-IN"/>
          </w:rPr>
          <w:t>Amazon RDS</w:t>
        </w:r>
      </w:hyperlink>
    </w:p>
    <w:p w14:paraId="35210FB8"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7" w:history="1">
        <w:r w:rsidRPr="000240B6">
          <w:rPr>
            <w:rFonts w:ascii="Times New Roman" w:eastAsia="Times New Roman" w:hAnsi="Times New Roman" w:cs="Times New Roman"/>
            <w:color w:val="2196F3"/>
            <w:u w:val="single"/>
            <w:lang w:bidi="hi-IN"/>
          </w:rPr>
          <w:t>Amazon DynamoDB</w:t>
        </w:r>
      </w:hyperlink>
    </w:p>
    <w:p w14:paraId="5064E1EE" w14:textId="77777777" w:rsidR="000240B6" w:rsidRPr="000240B6" w:rsidRDefault="000240B6" w:rsidP="0047624C">
      <w:pPr>
        <w:numPr>
          <w:ilvl w:val="0"/>
          <w:numId w:val="91"/>
        </w:numPr>
        <w:spacing w:before="100" w:beforeAutospacing="1" w:after="120"/>
        <w:ind w:left="450"/>
        <w:rPr>
          <w:rFonts w:ascii="Times New Roman" w:eastAsia="Times New Roman" w:hAnsi="Times New Roman" w:cs="Times New Roman"/>
          <w:lang w:bidi="hi-IN"/>
        </w:rPr>
      </w:pPr>
      <w:hyperlink r:id="rId298" w:history="1">
        <w:r w:rsidRPr="000240B6">
          <w:rPr>
            <w:rFonts w:ascii="Times New Roman" w:eastAsia="Times New Roman" w:hAnsi="Times New Roman" w:cs="Times New Roman"/>
            <w:color w:val="2196F3"/>
            <w:u w:val="single"/>
            <w:lang w:bidi="hi-IN"/>
          </w:rPr>
          <w:t>Amazon EC2 Security Groups for Linux Instances</w:t>
        </w:r>
      </w:hyperlink>
    </w:p>
    <w:p w14:paraId="493C4A5E" w14:textId="77777777" w:rsidR="000240B6" w:rsidRPr="000240B6" w:rsidRDefault="000240B6" w:rsidP="0047624C">
      <w:pPr>
        <w:numPr>
          <w:ilvl w:val="0"/>
          <w:numId w:val="91"/>
        </w:numPr>
        <w:spacing w:before="100" w:beforeAutospacing="1"/>
        <w:ind w:left="450"/>
        <w:rPr>
          <w:rFonts w:ascii="Times New Roman" w:eastAsia="Times New Roman" w:hAnsi="Times New Roman" w:cs="Times New Roman"/>
          <w:lang w:bidi="hi-IN"/>
        </w:rPr>
      </w:pPr>
      <w:hyperlink r:id="rId299" w:history="1">
        <w:r w:rsidRPr="000240B6">
          <w:rPr>
            <w:rFonts w:ascii="Times New Roman" w:eastAsia="Times New Roman" w:hAnsi="Times New Roman" w:cs="Times New Roman"/>
            <w:color w:val="2196F3"/>
            <w:u w:val="single"/>
            <w:lang w:bidi="hi-IN"/>
          </w:rPr>
          <w:t>Amazon RDS Security Groups</w:t>
        </w:r>
      </w:hyperlink>
    </w:p>
    <w:p w14:paraId="28FDC8FF" w14:textId="77777777" w:rsidR="000240B6" w:rsidRPr="000240B6" w:rsidRDefault="000240B6" w:rsidP="000240B6">
      <w:pPr>
        <w:rPr>
          <w:rFonts w:ascii="Times New Roman" w:eastAsia="Times New Roman" w:hAnsi="Times New Roman" w:cs="Times New Roman"/>
          <w:lang w:bidi="hi-IN"/>
        </w:rPr>
      </w:pPr>
    </w:p>
    <w:p w14:paraId="5E5FEDAE" w14:textId="77777777" w:rsidR="000240B6" w:rsidRDefault="000240B6" w:rsidP="000240B6">
      <w:pPr>
        <w:pStyle w:val="Heading2"/>
        <w:rPr>
          <w:rFonts w:ascii="Helvetica Neue" w:hAnsi="Helvetica Neue"/>
          <w:b w:val="0"/>
          <w:bCs w:val="0"/>
          <w:spacing w:val="-2"/>
        </w:rPr>
      </w:pPr>
      <w:r>
        <w:t>Assignment 7</w:t>
      </w:r>
      <w:r>
        <w:br/>
      </w:r>
      <w:r>
        <w:rPr>
          <w:rFonts w:ascii="Helvetica Neue" w:hAnsi="Helvetica Neue"/>
          <w:b w:val="0"/>
          <w:bCs w:val="0"/>
          <w:spacing w:val="-2"/>
        </w:rPr>
        <w:t>Objectives</w:t>
      </w:r>
      <w:hyperlink r:id="rId300" w:anchor="objectives" w:tooltip="Permanent link" w:history="1">
        <w:r>
          <w:rPr>
            <w:rStyle w:val="Hyperlink"/>
            <w:rFonts w:ascii="Helvetica Neue" w:hAnsi="Helvetica Neue"/>
            <w:b w:val="0"/>
            <w:bCs w:val="0"/>
            <w:spacing w:val="-2"/>
            <w:u w:val="none"/>
          </w:rPr>
          <w:t>¶</w:t>
        </w:r>
      </w:hyperlink>
    </w:p>
    <w:p w14:paraId="212E2080"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 xml:space="preserve">Assignment objective is to setup continuous integration and deployment pipeline with </w:t>
      </w:r>
      <w:proofErr w:type="spellStart"/>
      <w:r>
        <w:rPr>
          <w:rFonts w:ascii="Helvetica Neue" w:hAnsi="Helvetica Neue"/>
        </w:rPr>
        <w:t>Github</w:t>
      </w:r>
      <w:proofErr w:type="spellEnd"/>
      <w:r>
        <w:rPr>
          <w:rFonts w:ascii="Helvetica Neue" w:hAnsi="Helvetica Neue"/>
        </w:rPr>
        <w:t xml:space="preserve">, </w:t>
      </w:r>
      <w:proofErr w:type="spellStart"/>
      <w:r>
        <w:rPr>
          <w:rFonts w:ascii="Helvetica Neue" w:hAnsi="Helvetica Neue"/>
        </w:rPr>
        <w:t>CircleCI</w:t>
      </w:r>
      <w:proofErr w:type="spellEnd"/>
      <w:r>
        <w:rPr>
          <w:rFonts w:ascii="Helvetica Neue" w:hAnsi="Helvetica Neue"/>
        </w:rPr>
        <w:t xml:space="preserve"> &amp; AWS </w:t>
      </w:r>
      <w:proofErr w:type="spellStart"/>
      <w:r>
        <w:rPr>
          <w:rFonts w:ascii="Helvetica Neue" w:hAnsi="Helvetica Neue"/>
        </w:rPr>
        <w:t>CodeDeploy</w:t>
      </w:r>
      <w:proofErr w:type="spellEnd"/>
      <w:r>
        <w:rPr>
          <w:rFonts w:ascii="Helvetica Neue" w:hAnsi="Helvetica Neue"/>
        </w:rPr>
        <w:t>.</w:t>
      </w:r>
    </w:p>
    <w:p w14:paraId="01A1A4BF"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Sign up for </w:t>
      </w:r>
      <w:proofErr w:type="spellStart"/>
      <w:r>
        <w:rPr>
          <w:rFonts w:ascii="Helvetica Neue" w:hAnsi="Helvetica Neue"/>
          <w:b w:val="0"/>
          <w:bCs w:val="0"/>
          <w:spacing w:val="-2"/>
        </w:rPr>
        <w:t>CircleCI</w:t>
      </w:r>
      <w:proofErr w:type="spellEnd"/>
      <w:r>
        <w:rPr>
          <w:rFonts w:ascii="Helvetica Neue" w:hAnsi="Helvetica Neue"/>
          <w:b w:val="0"/>
          <w:bCs w:val="0"/>
          <w:spacing w:val="-2"/>
        </w:rPr>
        <w:fldChar w:fldCharType="begin"/>
      </w:r>
      <w:r>
        <w:rPr>
          <w:rFonts w:ascii="Helvetica Neue" w:hAnsi="Helvetica Neue"/>
          <w:b w:val="0"/>
          <w:bCs w:val="0"/>
          <w:spacing w:val="-2"/>
        </w:rPr>
        <w:instrText xml:space="preserve"> HYPERLINK "https://fall2019.csye6225.cloud/assignments/07/" \l "sign-up-for-circleci" \o "Permanent link" </w:instrText>
      </w:r>
      <w:r>
        <w:rPr>
          <w:rFonts w:ascii="Helvetica Neue" w:hAnsi="Helvetica Neue"/>
          <w:b w:val="0"/>
          <w:bCs w:val="0"/>
          <w:spacing w:val="-2"/>
        </w:rPr>
        <w:fldChar w:fldCharType="separate"/>
      </w:r>
      <w:r>
        <w:rPr>
          <w:rStyle w:val="Hyperlink"/>
          <w:rFonts w:ascii="Helvetica Neue" w:hAnsi="Helvetica Neue"/>
          <w:b w:val="0"/>
          <w:bCs w:val="0"/>
          <w:spacing w:val="-2"/>
          <w:u w:val="none"/>
        </w:rPr>
        <w:t>¶</w:t>
      </w:r>
      <w:r>
        <w:rPr>
          <w:rFonts w:ascii="Helvetica Neue" w:hAnsi="Helvetica Neue"/>
          <w:b w:val="0"/>
          <w:bCs w:val="0"/>
          <w:spacing w:val="-2"/>
        </w:rPr>
        <w:fldChar w:fldCharType="end"/>
      </w:r>
    </w:p>
    <w:p w14:paraId="3139E97C" w14:textId="77777777" w:rsidR="000240B6" w:rsidRDefault="000240B6" w:rsidP="0047624C">
      <w:pPr>
        <w:numPr>
          <w:ilvl w:val="0"/>
          <w:numId w:val="92"/>
        </w:numPr>
        <w:spacing w:before="100" w:beforeAutospacing="1" w:after="120"/>
        <w:ind w:left="450"/>
        <w:rPr>
          <w:rFonts w:ascii="Helvetica Neue" w:hAnsi="Helvetica Neue"/>
        </w:rPr>
      </w:pPr>
      <w:r>
        <w:rPr>
          <w:rFonts w:ascii="Helvetica Neue" w:hAnsi="Helvetica Neue"/>
        </w:rPr>
        <w:t>Sign up for </w:t>
      </w:r>
      <w:proofErr w:type="spellStart"/>
      <w:r>
        <w:rPr>
          <w:rFonts w:ascii="Helvetica Neue" w:hAnsi="Helvetica Neue"/>
        </w:rPr>
        <w:fldChar w:fldCharType="begin"/>
      </w:r>
      <w:r>
        <w:rPr>
          <w:rFonts w:ascii="Helvetica Neue" w:hAnsi="Helvetica Neue"/>
        </w:rPr>
        <w:instrText xml:space="preserve"> HYPERLINK "https://circleci.com/" </w:instrText>
      </w:r>
      <w:r>
        <w:rPr>
          <w:rFonts w:ascii="Helvetica Neue" w:hAnsi="Helvetica Neue"/>
        </w:rPr>
        <w:fldChar w:fldCharType="separate"/>
      </w:r>
      <w:r>
        <w:rPr>
          <w:rStyle w:val="Hyperlink"/>
          <w:rFonts w:ascii="Helvetica Neue" w:hAnsi="Helvetica Neue"/>
          <w:color w:val="2196F3"/>
          <w:u w:val="none"/>
        </w:rPr>
        <w:t>CircleCI</w:t>
      </w:r>
      <w:proofErr w:type="spellEnd"/>
      <w:r>
        <w:rPr>
          <w:rFonts w:ascii="Helvetica Neue" w:hAnsi="Helvetica Neue"/>
        </w:rPr>
        <w:fldChar w:fldCharType="end"/>
      </w:r>
      <w:r>
        <w:rPr>
          <w:rFonts w:ascii="Helvetica Neue" w:hAnsi="Helvetica Neue"/>
        </w:rPr>
        <w:t> using your GitHub account.</w:t>
      </w:r>
    </w:p>
    <w:p w14:paraId="15BF196F" w14:textId="77777777" w:rsidR="000240B6" w:rsidRDefault="000240B6" w:rsidP="0047624C">
      <w:pPr>
        <w:numPr>
          <w:ilvl w:val="0"/>
          <w:numId w:val="92"/>
        </w:numPr>
        <w:spacing w:before="100" w:beforeAutospacing="1" w:after="120"/>
        <w:ind w:left="450"/>
        <w:rPr>
          <w:rFonts w:ascii="Helvetica Neue" w:hAnsi="Helvetica Neue"/>
        </w:rPr>
      </w:pPr>
      <w:r>
        <w:rPr>
          <w:rFonts w:ascii="Helvetica Neue" w:hAnsi="Helvetica Neue"/>
        </w:rPr>
        <w:lastRenderedPageBreak/>
        <w:t>Free plan provides </w:t>
      </w:r>
      <w:r>
        <w:rPr>
          <w:rStyle w:val="Strong"/>
          <w:rFonts w:ascii="Helvetica Neue" w:hAnsi="Helvetica Neue"/>
        </w:rPr>
        <w:t>1000 build minutes</w:t>
      </w:r>
      <w:r>
        <w:rPr>
          <w:rFonts w:ascii="Helvetica Neue" w:hAnsi="Helvetica Neue"/>
        </w:rPr>
        <w:t> per month. If you exceed the free tier usage, you will have to pay.</w:t>
      </w:r>
    </w:p>
    <w:p w14:paraId="5F3F7F11" w14:textId="77777777" w:rsidR="000240B6" w:rsidRDefault="000240B6" w:rsidP="0047624C">
      <w:pPr>
        <w:numPr>
          <w:ilvl w:val="0"/>
          <w:numId w:val="92"/>
        </w:numPr>
        <w:spacing w:before="100" w:beforeAutospacing="1"/>
        <w:ind w:left="450"/>
        <w:rPr>
          <w:rFonts w:ascii="Helvetica Neue" w:hAnsi="Helvetica Neue"/>
        </w:rPr>
      </w:pPr>
      <w:r>
        <w:rPr>
          <w:rFonts w:ascii="Helvetica Neue" w:hAnsi="Helvetica Neue"/>
        </w:rPr>
        <w:t xml:space="preserve">Enable all of your repositories for build in </w:t>
      </w:r>
      <w:proofErr w:type="spellStart"/>
      <w:r>
        <w:rPr>
          <w:rFonts w:ascii="Helvetica Neue" w:hAnsi="Helvetica Neue"/>
        </w:rPr>
        <w:t>CircleCI</w:t>
      </w:r>
      <w:proofErr w:type="spellEnd"/>
      <w:r>
        <w:rPr>
          <w:rFonts w:ascii="Helvetica Neue" w:hAnsi="Helvetica Neue"/>
        </w:rPr>
        <w:t>.</w:t>
      </w:r>
    </w:p>
    <w:p w14:paraId="21FA992A"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Create IAM User for </w:t>
      </w:r>
      <w:proofErr w:type="spellStart"/>
      <w:r>
        <w:rPr>
          <w:rFonts w:ascii="Helvetica Neue" w:hAnsi="Helvetica Neue"/>
          <w:b w:val="0"/>
          <w:bCs w:val="0"/>
          <w:spacing w:val="-2"/>
        </w:rPr>
        <w:t>CircleCI</w:t>
      </w:r>
      <w:proofErr w:type="spellEnd"/>
      <w:r>
        <w:rPr>
          <w:rFonts w:ascii="Helvetica Neue" w:hAnsi="Helvetica Neue"/>
          <w:b w:val="0"/>
          <w:bCs w:val="0"/>
          <w:spacing w:val="-2"/>
        </w:rPr>
        <w:fldChar w:fldCharType="begin"/>
      </w:r>
      <w:r>
        <w:rPr>
          <w:rFonts w:ascii="Helvetica Neue" w:hAnsi="Helvetica Neue"/>
          <w:b w:val="0"/>
          <w:bCs w:val="0"/>
          <w:spacing w:val="-2"/>
        </w:rPr>
        <w:instrText xml:space="preserve"> HYPERLINK "https://fall2019.csye6225.cloud/assignments/07/" \l "create-iam-user-for-circleci" \o "Permanent link" </w:instrText>
      </w:r>
      <w:r>
        <w:rPr>
          <w:rFonts w:ascii="Helvetica Neue" w:hAnsi="Helvetica Neue"/>
          <w:b w:val="0"/>
          <w:bCs w:val="0"/>
          <w:spacing w:val="-2"/>
        </w:rPr>
        <w:fldChar w:fldCharType="separate"/>
      </w:r>
      <w:r>
        <w:rPr>
          <w:rStyle w:val="Hyperlink"/>
          <w:rFonts w:ascii="Helvetica Neue" w:hAnsi="Helvetica Neue"/>
          <w:b w:val="0"/>
          <w:bCs w:val="0"/>
          <w:spacing w:val="-2"/>
          <w:u w:val="none"/>
        </w:rPr>
        <w:t>¶</w:t>
      </w:r>
      <w:r>
        <w:rPr>
          <w:rFonts w:ascii="Helvetica Neue" w:hAnsi="Helvetica Neue"/>
          <w:b w:val="0"/>
          <w:bCs w:val="0"/>
          <w:spacing w:val="-2"/>
        </w:rPr>
        <w:fldChar w:fldCharType="end"/>
      </w:r>
    </w:p>
    <w:p w14:paraId="25D2A44B" w14:textId="77777777" w:rsidR="000240B6" w:rsidRDefault="000240B6" w:rsidP="000240B6">
      <w:pPr>
        <w:pStyle w:val="admonition-title"/>
        <w:rPr>
          <w:rFonts w:ascii="Helvetica Neue" w:hAnsi="Helvetica Neue"/>
          <w:b/>
          <w:bCs/>
        </w:rPr>
      </w:pPr>
      <w:r>
        <w:rPr>
          <w:rFonts w:ascii="Helvetica Neue" w:hAnsi="Helvetica Neue"/>
          <w:b/>
          <w:bCs/>
        </w:rPr>
        <w:t>Note</w:t>
      </w:r>
    </w:p>
    <w:p w14:paraId="1CF5A864" w14:textId="77777777" w:rsidR="000240B6" w:rsidRDefault="000240B6" w:rsidP="000240B6">
      <w:pPr>
        <w:pStyle w:val="NormalWeb"/>
        <w:rPr>
          <w:rFonts w:ascii="Helvetica Neue" w:hAnsi="Helvetica Neue"/>
        </w:rPr>
      </w:pPr>
      <w:r>
        <w:rPr>
          <w:rFonts w:ascii="Helvetica Neue" w:hAnsi="Helvetica Neue"/>
        </w:rPr>
        <w:t xml:space="preserve">This </w:t>
      </w:r>
      <w:proofErr w:type="gramStart"/>
      <w:r>
        <w:rPr>
          <w:rFonts w:ascii="Helvetica Neue" w:hAnsi="Helvetica Neue"/>
        </w:rPr>
        <w:t>one time</w:t>
      </w:r>
      <w:proofErr w:type="gramEnd"/>
      <w:r>
        <w:rPr>
          <w:rFonts w:ascii="Helvetica Neue" w:hAnsi="Helvetica Neue"/>
        </w:rPr>
        <w:t xml:space="preserve"> setup can be done through AWS console.</w:t>
      </w:r>
    </w:p>
    <w:p w14:paraId="1749C153" w14:textId="77777777" w:rsidR="000240B6" w:rsidRDefault="000240B6" w:rsidP="0047624C">
      <w:pPr>
        <w:numPr>
          <w:ilvl w:val="0"/>
          <w:numId w:val="93"/>
        </w:numPr>
        <w:spacing w:beforeAutospacing="1"/>
        <w:ind w:left="450"/>
        <w:rPr>
          <w:rFonts w:ascii="Helvetica Neue" w:hAnsi="Helvetica Neue"/>
        </w:rPr>
      </w:pPr>
      <w:r>
        <w:rPr>
          <w:rFonts w:ascii="Helvetica Neue" w:hAnsi="Helvetica Neue"/>
        </w:rPr>
        <w:t>Create a new user </w:t>
      </w:r>
      <w:proofErr w:type="spellStart"/>
      <w:r>
        <w:rPr>
          <w:rStyle w:val="err"/>
          <w:rFonts w:ascii="Courier New" w:hAnsi="Courier New" w:cs="Courier New"/>
          <w:color w:val="A61717"/>
          <w:sz w:val="20"/>
          <w:szCs w:val="20"/>
        </w:rPr>
        <w:t>circleci</w:t>
      </w:r>
      <w:proofErr w:type="spellEnd"/>
      <w:r>
        <w:rPr>
          <w:rFonts w:ascii="Helvetica Neue" w:hAnsi="Helvetica Neue"/>
        </w:rPr>
        <w:t> with programmatic access only.</w:t>
      </w:r>
    </w:p>
    <w:p w14:paraId="038A3B16" w14:textId="77777777" w:rsidR="000240B6" w:rsidRDefault="000240B6" w:rsidP="0047624C">
      <w:pPr>
        <w:numPr>
          <w:ilvl w:val="0"/>
          <w:numId w:val="93"/>
        </w:numPr>
        <w:spacing w:before="100" w:beforeAutospacing="1"/>
        <w:ind w:left="450"/>
        <w:rPr>
          <w:rFonts w:ascii="Helvetica Neue" w:hAnsi="Helvetica Neue"/>
        </w:rPr>
      </w:pPr>
      <w:r>
        <w:rPr>
          <w:rFonts w:ascii="Helvetica Neue" w:hAnsi="Helvetica Neue"/>
        </w:rPr>
        <w:t>Note policies are attached to this user via Terraform.</w:t>
      </w:r>
    </w:p>
    <w:p w14:paraId="69097BBA"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AMI Updates</w:t>
      </w:r>
      <w:hyperlink r:id="rId301" w:anchor="ami-updates" w:tooltip="Permanent link" w:history="1">
        <w:r>
          <w:rPr>
            <w:rStyle w:val="Hyperlink"/>
            <w:rFonts w:ascii="Helvetica Neue" w:hAnsi="Helvetica Neue"/>
            <w:b w:val="0"/>
            <w:bCs w:val="0"/>
            <w:spacing w:val="-2"/>
            <w:u w:val="none"/>
          </w:rPr>
          <w:t>¶</w:t>
        </w:r>
      </w:hyperlink>
    </w:p>
    <w:p w14:paraId="2BDC8C60" w14:textId="77777777" w:rsidR="000240B6" w:rsidRDefault="000240B6" w:rsidP="000240B6">
      <w:pPr>
        <w:pStyle w:val="Heading4"/>
        <w:rPr>
          <w:rFonts w:ascii="Helvetica Neue" w:hAnsi="Helvetica Neue"/>
          <w:b/>
          <w:bCs/>
          <w:spacing w:val="-2"/>
        </w:rPr>
      </w:pPr>
      <w:r>
        <w:rPr>
          <w:rFonts w:ascii="Helvetica Neue" w:hAnsi="Helvetica Neue"/>
          <w:spacing w:val="-2"/>
        </w:rPr>
        <w:t xml:space="preserve">Install </w:t>
      </w:r>
      <w:proofErr w:type="spellStart"/>
      <w:r>
        <w:rPr>
          <w:rFonts w:ascii="Helvetica Neue" w:hAnsi="Helvetica Neue"/>
          <w:spacing w:val="-2"/>
        </w:rPr>
        <w:t>CodeDeploy</w:t>
      </w:r>
      <w:proofErr w:type="spellEnd"/>
      <w:r>
        <w:rPr>
          <w:rFonts w:ascii="Helvetica Neue" w:hAnsi="Helvetica Neue"/>
          <w:spacing w:val="-2"/>
        </w:rPr>
        <w:t xml:space="preserve"> Agent</w:t>
      </w:r>
      <w:hyperlink r:id="rId302" w:anchor="install-codedeploy-agent" w:tooltip="Permanent link" w:history="1">
        <w:r>
          <w:rPr>
            <w:rStyle w:val="Hyperlink"/>
            <w:rFonts w:ascii="Helvetica Neue" w:hAnsi="Helvetica Neue"/>
            <w:spacing w:val="-2"/>
            <w:u w:val="none"/>
          </w:rPr>
          <w:t>¶</w:t>
        </w:r>
      </w:hyperlink>
    </w:p>
    <w:p w14:paraId="470217BD" w14:textId="77777777" w:rsidR="000240B6" w:rsidRDefault="000240B6" w:rsidP="0047624C">
      <w:pPr>
        <w:numPr>
          <w:ilvl w:val="0"/>
          <w:numId w:val="94"/>
        </w:numPr>
        <w:spacing w:before="100" w:beforeAutospacing="1" w:after="120"/>
        <w:ind w:left="450"/>
        <w:rPr>
          <w:rFonts w:ascii="Helvetica Neue" w:hAnsi="Helvetica Neue"/>
        </w:rPr>
      </w:pPr>
      <w:r>
        <w:rPr>
          <w:rFonts w:ascii="Helvetica Neue" w:hAnsi="Helvetica Neue"/>
        </w:rPr>
        <w:t xml:space="preserve">AMI should now have </w:t>
      </w:r>
      <w:proofErr w:type="spellStart"/>
      <w:r>
        <w:rPr>
          <w:rFonts w:ascii="Helvetica Neue" w:hAnsi="Helvetica Neue"/>
        </w:rPr>
        <w:t>CodeDeploy</w:t>
      </w:r>
      <w:proofErr w:type="spellEnd"/>
      <w:r>
        <w:rPr>
          <w:rFonts w:ascii="Helvetica Neue" w:hAnsi="Helvetica Neue"/>
        </w:rPr>
        <w:t xml:space="preserve"> agent </w:t>
      </w:r>
      <w:hyperlink r:id="rId303" w:history="1">
        <w:r>
          <w:rPr>
            <w:rStyle w:val="Hyperlink"/>
            <w:rFonts w:ascii="Helvetica Neue" w:hAnsi="Helvetica Neue"/>
            <w:color w:val="2196F3"/>
            <w:u w:val="none"/>
          </w:rPr>
          <w:t>installed</w:t>
        </w:r>
      </w:hyperlink>
      <w:r>
        <w:rPr>
          <w:rFonts w:ascii="Helvetica Neue" w:hAnsi="Helvetica Neue"/>
        </w:rPr>
        <w:t>.</w:t>
      </w:r>
    </w:p>
    <w:p w14:paraId="365597D6" w14:textId="77777777" w:rsidR="000240B6" w:rsidRDefault="000240B6" w:rsidP="0047624C">
      <w:pPr>
        <w:numPr>
          <w:ilvl w:val="0"/>
          <w:numId w:val="94"/>
        </w:numPr>
        <w:spacing w:before="100" w:beforeAutospacing="1"/>
        <w:ind w:left="450"/>
        <w:rPr>
          <w:rFonts w:ascii="Helvetica Neue" w:hAnsi="Helvetica Neue"/>
        </w:rPr>
      </w:pPr>
      <w:r>
        <w:rPr>
          <w:rFonts w:ascii="Helvetica Neue" w:hAnsi="Helvetica Neue"/>
        </w:rPr>
        <w:t xml:space="preserve">The region for </w:t>
      </w:r>
      <w:proofErr w:type="spellStart"/>
      <w:r>
        <w:rPr>
          <w:rFonts w:ascii="Helvetica Neue" w:hAnsi="Helvetica Neue"/>
        </w:rPr>
        <w:t>CodeDeploy</w:t>
      </w:r>
      <w:proofErr w:type="spellEnd"/>
      <w:r>
        <w:rPr>
          <w:rFonts w:ascii="Helvetica Neue" w:hAnsi="Helvetica Neue"/>
        </w:rPr>
        <w:t xml:space="preserve"> agent install should be the same region where AMI is built.</w:t>
      </w:r>
    </w:p>
    <w:p w14:paraId="0CAEAEFB" w14:textId="77777777" w:rsidR="000240B6" w:rsidRDefault="000240B6" w:rsidP="000240B6">
      <w:pPr>
        <w:pStyle w:val="Heading4"/>
        <w:rPr>
          <w:rFonts w:ascii="Helvetica Neue" w:hAnsi="Helvetica Neue"/>
          <w:spacing w:val="-2"/>
        </w:rPr>
      </w:pPr>
      <w:r>
        <w:rPr>
          <w:rFonts w:ascii="Helvetica Neue" w:hAnsi="Helvetica Neue"/>
          <w:spacing w:val="-2"/>
        </w:rPr>
        <w:t>Install CloudWatch Agent</w:t>
      </w:r>
      <w:hyperlink r:id="rId304" w:anchor="install-cloudwatch-agent" w:tooltip="Permanent link" w:history="1">
        <w:r>
          <w:rPr>
            <w:rStyle w:val="Hyperlink"/>
            <w:rFonts w:ascii="Helvetica Neue" w:hAnsi="Helvetica Neue"/>
            <w:spacing w:val="-2"/>
            <w:u w:val="none"/>
          </w:rPr>
          <w:t>¶</w:t>
        </w:r>
      </w:hyperlink>
    </w:p>
    <w:p w14:paraId="247B9C8A" w14:textId="77777777" w:rsidR="000240B6" w:rsidRDefault="000240B6" w:rsidP="0047624C">
      <w:pPr>
        <w:numPr>
          <w:ilvl w:val="0"/>
          <w:numId w:val="95"/>
        </w:numPr>
        <w:spacing w:before="100" w:beforeAutospacing="1" w:after="120"/>
        <w:ind w:left="450"/>
        <w:rPr>
          <w:rFonts w:ascii="Helvetica Neue" w:hAnsi="Helvetica Neue"/>
        </w:rPr>
      </w:pPr>
      <w:r>
        <w:rPr>
          <w:rFonts w:ascii="Helvetica Neue" w:hAnsi="Helvetica Neue"/>
        </w:rPr>
        <w:t>Update your packer build template to </w:t>
      </w:r>
      <w:hyperlink r:id="rId305" w:anchor="download-CloudWatch-Agent-on-EC2-Instance-first" w:history="1">
        <w:r>
          <w:rPr>
            <w:rStyle w:val="Hyperlink"/>
            <w:rFonts w:ascii="Helvetica Neue" w:hAnsi="Helvetica Neue"/>
            <w:color w:val="2196F3"/>
            <w:u w:val="none"/>
          </w:rPr>
          <w:t>install</w:t>
        </w:r>
      </w:hyperlink>
      <w:r>
        <w:rPr>
          <w:rFonts w:ascii="Helvetica Neue" w:hAnsi="Helvetica Neue"/>
        </w:rPr>
        <w:t> the </w:t>
      </w:r>
      <w:hyperlink r:id="rId306" w:history="1">
        <w:r>
          <w:rPr>
            <w:rStyle w:val="Hyperlink"/>
            <w:rFonts w:ascii="Helvetica Neue" w:hAnsi="Helvetica Neue"/>
            <w:color w:val="2196F3"/>
            <w:u w:val="none"/>
          </w:rPr>
          <w:t>Unified CloudWatch Agent</w:t>
        </w:r>
      </w:hyperlink>
      <w:r>
        <w:rPr>
          <w:rFonts w:ascii="Helvetica Neue" w:hAnsi="Helvetica Neue"/>
        </w:rPr>
        <w:t> in your AMIs.</w:t>
      </w:r>
    </w:p>
    <w:p w14:paraId="35312D4E" w14:textId="77777777" w:rsidR="000240B6" w:rsidRDefault="000240B6" w:rsidP="0047624C">
      <w:pPr>
        <w:numPr>
          <w:ilvl w:val="0"/>
          <w:numId w:val="95"/>
        </w:numPr>
        <w:spacing w:before="100" w:beforeAutospacing="1" w:after="120"/>
        <w:ind w:left="450"/>
        <w:rPr>
          <w:rFonts w:ascii="Helvetica Neue" w:hAnsi="Helvetica Neue"/>
        </w:rPr>
      </w:pPr>
      <w:r>
        <w:rPr>
          <w:rFonts w:ascii="Helvetica Neue" w:hAnsi="Helvetica Neue"/>
        </w:rPr>
        <w:t>You may also need to create a </w:t>
      </w:r>
      <w:proofErr w:type="spellStart"/>
      <w:r>
        <w:rPr>
          <w:rFonts w:ascii="Helvetica Neue" w:hAnsi="Helvetica Neue"/>
        </w:rPr>
        <w:fldChar w:fldCharType="begin"/>
      </w:r>
      <w:r>
        <w:rPr>
          <w:rFonts w:ascii="Helvetica Neue" w:hAnsi="Helvetica Neue"/>
        </w:rPr>
        <w:instrText xml:space="preserve"> HYPERLINK "https://www.digitalocean.com/community/tutorials/how-to-use-systemctl-to-manage-systemd-services-and-units" </w:instrText>
      </w:r>
      <w:r>
        <w:rPr>
          <w:rFonts w:ascii="Helvetica Neue" w:hAnsi="Helvetica Neue"/>
        </w:rPr>
        <w:fldChar w:fldCharType="separate"/>
      </w:r>
      <w:r>
        <w:rPr>
          <w:rStyle w:val="Hyperlink"/>
          <w:rFonts w:ascii="Helvetica Neue" w:hAnsi="Helvetica Neue"/>
          <w:color w:val="2196F3"/>
          <w:u w:val="none"/>
        </w:rPr>
        <w:t>systemd</w:t>
      </w:r>
      <w:proofErr w:type="spellEnd"/>
      <w:r>
        <w:rPr>
          <w:rStyle w:val="Hyperlink"/>
          <w:rFonts w:ascii="Helvetica Neue" w:hAnsi="Helvetica Neue"/>
          <w:color w:val="2196F3"/>
          <w:u w:val="none"/>
        </w:rPr>
        <w:t xml:space="preserve"> service</w:t>
      </w:r>
      <w:r>
        <w:rPr>
          <w:rFonts w:ascii="Helvetica Neue" w:hAnsi="Helvetica Neue"/>
        </w:rPr>
        <w:fldChar w:fldCharType="end"/>
      </w:r>
      <w:r>
        <w:rPr>
          <w:rFonts w:ascii="Helvetica Neue" w:hAnsi="Helvetica Neue"/>
        </w:rPr>
        <w:t> to start, stop, and restart the CloudWatch agent.</w:t>
      </w:r>
    </w:p>
    <w:p w14:paraId="3AA3D4A4" w14:textId="77777777" w:rsidR="000240B6" w:rsidRDefault="000240B6" w:rsidP="0047624C">
      <w:pPr>
        <w:numPr>
          <w:ilvl w:val="0"/>
          <w:numId w:val="95"/>
        </w:numPr>
        <w:spacing w:before="100" w:beforeAutospacing="1" w:after="120"/>
        <w:ind w:left="450"/>
        <w:rPr>
          <w:rFonts w:ascii="Helvetica Neue" w:hAnsi="Helvetica Neue"/>
        </w:rPr>
      </w:pPr>
      <w:r>
        <w:rPr>
          <w:rFonts w:ascii="Helvetica Neue" w:hAnsi="Helvetica Neue"/>
        </w:rPr>
        <w:t>The CloudWatch agent must be setup to start automatically when an EC2 instance is launched using your AMI.</w:t>
      </w:r>
    </w:p>
    <w:p w14:paraId="3A21601C" w14:textId="77777777" w:rsidR="000240B6" w:rsidRDefault="000240B6" w:rsidP="0047624C">
      <w:pPr>
        <w:numPr>
          <w:ilvl w:val="0"/>
          <w:numId w:val="95"/>
        </w:numPr>
        <w:spacing w:before="100" w:beforeAutospacing="1"/>
        <w:ind w:left="450"/>
        <w:rPr>
          <w:rFonts w:ascii="Helvetica Neue" w:hAnsi="Helvetica Neue"/>
        </w:rPr>
      </w:pPr>
      <w:r>
        <w:rPr>
          <w:rFonts w:ascii="Helvetica Neue" w:hAnsi="Helvetica Neue"/>
        </w:rPr>
        <w:t xml:space="preserve">CloudWatch agent will not work until </w:t>
      </w:r>
      <w:proofErr w:type="spellStart"/>
      <w:r>
        <w:rPr>
          <w:rFonts w:ascii="Helvetica Neue" w:hAnsi="Helvetica Neue"/>
        </w:rPr>
        <w:t>CodeDeploy</w:t>
      </w:r>
      <w:proofErr w:type="spellEnd"/>
      <w:r>
        <w:rPr>
          <w:rFonts w:ascii="Helvetica Neue" w:hAnsi="Helvetica Neue"/>
        </w:rPr>
        <w:t xml:space="preserve"> deploys your application on the EC2 instance.</w:t>
      </w:r>
    </w:p>
    <w:p w14:paraId="2D70E56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w:t>
      </w:r>
      <w:hyperlink r:id="rId307" w:anchor="infrastructure-as-code" w:tooltip="Permanent link" w:history="1">
        <w:r>
          <w:rPr>
            <w:rStyle w:val="Hyperlink"/>
            <w:rFonts w:ascii="Helvetica Neue" w:hAnsi="Helvetica Neue"/>
            <w:b w:val="0"/>
            <w:bCs w:val="0"/>
            <w:spacing w:val="-2"/>
            <w:u w:val="none"/>
          </w:rPr>
          <w:t>¶</w:t>
        </w:r>
      </w:hyperlink>
    </w:p>
    <w:p w14:paraId="5F1E0C24" w14:textId="77777777" w:rsidR="000240B6" w:rsidRDefault="000240B6" w:rsidP="000240B6">
      <w:pPr>
        <w:pStyle w:val="Heading4"/>
        <w:rPr>
          <w:rFonts w:ascii="Helvetica Neue" w:hAnsi="Helvetica Neue"/>
          <w:b/>
          <w:bCs/>
          <w:spacing w:val="-2"/>
        </w:rPr>
      </w:pPr>
      <w:r>
        <w:rPr>
          <w:rFonts w:ascii="Helvetica Neue" w:hAnsi="Helvetica Neue"/>
          <w:spacing w:val="-2"/>
        </w:rPr>
        <w:t>IAM Updates</w:t>
      </w:r>
      <w:hyperlink r:id="rId308" w:anchor="iam-updates" w:tooltip="Permanent link" w:history="1">
        <w:r>
          <w:rPr>
            <w:rStyle w:val="Hyperlink"/>
            <w:rFonts w:ascii="Helvetica Neue" w:hAnsi="Helvetica Neue"/>
            <w:spacing w:val="-2"/>
            <w:u w:val="none"/>
          </w:rPr>
          <w:t>¶</w:t>
        </w:r>
      </w:hyperlink>
    </w:p>
    <w:p w14:paraId="1EC4ABDA" w14:textId="77777777" w:rsidR="000240B6" w:rsidRDefault="000240B6" w:rsidP="000240B6">
      <w:pPr>
        <w:pStyle w:val="admonition-title"/>
        <w:rPr>
          <w:rFonts w:ascii="Helvetica Neue" w:hAnsi="Helvetica Neue"/>
          <w:b/>
          <w:bCs/>
        </w:rPr>
      </w:pPr>
      <w:r>
        <w:rPr>
          <w:rFonts w:ascii="Helvetica Neue" w:hAnsi="Helvetica Neue"/>
          <w:b/>
          <w:bCs/>
        </w:rPr>
        <w:t>Warning</w:t>
      </w:r>
    </w:p>
    <w:p w14:paraId="7A019DD0" w14:textId="77777777" w:rsidR="000240B6" w:rsidRDefault="000240B6" w:rsidP="000240B6">
      <w:pPr>
        <w:pStyle w:val="NormalWeb"/>
        <w:rPr>
          <w:rFonts w:ascii="Helvetica Neue" w:hAnsi="Helvetica Neue"/>
        </w:rPr>
      </w:pPr>
      <w:r>
        <w:rPr>
          <w:rFonts w:ascii="Helvetica Neue" w:hAnsi="Helvetica Neue"/>
        </w:rPr>
        <w:t>Assignment objective requires you to identify permissions needed and create appropriate roles, and policies.</w:t>
      </w:r>
    </w:p>
    <w:p w14:paraId="2B1029AD"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In your Terraform application module, create all required roles, policies. Not all required roles, and policies are listed in this assignment.</w:t>
      </w:r>
    </w:p>
    <w:p w14:paraId="261BA818" w14:textId="77777777" w:rsidR="000240B6" w:rsidRDefault="000240B6" w:rsidP="000240B6">
      <w:pPr>
        <w:pStyle w:val="Heading5"/>
        <w:rPr>
          <w:rFonts w:ascii="Helvetica Neue" w:hAnsi="Helvetica Neue"/>
          <w:caps/>
          <w:spacing w:val="-2"/>
        </w:rPr>
      </w:pPr>
      <w:r>
        <w:rPr>
          <w:rFonts w:ascii="Helvetica Neue" w:hAnsi="Helvetica Neue"/>
          <w:caps/>
          <w:spacing w:val="-2"/>
        </w:rPr>
        <w:lastRenderedPageBreak/>
        <w:t>IAM ROLES &amp; POLICIES FOR AMI</w:t>
      </w:r>
      <w:hyperlink r:id="rId309" w:anchor="iam-roles-policies-for-ami" w:tooltip="Permanent link" w:history="1">
        <w:r>
          <w:rPr>
            <w:rStyle w:val="Hyperlink"/>
            <w:rFonts w:ascii="Helvetica Neue" w:hAnsi="Helvetica Neue"/>
            <w:caps/>
            <w:spacing w:val="-2"/>
            <w:u w:val="none"/>
          </w:rPr>
          <w:t>¶</w:t>
        </w:r>
      </w:hyperlink>
    </w:p>
    <w:p w14:paraId="0E0C56D2" w14:textId="77777777" w:rsidR="000240B6" w:rsidRDefault="000240B6" w:rsidP="0047624C">
      <w:pPr>
        <w:numPr>
          <w:ilvl w:val="0"/>
          <w:numId w:val="96"/>
        </w:numPr>
        <w:spacing w:beforeAutospacing="1"/>
        <w:ind w:left="450"/>
        <w:rPr>
          <w:rFonts w:ascii="Helvetica Neue" w:hAnsi="Helvetica Neue"/>
        </w:rPr>
      </w:pPr>
      <w:r>
        <w:rPr>
          <w:rFonts w:ascii="Helvetica Neue" w:hAnsi="Helvetica Neue"/>
        </w:rPr>
        <w:t>Create a </w:t>
      </w:r>
      <w:r>
        <w:rPr>
          <w:rStyle w:val="Strong"/>
          <w:rFonts w:ascii="Helvetica Neue" w:hAnsi="Helvetica Neue"/>
        </w:rPr>
        <w:t>circleci-ec2-ami</w:t>
      </w:r>
      <w:r>
        <w:rPr>
          <w:rFonts w:ascii="Helvetica Neue" w:hAnsi="Helvetica Neue"/>
        </w:rPr>
        <w:t> IAM policy and attach it to the </w:t>
      </w:r>
      <w:proofErr w:type="spellStart"/>
      <w:r>
        <w:rPr>
          <w:rStyle w:val="err"/>
          <w:rFonts w:ascii="Courier New" w:hAnsi="Courier New" w:cs="Courier New"/>
          <w:color w:val="A61717"/>
          <w:sz w:val="20"/>
          <w:szCs w:val="20"/>
        </w:rPr>
        <w:t>circleci</w:t>
      </w:r>
      <w:proofErr w:type="spellEnd"/>
      <w:r>
        <w:rPr>
          <w:rFonts w:ascii="Helvetica Neue" w:hAnsi="Helvetica Neue"/>
        </w:rPr>
        <w:t> user. IAM policy can be found </w:t>
      </w:r>
      <w:hyperlink r:id="rId310" w:anchor="iam-task-or-instance-role" w:history="1">
        <w:r>
          <w:rPr>
            <w:rStyle w:val="Hyperlink"/>
            <w:rFonts w:ascii="Helvetica Neue" w:hAnsi="Helvetica Neue"/>
            <w:color w:val="2196F3"/>
            <w:u w:val="none"/>
          </w:rPr>
          <w:t>here</w:t>
        </w:r>
      </w:hyperlink>
      <w:r>
        <w:rPr>
          <w:rFonts w:ascii="Helvetica Neue" w:hAnsi="Helvetica Neue"/>
        </w:rPr>
        <w:t>.</w:t>
      </w:r>
    </w:p>
    <w:p w14:paraId="0A6B6F50" w14:textId="77777777" w:rsidR="000240B6" w:rsidRDefault="000240B6" w:rsidP="0047624C">
      <w:pPr>
        <w:numPr>
          <w:ilvl w:val="0"/>
          <w:numId w:val="96"/>
        </w:numPr>
        <w:spacing w:before="100" w:beforeAutospacing="1"/>
        <w:ind w:left="450"/>
        <w:rPr>
          <w:rFonts w:ascii="Helvetica Neue" w:hAnsi="Helvetica Neue"/>
        </w:rPr>
      </w:pPr>
      <w:r>
        <w:rPr>
          <w:rFonts w:ascii="Helvetica Neue" w:hAnsi="Helvetica Neue"/>
        </w:rPr>
        <w:t>Create all the roles and policies discussed in the </w:t>
      </w:r>
      <w:hyperlink r:id="rId311" w:anchor="iam-setup" w:history="1">
        <w:r>
          <w:rPr>
            <w:rStyle w:val="Hyperlink"/>
            <w:rFonts w:ascii="Helvetica Neue" w:hAnsi="Helvetica Neue"/>
            <w:color w:val="2196F3"/>
            <w:u w:val="none"/>
          </w:rPr>
          <w:t>lecture</w:t>
        </w:r>
      </w:hyperlink>
      <w:r>
        <w:rPr>
          <w:rFonts w:ascii="Helvetica Neue" w:hAnsi="Helvetica Neue"/>
        </w:rPr>
        <w:t>.</w:t>
      </w:r>
    </w:p>
    <w:p w14:paraId="569A0C4E" w14:textId="77777777" w:rsidR="000240B6" w:rsidRDefault="000240B6" w:rsidP="000240B6">
      <w:pPr>
        <w:pStyle w:val="Heading5"/>
        <w:rPr>
          <w:rFonts w:ascii="Helvetica Neue" w:hAnsi="Helvetica Neue"/>
          <w:caps/>
          <w:spacing w:val="-2"/>
        </w:rPr>
      </w:pPr>
      <w:r>
        <w:rPr>
          <w:rFonts w:ascii="Helvetica Neue" w:hAnsi="Helvetica Neue"/>
          <w:caps/>
          <w:spacing w:val="-2"/>
        </w:rPr>
        <w:t>EC2 IAM ROLE FOR CLOUDWATCH AGENT</w:t>
      </w:r>
      <w:hyperlink r:id="rId312" w:anchor="ec2-iam-role-for-cloudwatch-agent" w:tooltip="Permanent link" w:history="1">
        <w:r>
          <w:rPr>
            <w:rStyle w:val="Hyperlink"/>
            <w:rFonts w:ascii="Helvetica Neue" w:hAnsi="Helvetica Neue"/>
            <w:caps/>
            <w:spacing w:val="-2"/>
            <w:u w:val="none"/>
          </w:rPr>
          <w:t>¶</w:t>
        </w:r>
      </w:hyperlink>
    </w:p>
    <w:p w14:paraId="6ED6E7AC" w14:textId="77777777" w:rsidR="000240B6" w:rsidRDefault="000240B6" w:rsidP="0047624C">
      <w:pPr>
        <w:numPr>
          <w:ilvl w:val="0"/>
          <w:numId w:val="97"/>
        </w:numPr>
        <w:spacing w:before="100" w:beforeAutospacing="1"/>
        <w:ind w:left="450"/>
        <w:rPr>
          <w:rFonts w:ascii="Helvetica Neue" w:hAnsi="Helvetica Neue"/>
        </w:rPr>
      </w:pPr>
      <w:hyperlink r:id="rId313" w:history="1">
        <w:r>
          <w:rPr>
            <w:rStyle w:val="Hyperlink"/>
            <w:rFonts w:ascii="Helvetica Neue" w:hAnsi="Helvetica Neue"/>
            <w:color w:val="2196F3"/>
            <w:u w:val="none"/>
          </w:rPr>
          <w:t>Update the IAM role attached to EC2 instance for use with CloudWatch Agent</w:t>
        </w:r>
      </w:hyperlink>
      <w:r>
        <w:rPr>
          <w:rFonts w:ascii="Helvetica Neue" w:hAnsi="Helvetica Neue"/>
        </w:rPr>
        <w:t>.</w:t>
      </w:r>
    </w:p>
    <w:p w14:paraId="45829B6F" w14:textId="77777777" w:rsidR="000240B6" w:rsidRDefault="000240B6" w:rsidP="000240B6">
      <w:pPr>
        <w:pStyle w:val="Heading4"/>
        <w:rPr>
          <w:rFonts w:ascii="Helvetica Neue" w:hAnsi="Helvetica Neue"/>
          <w:spacing w:val="-2"/>
        </w:rPr>
      </w:pPr>
      <w:r>
        <w:rPr>
          <w:rFonts w:ascii="Helvetica Neue" w:hAnsi="Helvetica Neue"/>
          <w:spacing w:val="-2"/>
        </w:rPr>
        <w:t xml:space="preserve">Create S3 bucket for </w:t>
      </w:r>
      <w:proofErr w:type="spellStart"/>
      <w:r>
        <w:rPr>
          <w:rFonts w:ascii="Helvetica Neue" w:hAnsi="Helvetica Neue"/>
          <w:spacing w:val="-2"/>
        </w:rPr>
        <w:t>CodeDeploy</w:t>
      </w:r>
      <w:proofErr w:type="spellEnd"/>
      <w:r>
        <w:rPr>
          <w:rFonts w:ascii="Helvetica Neue" w:hAnsi="Helvetica Neue"/>
          <w:spacing w:val="-2"/>
        </w:rPr>
        <w:fldChar w:fldCharType="begin"/>
      </w:r>
      <w:r>
        <w:rPr>
          <w:rFonts w:ascii="Helvetica Neue" w:hAnsi="Helvetica Neue"/>
          <w:spacing w:val="-2"/>
        </w:rPr>
        <w:instrText xml:space="preserve"> HYPERLINK "https://fall2019.csye6225.cloud/assignments/07/" \l "create-s3-bucket-for-codedeploy" \o "Permanent link" </w:instrText>
      </w:r>
      <w:r>
        <w:rPr>
          <w:rFonts w:ascii="Helvetica Neue" w:hAnsi="Helvetica Neue"/>
          <w:spacing w:val="-2"/>
        </w:rPr>
        <w:fldChar w:fldCharType="separate"/>
      </w:r>
      <w:r>
        <w:rPr>
          <w:rStyle w:val="Hyperlink"/>
          <w:rFonts w:ascii="Helvetica Neue" w:hAnsi="Helvetica Neue"/>
          <w:spacing w:val="-2"/>
          <w:u w:val="none"/>
        </w:rPr>
        <w:t>¶</w:t>
      </w:r>
      <w:r>
        <w:rPr>
          <w:rFonts w:ascii="Helvetica Neue" w:hAnsi="Helvetica Neue"/>
          <w:spacing w:val="-2"/>
        </w:rPr>
        <w:fldChar w:fldCharType="end"/>
      </w:r>
    </w:p>
    <w:p w14:paraId="3E91C52B" w14:textId="77777777" w:rsidR="000240B6" w:rsidRDefault="000240B6" w:rsidP="000240B6">
      <w:pPr>
        <w:pStyle w:val="admonition-title"/>
        <w:rPr>
          <w:rFonts w:ascii="Helvetica Neue" w:hAnsi="Helvetica Neue"/>
          <w:b/>
          <w:bCs/>
        </w:rPr>
      </w:pPr>
      <w:r>
        <w:rPr>
          <w:rFonts w:ascii="Helvetica Neue" w:hAnsi="Helvetica Neue"/>
          <w:b/>
          <w:bCs/>
        </w:rPr>
        <w:t>Note</w:t>
      </w:r>
    </w:p>
    <w:p w14:paraId="7945E646" w14:textId="77777777" w:rsidR="000240B6" w:rsidRDefault="000240B6" w:rsidP="000240B6">
      <w:pPr>
        <w:pStyle w:val="NormalWeb"/>
        <w:rPr>
          <w:rFonts w:ascii="Helvetica Neue" w:hAnsi="Helvetica Neue"/>
        </w:rPr>
      </w:pPr>
      <w:r>
        <w:rPr>
          <w:rFonts w:ascii="Helvetica Neue" w:hAnsi="Helvetica Neue"/>
        </w:rPr>
        <w:t>This setup can be done through AWS console.</w:t>
      </w:r>
    </w:p>
    <w:p w14:paraId="099FFB9A" w14:textId="77777777" w:rsidR="000240B6" w:rsidRDefault="000240B6" w:rsidP="0047624C">
      <w:pPr>
        <w:numPr>
          <w:ilvl w:val="0"/>
          <w:numId w:val="98"/>
        </w:numPr>
        <w:spacing w:beforeAutospacing="1"/>
        <w:ind w:left="450"/>
        <w:rPr>
          <w:rFonts w:ascii="Helvetica Neue" w:hAnsi="Helvetica Neue"/>
        </w:rPr>
      </w:pPr>
      <w:r>
        <w:rPr>
          <w:rFonts w:ascii="Helvetica Neue" w:hAnsi="Helvetica Neue"/>
        </w:rPr>
        <w:t>Create a private S3 bucket in same region as your EC2 instance with bucket name </w:t>
      </w:r>
      <w:r>
        <w:rPr>
          <w:rStyle w:val="err"/>
          <w:rFonts w:ascii="Courier New" w:hAnsi="Courier New" w:cs="Courier New"/>
          <w:color w:val="A61717"/>
          <w:sz w:val="20"/>
          <w:szCs w:val="20"/>
        </w:rPr>
        <w:t>codedeploy.YOUR-DOMAIN-NAME.TLD</w:t>
      </w:r>
      <w:r>
        <w:rPr>
          <w:rFonts w:ascii="Helvetica Neue" w:hAnsi="Helvetica Neue"/>
        </w:rPr>
        <w:t> where </w:t>
      </w:r>
      <w:r>
        <w:rPr>
          <w:rStyle w:val="err"/>
          <w:rFonts w:ascii="Courier New" w:hAnsi="Courier New" w:cs="Courier New"/>
          <w:color w:val="A61717"/>
          <w:sz w:val="20"/>
          <w:szCs w:val="20"/>
        </w:rPr>
        <w:t>YOUR-DOMAIN-NAME.TLD</w:t>
      </w:r>
      <w:r>
        <w:rPr>
          <w:rFonts w:ascii="Helvetica Neue" w:hAnsi="Helvetica Neue"/>
        </w:rPr>
        <w:t> is your domain name.</w:t>
      </w:r>
    </w:p>
    <w:p w14:paraId="5983F346" w14:textId="77777777" w:rsidR="000240B6" w:rsidRDefault="000240B6" w:rsidP="0047624C">
      <w:pPr>
        <w:numPr>
          <w:ilvl w:val="0"/>
          <w:numId w:val="98"/>
        </w:numPr>
        <w:spacing w:before="100" w:beforeAutospacing="1" w:after="120"/>
        <w:ind w:left="450"/>
        <w:rPr>
          <w:rFonts w:ascii="Helvetica Neue" w:hAnsi="Helvetica Neue"/>
        </w:rPr>
      </w:pPr>
      <w:r>
        <w:rPr>
          <w:rFonts w:ascii="Helvetica Neue" w:hAnsi="Helvetica Neue"/>
        </w:rPr>
        <w:t>Make sure Terraform can delete the bucket even if it is not empty. See </w:t>
      </w:r>
      <w:hyperlink r:id="rId314" w:history="1">
        <w:r>
          <w:rPr>
            <w:rStyle w:val="Hyperlink"/>
            <w:rFonts w:ascii="Helvetica Neue" w:hAnsi="Helvetica Neue"/>
            <w:color w:val="2196F3"/>
            <w:u w:val="none"/>
          </w:rPr>
          <w:t>this</w:t>
        </w:r>
      </w:hyperlink>
      <w:r>
        <w:rPr>
          <w:rFonts w:ascii="Helvetica Neue" w:hAnsi="Helvetica Neue"/>
        </w:rPr>
        <w:t> article.</w:t>
      </w:r>
    </w:p>
    <w:p w14:paraId="3618A457" w14:textId="77777777" w:rsidR="000240B6" w:rsidRDefault="000240B6" w:rsidP="0047624C">
      <w:pPr>
        <w:numPr>
          <w:ilvl w:val="0"/>
          <w:numId w:val="98"/>
        </w:numPr>
        <w:spacing w:before="100" w:beforeAutospacing="1" w:after="120"/>
        <w:ind w:left="450"/>
        <w:rPr>
          <w:rFonts w:ascii="Helvetica Neue" w:hAnsi="Helvetica Neue"/>
        </w:rPr>
      </w:pPr>
      <w:r>
        <w:rPr>
          <w:rFonts w:ascii="Helvetica Neue" w:hAnsi="Helvetica Neue"/>
        </w:rPr>
        <w:t>Enable </w:t>
      </w:r>
      <w:hyperlink r:id="rId315" w:history="1">
        <w:r>
          <w:rPr>
            <w:rStyle w:val="Hyperlink"/>
            <w:rFonts w:ascii="Helvetica Neue" w:hAnsi="Helvetica Neue"/>
            <w:color w:val="2196F3"/>
            <w:u w:val="none"/>
          </w:rPr>
          <w:t>default encryption for S3 Buckets</w:t>
        </w:r>
      </w:hyperlink>
      <w:r>
        <w:rPr>
          <w:rFonts w:ascii="Helvetica Neue" w:hAnsi="Helvetica Neue"/>
        </w:rPr>
        <w:t>.</w:t>
      </w:r>
    </w:p>
    <w:p w14:paraId="6A656443" w14:textId="77777777" w:rsidR="000240B6" w:rsidRDefault="000240B6" w:rsidP="0047624C">
      <w:pPr>
        <w:numPr>
          <w:ilvl w:val="0"/>
          <w:numId w:val="98"/>
        </w:numPr>
        <w:spacing w:before="100" w:beforeAutospacing="1"/>
        <w:ind w:left="450"/>
        <w:rPr>
          <w:rFonts w:ascii="Helvetica Neue" w:hAnsi="Helvetica Neue"/>
        </w:rPr>
      </w:pPr>
      <w:r>
        <w:rPr>
          <w:rFonts w:ascii="Helvetica Neue" w:hAnsi="Helvetica Neue"/>
        </w:rPr>
        <w:t>Create a lifecycle rule for the bucket to delete objects that are older than 60 days. See this </w:t>
      </w:r>
      <w:hyperlink r:id="rId316" w:history="1">
        <w:r>
          <w:rPr>
            <w:rStyle w:val="Hyperlink"/>
            <w:rFonts w:ascii="Helvetica Neue" w:hAnsi="Helvetica Neue"/>
            <w:color w:val="2196F3"/>
            <w:u w:val="none"/>
          </w:rPr>
          <w:t>article</w:t>
        </w:r>
      </w:hyperlink>
      <w:r>
        <w:rPr>
          <w:rFonts w:ascii="Helvetica Neue" w:hAnsi="Helvetica Neue"/>
        </w:rPr>
        <w:t> for details.</w:t>
      </w:r>
    </w:p>
    <w:p w14:paraId="4EC44331" w14:textId="77777777" w:rsidR="000240B6" w:rsidRDefault="000240B6" w:rsidP="000240B6">
      <w:pPr>
        <w:pStyle w:val="Heading4"/>
        <w:rPr>
          <w:rFonts w:ascii="Helvetica Neue" w:hAnsi="Helvetica Neue"/>
          <w:spacing w:val="-2"/>
        </w:rPr>
      </w:pPr>
      <w:r>
        <w:rPr>
          <w:rFonts w:ascii="Helvetica Neue" w:hAnsi="Helvetica Neue"/>
          <w:spacing w:val="-2"/>
        </w:rPr>
        <w:t xml:space="preserve">EC2 &amp; </w:t>
      </w:r>
      <w:proofErr w:type="spellStart"/>
      <w:r>
        <w:rPr>
          <w:rFonts w:ascii="Helvetica Neue" w:hAnsi="Helvetica Neue"/>
          <w:spacing w:val="-2"/>
        </w:rPr>
        <w:t>Userdata</w:t>
      </w:r>
      <w:proofErr w:type="spellEnd"/>
      <w:r>
        <w:rPr>
          <w:rFonts w:ascii="Helvetica Neue" w:hAnsi="Helvetica Neue"/>
          <w:spacing w:val="-2"/>
        </w:rPr>
        <w:fldChar w:fldCharType="begin"/>
      </w:r>
      <w:r>
        <w:rPr>
          <w:rFonts w:ascii="Helvetica Neue" w:hAnsi="Helvetica Neue"/>
          <w:spacing w:val="-2"/>
        </w:rPr>
        <w:instrText xml:space="preserve"> HYPERLINK "https://fall2019.csye6225.cloud/assignments/07/" \l "ec2-userdata" \o "Permanent link" </w:instrText>
      </w:r>
      <w:r>
        <w:rPr>
          <w:rFonts w:ascii="Helvetica Neue" w:hAnsi="Helvetica Neue"/>
          <w:spacing w:val="-2"/>
        </w:rPr>
        <w:fldChar w:fldCharType="separate"/>
      </w:r>
      <w:r>
        <w:rPr>
          <w:rStyle w:val="Hyperlink"/>
          <w:rFonts w:ascii="Helvetica Neue" w:hAnsi="Helvetica Neue"/>
          <w:spacing w:val="-2"/>
          <w:u w:val="none"/>
        </w:rPr>
        <w:t>¶</w:t>
      </w:r>
      <w:r>
        <w:rPr>
          <w:rFonts w:ascii="Helvetica Neue" w:hAnsi="Helvetica Neue"/>
          <w:spacing w:val="-2"/>
        </w:rPr>
        <w:fldChar w:fldCharType="end"/>
      </w:r>
    </w:p>
    <w:p w14:paraId="5A529B5F"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Make following updates to the EC2 resource:</w:t>
      </w:r>
    </w:p>
    <w:p w14:paraId="2E1F6CEB" w14:textId="77777777" w:rsidR="000240B6" w:rsidRDefault="000240B6" w:rsidP="0047624C">
      <w:pPr>
        <w:numPr>
          <w:ilvl w:val="0"/>
          <w:numId w:val="99"/>
        </w:numPr>
        <w:spacing w:before="100" w:beforeAutospacing="1" w:after="120"/>
        <w:ind w:left="450"/>
        <w:rPr>
          <w:rFonts w:ascii="Helvetica Neue" w:hAnsi="Helvetica Neue"/>
        </w:rPr>
      </w:pPr>
      <w:r>
        <w:rPr>
          <w:rFonts w:ascii="Helvetica Neue" w:hAnsi="Helvetica Neue"/>
        </w:rPr>
        <w:t>EC2 instance should be launched with </w:t>
      </w:r>
      <w:hyperlink r:id="rId317" w:anchor="cfn-ec2-instance-userdata" w:history="1">
        <w:r>
          <w:rPr>
            <w:rStyle w:val="Hyperlink"/>
            <w:rFonts w:ascii="Helvetica Neue" w:hAnsi="Helvetica Neue"/>
            <w:color w:val="2196F3"/>
            <w:u w:val="none"/>
          </w:rPr>
          <w:t>user data</w:t>
        </w:r>
      </w:hyperlink>
      <w:r>
        <w:rPr>
          <w:rFonts w:ascii="Helvetica Neue" w:hAnsi="Helvetica Neue"/>
        </w:rPr>
        <w:t>.</w:t>
      </w:r>
    </w:p>
    <w:p w14:paraId="06A2524F" w14:textId="77777777" w:rsidR="000240B6" w:rsidRDefault="000240B6" w:rsidP="0047624C">
      <w:pPr>
        <w:numPr>
          <w:ilvl w:val="0"/>
          <w:numId w:val="99"/>
        </w:numPr>
        <w:spacing w:before="100" w:beforeAutospacing="1" w:after="120"/>
        <w:ind w:left="450"/>
        <w:rPr>
          <w:rFonts w:ascii="Helvetica Neue" w:hAnsi="Helvetica Neue"/>
        </w:rPr>
      </w:pPr>
      <w:r>
        <w:rPr>
          <w:rFonts w:ascii="Helvetica Neue" w:hAnsi="Helvetica Neue"/>
        </w:rPr>
        <w:t xml:space="preserve">EC2 instance should be tagged appropriately so that </w:t>
      </w:r>
      <w:proofErr w:type="spellStart"/>
      <w:r>
        <w:rPr>
          <w:rFonts w:ascii="Helvetica Neue" w:hAnsi="Helvetica Neue"/>
        </w:rPr>
        <w:t>CodeDeploy</w:t>
      </w:r>
      <w:proofErr w:type="spellEnd"/>
      <w:r>
        <w:rPr>
          <w:rFonts w:ascii="Helvetica Neue" w:hAnsi="Helvetica Neue"/>
        </w:rPr>
        <w:t xml:space="preserve"> can identify EC2 instances on which application is </w:t>
      </w:r>
      <w:proofErr w:type="spellStart"/>
      <w:proofErr w:type="gramStart"/>
      <w:r>
        <w:rPr>
          <w:rFonts w:ascii="Helvetica Neue" w:hAnsi="Helvetica Neue"/>
        </w:rPr>
        <w:t>suppose</w:t>
      </w:r>
      <w:proofErr w:type="gramEnd"/>
      <w:r>
        <w:rPr>
          <w:rFonts w:ascii="Helvetica Neue" w:hAnsi="Helvetica Neue"/>
        </w:rPr>
        <w:t xml:space="preserve"> to</w:t>
      </w:r>
      <w:proofErr w:type="spellEnd"/>
      <w:r>
        <w:rPr>
          <w:rFonts w:ascii="Helvetica Neue" w:hAnsi="Helvetica Neue"/>
        </w:rPr>
        <w:t xml:space="preserve"> be deployed.</w:t>
      </w:r>
    </w:p>
    <w:p w14:paraId="1C3C597F" w14:textId="77777777" w:rsidR="000240B6" w:rsidRDefault="000240B6" w:rsidP="0047624C">
      <w:pPr>
        <w:numPr>
          <w:ilvl w:val="0"/>
          <w:numId w:val="99"/>
        </w:numPr>
        <w:spacing w:before="100" w:beforeAutospacing="1" w:after="120"/>
        <w:ind w:left="450"/>
        <w:rPr>
          <w:rFonts w:ascii="Helvetica Neue" w:hAnsi="Helvetica Neue"/>
        </w:rPr>
      </w:pPr>
      <w:r>
        <w:rPr>
          <w:rFonts w:ascii="Helvetica Neue" w:hAnsi="Helvetica Neue"/>
        </w:rPr>
        <w:t>Database username, password, hostname should be passed to the web application using </w:t>
      </w:r>
      <w:hyperlink r:id="rId318" w:anchor="cfn-ec2-instance-userdata" w:history="1">
        <w:r>
          <w:rPr>
            <w:rStyle w:val="Hyperlink"/>
            <w:rFonts w:ascii="Helvetica Neue" w:hAnsi="Helvetica Neue"/>
            <w:color w:val="2196F3"/>
            <w:u w:val="none"/>
          </w:rPr>
          <w:t>user data</w:t>
        </w:r>
      </w:hyperlink>
      <w:r>
        <w:rPr>
          <w:rFonts w:ascii="Helvetica Neue" w:hAnsi="Helvetica Neue"/>
        </w:rPr>
        <w:t>.</w:t>
      </w:r>
    </w:p>
    <w:p w14:paraId="52422AD6" w14:textId="77777777" w:rsidR="000240B6" w:rsidRDefault="000240B6" w:rsidP="0047624C">
      <w:pPr>
        <w:numPr>
          <w:ilvl w:val="0"/>
          <w:numId w:val="99"/>
        </w:numPr>
        <w:spacing w:before="100" w:beforeAutospacing="1"/>
        <w:ind w:left="450"/>
        <w:rPr>
          <w:rFonts w:ascii="Helvetica Neue" w:hAnsi="Helvetica Neue"/>
        </w:rPr>
      </w:pPr>
      <w:r>
        <w:rPr>
          <w:rFonts w:ascii="Helvetica Neue" w:hAnsi="Helvetica Neue"/>
        </w:rPr>
        <w:t>S3 bucket to store images must be passed to the application via EC2 user data.</w:t>
      </w:r>
    </w:p>
    <w:p w14:paraId="4F723B71" w14:textId="77777777" w:rsidR="000240B6" w:rsidRDefault="000240B6" w:rsidP="000240B6">
      <w:pPr>
        <w:pStyle w:val="Heading4"/>
        <w:rPr>
          <w:rFonts w:ascii="Helvetica Neue" w:hAnsi="Helvetica Neue"/>
          <w:spacing w:val="-2"/>
        </w:rPr>
      </w:pPr>
      <w:proofErr w:type="spellStart"/>
      <w:r>
        <w:rPr>
          <w:rFonts w:ascii="Helvetica Neue" w:hAnsi="Helvetica Neue"/>
          <w:spacing w:val="-2"/>
        </w:rPr>
        <w:t>CodeDeploy</w:t>
      </w:r>
      <w:proofErr w:type="spellEnd"/>
      <w:r>
        <w:rPr>
          <w:rFonts w:ascii="Helvetica Neue" w:hAnsi="Helvetica Neue"/>
          <w:spacing w:val="-2"/>
        </w:rPr>
        <w:t xml:space="preserve"> Application Resource</w:t>
      </w:r>
      <w:hyperlink r:id="rId319" w:anchor="codedeploy-application-resource" w:tooltip="Permanent link" w:history="1">
        <w:r>
          <w:rPr>
            <w:rStyle w:val="Hyperlink"/>
            <w:rFonts w:ascii="Helvetica Neue" w:hAnsi="Helvetica Neue"/>
            <w:spacing w:val="-2"/>
            <w:u w:val="none"/>
          </w:rPr>
          <w:t>¶</w:t>
        </w:r>
      </w:hyperlink>
    </w:p>
    <w:p w14:paraId="6C5F46E0" w14:textId="77777777" w:rsidR="000240B6" w:rsidRDefault="000240B6" w:rsidP="0047624C">
      <w:pPr>
        <w:numPr>
          <w:ilvl w:val="0"/>
          <w:numId w:val="100"/>
        </w:numPr>
        <w:spacing w:before="100" w:beforeAutospacing="1"/>
        <w:ind w:left="450"/>
        <w:rPr>
          <w:rFonts w:ascii="Helvetica Neue" w:hAnsi="Helvetica Neue"/>
        </w:rPr>
      </w:pPr>
      <w:r>
        <w:rPr>
          <w:rFonts w:ascii="Helvetica Neue" w:hAnsi="Helvetica Neue"/>
        </w:rPr>
        <w:t>See </w:t>
      </w:r>
      <w:hyperlink r:id="rId320" w:anchor="create-codedeploy-application" w:history="1">
        <w:r>
          <w:rPr>
            <w:rStyle w:val="Hyperlink"/>
            <w:rFonts w:ascii="Helvetica Neue" w:hAnsi="Helvetica Neue"/>
            <w:color w:val="2196F3"/>
            <w:u w:val="none"/>
          </w:rPr>
          <w:t>lecture</w:t>
        </w:r>
      </w:hyperlink>
      <w:r>
        <w:rPr>
          <w:rFonts w:ascii="Helvetica Neue" w:hAnsi="Helvetica Neue"/>
        </w:rPr>
        <w:t> page for details.</w:t>
      </w:r>
    </w:p>
    <w:p w14:paraId="1E2EDDA3" w14:textId="77777777" w:rsidR="000240B6" w:rsidRDefault="000240B6" w:rsidP="000240B6">
      <w:pPr>
        <w:pStyle w:val="Heading4"/>
        <w:rPr>
          <w:rFonts w:ascii="Helvetica Neue" w:hAnsi="Helvetica Neue"/>
          <w:spacing w:val="-2"/>
        </w:rPr>
      </w:pPr>
      <w:proofErr w:type="spellStart"/>
      <w:r>
        <w:rPr>
          <w:rFonts w:ascii="Helvetica Neue" w:hAnsi="Helvetica Neue"/>
          <w:spacing w:val="-2"/>
        </w:rPr>
        <w:t>CodeDeploy</w:t>
      </w:r>
      <w:proofErr w:type="spellEnd"/>
      <w:r>
        <w:rPr>
          <w:rFonts w:ascii="Helvetica Neue" w:hAnsi="Helvetica Neue"/>
          <w:spacing w:val="-2"/>
        </w:rPr>
        <w:t xml:space="preserve"> Deployment Group Resource</w:t>
      </w:r>
      <w:hyperlink r:id="rId321" w:anchor="codedeploy-deployment-group-resource" w:tooltip="Permanent link" w:history="1">
        <w:r>
          <w:rPr>
            <w:rStyle w:val="Hyperlink"/>
            <w:rFonts w:ascii="Helvetica Neue" w:hAnsi="Helvetica Neue"/>
            <w:spacing w:val="-2"/>
            <w:u w:val="none"/>
          </w:rPr>
          <w:t>¶</w:t>
        </w:r>
      </w:hyperlink>
    </w:p>
    <w:p w14:paraId="06F97D2D" w14:textId="77777777" w:rsidR="000240B6" w:rsidRDefault="000240B6" w:rsidP="0047624C">
      <w:pPr>
        <w:numPr>
          <w:ilvl w:val="0"/>
          <w:numId w:val="101"/>
        </w:numPr>
        <w:spacing w:before="100" w:beforeAutospacing="1"/>
        <w:ind w:left="450"/>
        <w:rPr>
          <w:rFonts w:ascii="Helvetica Neue" w:hAnsi="Helvetica Neue"/>
        </w:rPr>
      </w:pPr>
      <w:r>
        <w:rPr>
          <w:rFonts w:ascii="Helvetica Neue" w:hAnsi="Helvetica Neue"/>
        </w:rPr>
        <w:t>See </w:t>
      </w:r>
      <w:hyperlink r:id="rId322" w:anchor="create-codedeploy-deployment-group" w:history="1">
        <w:r>
          <w:rPr>
            <w:rStyle w:val="Hyperlink"/>
            <w:rFonts w:ascii="Helvetica Neue" w:hAnsi="Helvetica Neue"/>
            <w:color w:val="2196F3"/>
            <w:u w:val="none"/>
          </w:rPr>
          <w:t>lecture</w:t>
        </w:r>
      </w:hyperlink>
      <w:r>
        <w:rPr>
          <w:rFonts w:ascii="Helvetica Neue" w:hAnsi="Helvetica Neue"/>
        </w:rPr>
        <w:t> page for details.</w:t>
      </w:r>
    </w:p>
    <w:p w14:paraId="2C43DB5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CI/CD</w:t>
      </w:r>
      <w:hyperlink r:id="rId323" w:anchor="cicd" w:tooltip="Permanent link" w:history="1">
        <w:r>
          <w:rPr>
            <w:rStyle w:val="Hyperlink"/>
            <w:rFonts w:ascii="Helvetica Neue" w:hAnsi="Helvetica Neue"/>
            <w:b w:val="0"/>
            <w:bCs w:val="0"/>
            <w:spacing w:val="-2"/>
            <w:u w:val="none"/>
          </w:rPr>
          <w:t>¶</w:t>
        </w:r>
      </w:hyperlink>
    </w:p>
    <w:p w14:paraId="4242C16B" w14:textId="77777777" w:rsidR="000240B6" w:rsidRDefault="000240B6" w:rsidP="000240B6">
      <w:pPr>
        <w:pStyle w:val="Heading4"/>
        <w:rPr>
          <w:rFonts w:ascii="Helvetica Neue" w:hAnsi="Helvetica Neue"/>
          <w:b/>
          <w:bCs/>
          <w:spacing w:val="-2"/>
        </w:rPr>
      </w:pPr>
      <w:proofErr w:type="spellStart"/>
      <w:r>
        <w:rPr>
          <w:rFonts w:ascii="Helvetica Neue" w:hAnsi="Helvetica Neue"/>
          <w:spacing w:val="-2"/>
        </w:rPr>
        <w:lastRenderedPageBreak/>
        <w:t>CodeDeploy</w:t>
      </w:r>
      <w:proofErr w:type="spellEnd"/>
      <w:r>
        <w:rPr>
          <w:rFonts w:ascii="Helvetica Neue" w:hAnsi="Helvetica Neue"/>
          <w:spacing w:val="-2"/>
        </w:rPr>
        <w:t xml:space="preserve"> </w:t>
      </w:r>
      <w:proofErr w:type="spellStart"/>
      <w:r>
        <w:rPr>
          <w:rFonts w:ascii="Helvetica Neue" w:hAnsi="Helvetica Neue"/>
          <w:spacing w:val="-2"/>
        </w:rPr>
        <w:t>AppSpec</w:t>
      </w:r>
      <w:proofErr w:type="spellEnd"/>
      <w:r>
        <w:rPr>
          <w:rFonts w:ascii="Helvetica Neue" w:hAnsi="Helvetica Neue"/>
          <w:spacing w:val="-2"/>
        </w:rPr>
        <w:fldChar w:fldCharType="begin"/>
      </w:r>
      <w:r>
        <w:rPr>
          <w:rFonts w:ascii="Helvetica Neue" w:hAnsi="Helvetica Neue"/>
          <w:spacing w:val="-2"/>
        </w:rPr>
        <w:instrText xml:space="preserve"> HYPERLINK "https://fall2019.csye6225.cloud/assignments/07/" \l "codedeploy-appspec" \o "Permanent link" </w:instrText>
      </w:r>
      <w:r>
        <w:rPr>
          <w:rFonts w:ascii="Helvetica Neue" w:hAnsi="Helvetica Neue"/>
          <w:spacing w:val="-2"/>
        </w:rPr>
        <w:fldChar w:fldCharType="separate"/>
      </w:r>
      <w:r>
        <w:rPr>
          <w:rStyle w:val="Hyperlink"/>
          <w:rFonts w:ascii="Helvetica Neue" w:hAnsi="Helvetica Neue"/>
          <w:spacing w:val="-2"/>
          <w:u w:val="none"/>
        </w:rPr>
        <w:t>¶</w:t>
      </w:r>
      <w:r>
        <w:rPr>
          <w:rFonts w:ascii="Helvetica Neue" w:hAnsi="Helvetica Neue"/>
          <w:spacing w:val="-2"/>
        </w:rPr>
        <w:fldChar w:fldCharType="end"/>
      </w:r>
    </w:p>
    <w:p w14:paraId="160308C8"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 xml:space="preserve">Create AWS </w:t>
      </w:r>
      <w:proofErr w:type="spellStart"/>
      <w:r>
        <w:rPr>
          <w:rFonts w:ascii="Helvetica Neue" w:hAnsi="Helvetica Neue"/>
        </w:rPr>
        <w:t>CodeDeploy</w:t>
      </w:r>
      <w:proofErr w:type="spellEnd"/>
      <w:r>
        <w:rPr>
          <w:rFonts w:ascii="Helvetica Neue" w:hAnsi="Helvetica Neue"/>
        </w:rPr>
        <w:t> </w:t>
      </w:r>
      <w:proofErr w:type="spellStart"/>
      <w:r>
        <w:rPr>
          <w:rStyle w:val="err"/>
          <w:rFonts w:ascii="Courier New" w:hAnsi="Courier New" w:cs="Courier New"/>
          <w:color w:val="A61717"/>
          <w:sz w:val="20"/>
          <w:szCs w:val="20"/>
        </w:rPr>
        <w:t>appspec.yml</w:t>
      </w:r>
      <w:proofErr w:type="spellEnd"/>
      <w:r>
        <w:rPr>
          <w:rFonts w:ascii="Helvetica Neue" w:hAnsi="Helvetica Neue"/>
        </w:rPr>
        <w:t> to deploy your application on EC2 instances. The </w:t>
      </w:r>
      <w:proofErr w:type="spellStart"/>
      <w:r>
        <w:rPr>
          <w:rStyle w:val="err"/>
          <w:rFonts w:ascii="Courier New" w:hAnsi="Courier New" w:cs="Courier New"/>
          <w:color w:val="A61717"/>
          <w:sz w:val="20"/>
          <w:szCs w:val="20"/>
        </w:rPr>
        <w:t>appspec.yml</w:t>
      </w:r>
      <w:proofErr w:type="spellEnd"/>
      <w:r>
        <w:rPr>
          <w:rFonts w:ascii="Helvetica Neue" w:hAnsi="Helvetica Neue"/>
        </w:rPr>
        <w:t> file should be in root of your repository.</w:t>
      </w:r>
    </w:p>
    <w:p w14:paraId="0D748B25" w14:textId="77777777" w:rsidR="000240B6" w:rsidRDefault="000240B6" w:rsidP="000240B6">
      <w:pPr>
        <w:pStyle w:val="Heading4"/>
        <w:rPr>
          <w:rFonts w:ascii="Helvetica Neue" w:hAnsi="Helvetica Neue"/>
          <w:spacing w:val="-2"/>
        </w:rPr>
      </w:pPr>
      <w:r>
        <w:rPr>
          <w:rFonts w:ascii="Helvetica Neue" w:hAnsi="Helvetica Neue"/>
          <w:spacing w:val="-2"/>
        </w:rPr>
        <w:t>Implement Continuous Deployment for Building AMIs</w:t>
      </w:r>
      <w:hyperlink r:id="rId324" w:anchor="implement-continuous-deployment-for-building-amis" w:tooltip="Permanent link" w:history="1">
        <w:r>
          <w:rPr>
            <w:rStyle w:val="Hyperlink"/>
            <w:rFonts w:ascii="Helvetica Neue" w:hAnsi="Helvetica Neue"/>
            <w:spacing w:val="-2"/>
            <w:u w:val="none"/>
          </w:rPr>
          <w:t>¶</w:t>
        </w:r>
      </w:hyperlink>
    </w:p>
    <w:p w14:paraId="4B0ABD8B" w14:textId="77777777" w:rsidR="000240B6" w:rsidRDefault="000240B6" w:rsidP="0047624C">
      <w:pPr>
        <w:numPr>
          <w:ilvl w:val="0"/>
          <w:numId w:val="102"/>
        </w:numPr>
        <w:spacing w:before="100" w:beforeAutospacing="1" w:after="120"/>
        <w:ind w:left="450"/>
        <w:rPr>
          <w:rFonts w:ascii="Helvetica Neue" w:hAnsi="Helvetica Neue"/>
        </w:rPr>
      </w:pPr>
      <w:r>
        <w:rPr>
          <w:rFonts w:ascii="Helvetica Neue" w:hAnsi="Helvetica Neue"/>
        </w:rPr>
        <w:t>Any changes pushed to your AMI GitHub repository should trigger a build with new private AMI being registered with AWS.</w:t>
      </w:r>
    </w:p>
    <w:p w14:paraId="761652B0" w14:textId="77777777" w:rsidR="000240B6" w:rsidRDefault="000240B6" w:rsidP="0047624C">
      <w:pPr>
        <w:numPr>
          <w:ilvl w:val="0"/>
          <w:numId w:val="102"/>
        </w:numPr>
        <w:spacing w:before="100" w:beforeAutospacing="1"/>
        <w:ind w:left="450"/>
        <w:rPr>
          <w:rFonts w:ascii="Helvetica Neue" w:hAnsi="Helvetica Neue"/>
        </w:rPr>
      </w:pPr>
      <w:r>
        <w:rPr>
          <w:rFonts w:ascii="Helvetica Neue" w:hAnsi="Helvetica Neue"/>
        </w:rPr>
        <w:t>Any IAM roles and policies needed to support this workflow must be added to your Terraform application module.</w:t>
      </w:r>
    </w:p>
    <w:p w14:paraId="516F17EE" w14:textId="77777777" w:rsidR="000240B6" w:rsidRDefault="000240B6" w:rsidP="000240B6">
      <w:pPr>
        <w:pStyle w:val="Heading4"/>
        <w:rPr>
          <w:rFonts w:ascii="Helvetica Neue" w:hAnsi="Helvetica Neue"/>
          <w:spacing w:val="-2"/>
        </w:rPr>
      </w:pPr>
      <w:r>
        <w:rPr>
          <w:rFonts w:ascii="Helvetica Neue" w:hAnsi="Helvetica Neue"/>
          <w:spacing w:val="-2"/>
        </w:rPr>
        <w:t>Implement Continuous Deployment for Web Application</w:t>
      </w:r>
      <w:hyperlink r:id="rId325" w:anchor="implement-continuous-deployment-for-web-application" w:tooltip="Permanent link" w:history="1">
        <w:r>
          <w:rPr>
            <w:rStyle w:val="Hyperlink"/>
            <w:rFonts w:ascii="Helvetica Neue" w:hAnsi="Helvetica Neue"/>
            <w:spacing w:val="-2"/>
            <w:u w:val="none"/>
          </w:rPr>
          <w:t>¶</w:t>
        </w:r>
      </w:hyperlink>
    </w:p>
    <w:p w14:paraId="2DF5F82D" w14:textId="77777777" w:rsidR="000240B6" w:rsidRDefault="000240B6" w:rsidP="0047624C">
      <w:pPr>
        <w:numPr>
          <w:ilvl w:val="0"/>
          <w:numId w:val="103"/>
        </w:numPr>
        <w:spacing w:before="100" w:beforeAutospacing="1" w:after="120"/>
        <w:ind w:left="450"/>
        <w:rPr>
          <w:rFonts w:ascii="Helvetica Neue" w:hAnsi="Helvetica Neue"/>
        </w:rPr>
      </w:pPr>
      <w:r>
        <w:rPr>
          <w:rFonts w:ascii="Helvetica Neue" w:hAnsi="Helvetica Neue"/>
        </w:rPr>
        <w:t>Any changes pushed to your application GitHub repository should trigger a build with artifact deployed on the EC2 instance.</w:t>
      </w:r>
    </w:p>
    <w:p w14:paraId="503EB3B5" w14:textId="77777777" w:rsidR="000240B6" w:rsidRDefault="000240B6" w:rsidP="0047624C">
      <w:pPr>
        <w:numPr>
          <w:ilvl w:val="0"/>
          <w:numId w:val="103"/>
        </w:numPr>
        <w:spacing w:before="100" w:beforeAutospacing="1"/>
        <w:ind w:left="450"/>
        <w:rPr>
          <w:rFonts w:ascii="Helvetica Neue" w:hAnsi="Helvetica Neue"/>
        </w:rPr>
      </w:pPr>
      <w:r>
        <w:rPr>
          <w:rFonts w:ascii="Helvetica Neue" w:hAnsi="Helvetica Neue"/>
        </w:rPr>
        <w:t>Any IAM roles and policies needed to support this workflow must be added to your Terraform application module.</w:t>
      </w:r>
    </w:p>
    <w:p w14:paraId="10810D0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Web Application Updates</w:t>
      </w:r>
      <w:hyperlink r:id="rId326" w:anchor="web-application-updates" w:tooltip="Permanent link" w:history="1">
        <w:r>
          <w:rPr>
            <w:rStyle w:val="Hyperlink"/>
            <w:rFonts w:ascii="Helvetica Neue" w:hAnsi="Helvetica Neue"/>
            <w:b w:val="0"/>
            <w:bCs w:val="0"/>
            <w:spacing w:val="-2"/>
            <w:u w:val="none"/>
          </w:rPr>
          <w:t>¶</w:t>
        </w:r>
      </w:hyperlink>
    </w:p>
    <w:p w14:paraId="41DDC36C"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Update your web application to connect to RDS instance and S3 bucket using AWS IAM roles.</w:t>
      </w:r>
    </w:p>
    <w:p w14:paraId="739EE611" w14:textId="77777777" w:rsidR="000240B6" w:rsidRDefault="000240B6" w:rsidP="0047624C">
      <w:pPr>
        <w:numPr>
          <w:ilvl w:val="0"/>
          <w:numId w:val="104"/>
        </w:numPr>
        <w:spacing w:before="100" w:beforeAutospacing="1" w:after="120"/>
        <w:ind w:left="450"/>
        <w:rPr>
          <w:rFonts w:ascii="Helvetica Neue" w:hAnsi="Helvetica Neue"/>
        </w:rPr>
      </w:pPr>
      <w:r>
        <w:rPr>
          <w:rFonts w:ascii="Helvetica Neue" w:hAnsi="Helvetica Neue"/>
        </w:rPr>
        <w:t>Any IAM roles, policies created to support this requirement must be added to your Terraform application module.</w:t>
      </w:r>
    </w:p>
    <w:p w14:paraId="31ED003B" w14:textId="77777777" w:rsidR="000240B6" w:rsidRDefault="000240B6" w:rsidP="0047624C">
      <w:pPr>
        <w:numPr>
          <w:ilvl w:val="0"/>
          <w:numId w:val="104"/>
        </w:numPr>
        <w:spacing w:before="100" w:beforeAutospacing="1" w:after="120"/>
        <w:ind w:left="450"/>
        <w:rPr>
          <w:rFonts w:ascii="Helvetica Neue" w:hAnsi="Helvetica Neue"/>
        </w:rPr>
      </w:pPr>
      <w:r>
        <w:rPr>
          <w:rFonts w:ascii="Helvetica Neue" w:hAnsi="Helvetica Neue"/>
        </w:rPr>
        <w:t>Images must be stored in the S3 bucket when the application is running on cloud (EC2 instances).</w:t>
      </w:r>
    </w:p>
    <w:p w14:paraId="6C2E9A31" w14:textId="77777777" w:rsidR="000240B6" w:rsidRDefault="000240B6" w:rsidP="0047624C">
      <w:pPr>
        <w:numPr>
          <w:ilvl w:val="0"/>
          <w:numId w:val="104"/>
        </w:numPr>
        <w:spacing w:before="100" w:beforeAutospacing="1"/>
        <w:ind w:left="450"/>
        <w:rPr>
          <w:rFonts w:ascii="Helvetica Neue" w:hAnsi="Helvetica Neue"/>
        </w:rPr>
      </w:pPr>
      <w:r>
        <w:rPr>
          <w:rFonts w:ascii="Helvetica Neue" w:hAnsi="Helvetica Neue"/>
        </w:rPr>
        <w:t>Web app must connect to RDS instance when running on cloud (EC2 instances).</w:t>
      </w:r>
    </w:p>
    <w:p w14:paraId="52DE43EF" w14:textId="77777777" w:rsidR="000240B6" w:rsidRDefault="000240B6" w:rsidP="000240B6">
      <w:pPr>
        <w:pStyle w:val="Heading4"/>
        <w:rPr>
          <w:rFonts w:ascii="Helvetica Neue" w:hAnsi="Helvetica Neue"/>
          <w:spacing w:val="-2"/>
        </w:rPr>
      </w:pPr>
      <w:r>
        <w:rPr>
          <w:rFonts w:ascii="Helvetica Neue" w:hAnsi="Helvetica Neue"/>
          <w:spacing w:val="-2"/>
        </w:rPr>
        <w:t>User Stories</w:t>
      </w:r>
      <w:hyperlink r:id="rId327" w:anchor="user-stories" w:tooltip="Permanent link" w:history="1">
        <w:r>
          <w:rPr>
            <w:rStyle w:val="Hyperlink"/>
            <w:rFonts w:ascii="Helvetica Neue" w:hAnsi="Helvetica Neue"/>
            <w:spacing w:val="-2"/>
            <w:u w:val="none"/>
          </w:rPr>
          <w:t>¶</w:t>
        </w:r>
      </w:hyperlink>
    </w:p>
    <w:p w14:paraId="33E104A9" w14:textId="77777777" w:rsidR="000240B6" w:rsidRDefault="000240B6" w:rsidP="0047624C">
      <w:pPr>
        <w:numPr>
          <w:ilvl w:val="0"/>
          <w:numId w:val="105"/>
        </w:numPr>
        <w:spacing w:before="100" w:beforeAutospacing="1" w:after="120"/>
        <w:ind w:left="450"/>
        <w:rPr>
          <w:rFonts w:ascii="Helvetica Neue" w:hAnsi="Helvetica Neue"/>
        </w:rPr>
      </w:pPr>
      <w:r>
        <w:rPr>
          <w:rFonts w:ascii="Helvetica Neue" w:hAnsi="Helvetica Neue"/>
        </w:rPr>
        <w:t>As a user, I want all application log data to be available in CloudWatch.</w:t>
      </w:r>
    </w:p>
    <w:p w14:paraId="5A7CA341" w14:textId="77777777" w:rsidR="000240B6" w:rsidRDefault="000240B6" w:rsidP="0047624C">
      <w:pPr>
        <w:numPr>
          <w:ilvl w:val="0"/>
          <w:numId w:val="105"/>
        </w:numPr>
        <w:spacing w:before="100" w:beforeAutospacing="1" w:after="120"/>
        <w:ind w:left="450"/>
        <w:rPr>
          <w:rFonts w:ascii="Helvetica Neue" w:hAnsi="Helvetica Neue"/>
        </w:rPr>
      </w:pPr>
      <w:r>
        <w:rPr>
          <w:rFonts w:ascii="Helvetica Neue" w:hAnsi="Helvetica Neue"/>
        </w:rPr>
        <w:t>As a user, I want metrics on API usage available in CloudWatch.</w:t>
      </w:r>
    </w:p>
    <w:p w14:paraId="7A8FE8F9" w14:textId="77777777" w:rsidR="000240B6" w:rsidRDefault="000240B6" w:rsidP="0047624C">
      <w:pPr>
        <w:numPr>
          <w:ilvl w:val="0"/>
          <w:numId w:val="105"/>
        </w:numPr>
        <w:spacing w:before="100" w:beforeAutospacing="1" w:after="120"/>
        <w:ind w:left="450"/>
        <w:rPr>
          <w:rFonts w:ascii="Helvetica Neue" w:hAnsi="Helvetica Neue"/>
        </w:rPr>
      </w:pPr>
      <w:r>
        <w:rPr>
          <w:rFonts w:ascii="Helvetica Neue" w:hAnsi="Helvetica Neue"/>
        </w:rPr>
        <w:t>Create following custom metrics for every API we have implemented in the web application. The metrics data should be collected in CloudWatch.</w:t>
      </w:r>
    </w:p>
    <w:p w14:paraId="7DE99C07" w14:textId="77777777" w:rsidR="000240B6" w:rsidRDefault="000240B6" w:rsidP="0047624C">
      <w:pPr>
        <w:numPr>
          <w:ilvl w:val="1"/>
          <w:numId w:val="105"/>
        </w:numPr>
        <w:spacing w:beforeAutospacing="1"/>
        <w:ind w:left="900"/>
        <w:rPr>
          <w:rFonts w:ascii="Helvetica Neue" w:hAnsi="Helvetica Neue"/>
        </w:rPr>
      </w:pPr>
      <w:r>
        <w:rPr>
          <w:rStyle w:val="err"/>
          <w:rFonts w:ascii="Courier New" w:hAnsi="Courier New" w:cs="Courier New"/>
          <w:color w:val="A61717"/>
          <w:sz w:val="20"/>
          <w:szCs w:val="20"/>
        </w:rPr>
        <w:t>Count</w:t>
      </w:r>
      <w:r>
        <w:rPr>
          <w:rFonts w:ascii="Helvetica Neue" w:hAnsi="Helvetica Neue"/>
        </w:rPr>
        <w:t> number of times each API is called.</w:t>
      </w:r>
    </w:p>
    <w:p w14:paraId="0613B740" w14:textId="77777777" w:rsidR="000240B6" w:rsidRDefault="000240B6" w:rsidP="0047624C">
      <w:pPr>
        <w:numPr>
          <w:ilvl w:val="1"/>
          <w:numId w:val="105"/>
        </w:numPr>
        <w:spacing w:beforeAutospacing="1"/>
        <w:ind w:left="900"/>
        <w:rPr>
          <w:rFonts w:ascii="Helvetica Neue" w:hAnsi="Helvetica Neue"/>
        </w:rPr>
      </w:pPr>
      <w:r>
        <w:rPr>
          <w:rFonts w:ascii="Helvetica Neue" w:hAnsi="Helvetica Neue"/>
        </w:rPr>
        <w:t>Using </w:t>
      </w:r>
      <w:r>
        <w:rPr>
          <w:rStyle w:val="err"/>
          <w:rFonts w:ascii="Courier New" w:hAnsi="Courier New" w:cs="Courier New"/>
          <w:color w:val="A61717"/>
          <w:sz w:val="20"/>
          <w:szCs w:val="20"/>
        </w:rPr>
        <w:t>Timer</w:t>
      </w:r>
      <w:r>
        <w:rPr>
          <w:rFonts w:ascii="Helvetica Neue" w:hAnsi="Helvetica Neue"/>
        </w:rPr>
        <w:t> metrics data type, time (in milliseconds) each API call so we can understand how long it takes for the application to process an API call.</w:t>
      </w:r>
    </w:p>
    <w:p w14:paraId="3D69CBB8" w14:textId="77777777" w:rsidR="000240B6" w:rsidRDefault="000240B6" w:rsidP="0047624C">
      <w:pPr>
        <w:numPr>
          <w:ilvl w:val="1"/>
          <w:numId w:val="105"/>
        </w:numPr>
        <w:spacing w:beforeAutospacing="1"/>
        <w:ind w:left="900"/>
        <w:rPr>
          <w:rFonts w:ascii="Helvetica Neue" w:hAnsi="Helvetica Neue"/>
        </w:rPr>
      </w:pPr>
      <w:r>
        <w:rPr>
          <w:rFonts w:ascii="Helvetica Neue" w:hAnsi="Helvetica Neue"/>
        </w:rPr>
        <w:t>Using </w:t>
      </w:r>
      <w:r>
        <w:rPr>
          <w:rStyle w:val="err"/>
          <w:rFonts w:ascii="Courier New" w:hAnsi="Courier New" w:cs="Courier New"/>
          <w:color w:val="A61717"/>
          <w:sz w:val="20"/>
          <w:szCs w:val="20"/>
        </w:rPr>
        <w:t>Timer</w:t>
      </w:r>
      <w:r>
        <w:rPr>
          <w:rFonts w:ascii="Helvetica Neue" w:hAnsi="Helvetica Neue"/>
        </w:rPr>
        <w:t> metrics data type, time (in milliseconds) each database query executed by your application.</w:t>
      </w:r>
    </w:p>
    <w:p w14:paraId="1EB937E6" w14:textId="77777777" w:rsidR="000240B6" w:rsidRDefault="000240B6" w:rsidP="0047624C">
      <w:pPr>
        <w:numPr>
          <w:ilvl w:val="1"/>
          <w:numId w:val="105"/>
        </w:numPr>
        <w:spacing w:beforeAutospacing="1"/>
        <w:ind w:left="900"/>
        <w:rPr>
          <w:rFonts w:ascii="Helvetica Neue" w:hAnsi="Helvetica Neue"/>
        </w:rPr>
      </w:pPr>
      <w:r>
        <w:rPr>
          <w:rFonts w:ascii="Helvetica Neue" w:hAnsi="Helvetica Neue"/>
        </w:rPr>
        <w:t>Using </w:t>
      </w:r>
      <w:r>
        <w:rPr>
          <w:rStyle w:val="err"/>
          <w:rFonts w:ascii="Courier New" w:hAnsi="Courier New" w:cs="Courier New"/>
          <w:color w:val="A61717"/>
          <w:sz w:val="20"/>
          <w:szCs w:val="20"/>
        </w:rPr>
        <w:t>Timer</w:t>
      </w:r>
      <w:r>
        <w:rPr>
          <w:rFonts w:ascii="Helvetica Neue" w:hAnsi="Helvetica Neue"/>
        </w:rPr>
        <w:t> metrics data type, time (in milliseconds) each call made to AWS S3 service by your application.</w:t>
      </w:r>
    </w:p>
    <w:p w14:paraId="42A2352B" w14:textId="77777777" w:rsidR="000240B6" w:rsidRDefault="000240B6" w:rsidP="0047624C">
      <w:pPr>
        <w:numPr>
          <w:ilvl w:val="0"/>
          <w:numId w:val="105"/>
        </w:numPr>
        <w:spacing w:before="100" w:beforeAutospacing="1" w:after="120"/>
        <w:ind w:left="450"/>
        <w:rPr>
          <w:rFonts w:ascii="Helvetica Neue" w:hAnsi="Helvetica Neue"/>
        </w:rPr>
      </w:pPr>
      <w:r>
        <w:rPr>
          <w:rFonts w:ascii="Helvetica Neue" w:hAnsi="Helvetica Neue"/>
        </w:rPr>
        <w:t>You can retrieve custom metrics using either </w:t>
      </w:r>
      <w:proofErr w:type="spellStart"/>
      <w:r>
        <w:rPr>
          <w:rFonts w:ascii="Helvetica Neue" w:hAnsi="Helvetica Neue"/>
        </w:rPr>
        <w:fldChar w:fldCharType="begin"/>
      </w:r>
      <w:r>
        <w:rPr>
          <w:rFonts w:ascii="Helvetica Neue" w:hAnsi="Helvetica Neue"/>
        </w:rPr>
        <w:instrText xml:space="preserve"> HYPERLINK "https://docs.aws.amazon.com/AmazonCloudWatch/latest/monitoring/CloudWatch-Agent-custom-metrics-statsd.html" </w:instrText>
      </w:r>
      <w:r>
        <w:rPr>
          <w:rFonts w:ascii="Helvetica Neue" w:hAnsi="Helvetica Neue"/>
        </w:rPr>
        <w:fldChar w:fldCharType="separate"/>
      </w:r>
      <w:r>
        <w:rPr>
          <w:rStyle w:val="Hyperlink"/>
          <w:rFonts w:ascii="Helvetica Neue" w:hAnsi="Helvetica Neue"/>
          <w:color w:val="2196F3"/>
          <w:u w:val="none"/>
        </w:rPr>
        <w:t>StatsD</w:t>
      </w:r>
      <w:proofErr w:type="spellEnd"/>
      <w:r>
        <w:rPr>
          <w:rFonts w:ascii="Helvetica Neue" w:hAnsi="Helvetica Neue"/>
        </w:rPr>
        <w:fldChar w:fldCharType="end"/>
      </w:r>
      <w:r>
        <w:rPr>
          <w:rFonts w:ascii="Helvetica Neue" w:hAnsi="Helvetica Neue"/>
        </w:rPr>
        <w:t> or </w:t>
      </w:r>
      <w:proofErr w:type="spellStart"/>
      <w:r>
        <w:rPr>
          <w:rFonts w:ascii="Helvetica Neue" w:hAnsi="Helvetica Neue"/>
        </w:rPr>
        <w:fldChar w:fldCharType="begin"/>
      </w:r>
      <w:r>
        <w:rPr>
          <w:rFonts w:ascii="Helvetica Neue" w:hAnsi="Helvetica Neue"/>
        </w:rPr>
        <w:instrText xml:space="preserve"> HYPERLINK "https://docs.aws.amazon.com/AmazonCloudWatch/latest/monitoring/CloudWatch-Agent-custom-metrics-collectd.html" </w:instrText>
      </w:r>
      <w:r>
        <w:rPr>
          <w:rFonts w:ascii="Helvetica Neue" w:hAnsi="Helvetica Neue"/>
        </w:rPr>
        <w:fldChar w:fldCharType="separate"/>
      </w:r>
      <w:r>
        <w:rPr>
          <w:rStyle w:val="Hyperlink"/>
          <w:rFonts w:ascii="Helvetica Neue" w:hAnsi="Helvetica Neue"/>
          <w:color w:val="2196F3"/>
          <w:u w:val="none"/>
        </w:rPr>
        <w:t>collectd</w:t>
      </w:r>
      <w:proofErr w:type="spellEnd"/>
      <w:r>
        <w:rPr>
          <w:rFonts w:ascii="Helvetica Neue" w:hAnsi="Helvetica Neue"/>
        </w:rPr>
        <w:fldChar w:fldCharType="end"/>
      </w:r>
      <w:r>
        <w:rPr>
          <w:rFonts w:ascii="Helvetica Neue" w:hAnsi="Helvetica Neue"/>
        </w:rPr>
        <w:t>.</w:t>
      </w:r>
    </w:p>
    <w:p w14:paraId="63DE7874" w14:textId="77777777" w:rsidR="000240B6" w:rsidRDefault="000240B6" w:rsidP="0047624C">
      <w:pPr>
        <w:numPr>
          <w:ilvl w:val="0"/>
          <w:numId w:val="105"/>
        </w:numPr>
        <w:spacing w:before="100" w:beforeAutospacing="1"/>
        <w:ind w:left="450"/>
        <w:rPr>
          <w:rFonts w:ascii="Helvetica Neue" w:hAnsi="Helvetica Neue"/>
        </w:rPr>
      </w:pPr>
      <w:r>
        <w:rPr>
          <w:rFonts w:ascii="Helvetica Neue" w:hAnsi="Helvetica Neue"/>
        </w:rPr>
        <w:lastRenderedPageBreak/>
        <w:t xml:space="preserve">CloudWatch agent configuration file must be copied over to the EC2 server when application is being deployed by </w:t>
      </w:r>
      <w:proofErr w:type="spellStart"/>
      <w:r>
        <w:rPr>
          <w:rFonts w:ascii="Helvetica Neue" w:hAnsi="Helvetica Neue"/>
        </w:rPr>
        <w:t>CodeDeploy</w:t>
      </w:r>
      <w:proofErr w:type="spellEnd"/>
      <w:r>
        <w:rPr>
          <w:rFonts w:ascii="Helvetica Neue" w:hAnsi="Helvetica Neue"/>
        </w:rPr>
        <w:t>. You will also need to configure CloudWatch agent before starting your service.</w:t>
      </w:r>
    </w:p>
    <w:p w14:paraId="68BFDF11"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Grading Guidelines</w:t>
      </w:r>
      <w:hyperlink r:id="rId328" w:anchor="grading-guidelines" w:tooltip="Permanent link" w:history="1">
        <w:r>
          <w:rPr>
            <w:rStyle w:val="Hyperlink"/>
            <w:rFonts w:ascii="Helvetica Neue" w:hAnsi="Helvetica Neue"/>
            <w:b w:val="0"/>
            <w:bCs w:val="0"/>
            <w:spacing w:val="-2"/>
            <w:u w:val="none"/>
          </w:rPr>
          <w:t>¶</w:t>
        </w:r>
      </w:hyperlink>
    </w:p>
    <w:p w14:paraId="23DD82B8" w14:textId="77777777" w:rsidR="000240B6" w:rsidRDefault="000240B6" w:rsidP="000240B6">
      <w:pPr>
        <w:pStyle w:val="admonition-title"/>
        <w:rPr>
          <w:rFonts w:ascii="Helvetica Neue" w:hAnsi="Helvetica Neue"/>
          <w:b/>
          <w:bCs/>
        </w:rPr>
      </w:pPr>
      <w:r>
        <w:rPr>
          <w:rFonts w:ascii="Helvetica Neue" w:hAnsi="Helvetica Neue"/>
          <w:b/>
          <w:bCs/>
        </w:rPr>
        <w:t>Warning</w:t>
      </w:r>
    </w:p>
    <w:p w14:paraId="03EC83C5" w14:textId="77777777" w:rsidR="000240B6" w:rsidRDefault="000240B6" w:rsidP="000240B6">
      <w:pPr>
        <w:pStyle w:val="NormalWeb"/>
        <w:rPr>
          <w:rFonts w:ascii="Helvetica Neue" w:hAnsi="Helvetica Neue"/>
        </w:rPr>
      </w:pPr>
      <w:r>
        <w:rPr>
          <w:rFonts w:ascii="Helvetica Neue" w:hAnsi="Helvetica Neue"/>
        </w:rPr>
        <w:t>Following guidelines are for information only. They are subject to change at the discretion of the instructor and TA.</w:t>
      </w:r>
    </w:p>
    <w:p w14:paraId="2387D584"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Previous Assignment Objectives</w:t>
      </w:r>
      <w:hyperlink r:id="rId329" w:anchor="previous-assignment-objectives" w:tooltip="Permanent link" w:history="1">
        <w:r>
          <w:rPr>
            <w:rStyle w:val="Hyperlink"/>
            <w:rFonts w:ascii="Helvetica Neue" w:hAnsi="Helvetica Neue"/>
            <w:b w:val="0"/>
            <w:bCs w:val="0"/>
            <w:spacing w:val="-2"/>
            <w:u w:val="none"/>
          </w:rPr>
          <w:t>¶</w:t>
        </w:r>
      </w:hyperlink>
    </w:p>
    <w:p w14:paraId="2D16DE3B" w14:textId="77777777" w:rsidR="000240B6" w:rsidRDefault="000240B6" w:rsidP="0047624C">
      <w:pPr>
        <w:numPr>
          <w:ilvl w:val="0"/>
          <w:numId w:val="106"/>
        </w:numPr>
        <w:spacing w:before="100" w:beforeAutospacing="1"/>
        <w:ind w:left="450"/>
        <w:rPr>
          <w:rFonts w:ascii="Helvetica Neue" w:hAnsi="Helvetica Neue"/>
        </w:rPr>
      </w:pPr>
      <w:r>
        <w:rPr>
          <w:rFonts w:ascii="Helvetica Neue" w:hAnsi="Helvetica Neue"/>
        </w:rPr>
        <w:t>TAs must verify that students have resolved all open issues from previous assignment(s).</w:t>
      </w:r>
    </w:p>
    <w:p w14:paraId="61583687"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Git (20% Penalty)</w:t>
      </w:r>
      <w:hyperlink r:id="rId330" w:anchor="git-20-penalty" w:tooltip="Permanent link" w:history="1">
        <w:r>
          <w:rPr>
            <w:rStyle w:val="Hyperlink"/>
            <w:rFonts w:ascii="Helvetica Neue" w:hAnsi="Helvetica Neue"/>
            <w:b w:val="0"/>
            <w:bCs w:val="0"/>
            <w:spacing w:val="-2"/>
            <w:u w:val="none"/>
          </w:rPr>
          <w:t>¶</w:t>
        </w:r>
      </w:hyperlink>
    </w:p>
    <w:p w14:paraId="1030C29F" w14:textId="77777777" w:rsidR="000240B6" w:rsidRDefault="000240B6" w:rsidP="0047624C">
      <w:pPr>
        <w:numPr>
          <w:ilvl w:val="0"/>
          <w:numId w:val="107"/>
        </w:numPr>
        <w:spacing w:beforeAutospacing="1"/>
        <w:ind w:left="450"/>
        <w:rPr>
          <w:rFonts w:ascii="Helvetica Neue" w:hAnsi="Helvetica Neue"/>
        </w:rPr>
      </w:pPr>
      <w:r>
        <w:rPr>
          <w:rFonts w:ascii="Helvetica Neue" w:hAnsi="Helvetica Neue"/>
        </w:rPr>
        <w:t xml:space="preserve">All team members must use the </w:t>
      </w:r>
      <w:proofErr w:type="spellStart"/>
      <w:r>
        <w:rPr>
          <w:rFonts w:ascii="Helvetica Neue" w:hAnsi="Helvetica Neue"/>
        </w:rPr>
        <w:t>Github</w:t>
      </w:r>
      <w:proofErr w:type="spellEnd"/>
      <w:r>
        <w:rPr>
          <w:rFonts w:ascii="Helvetica Neue" w:hAnsi="Helvetica Neue"/>
        </w:rPr>
        <w:t xml:space="preserve"> forking workflow and their repositories (master branch which must include code for this assignment) must be in-sync. Check this by asking students to create pull request between their </w:t>
      </w:r>
      <w:r>
        <w:rPr>
          <w:rStyle w:val="err"/>
          <w:rFonts w:ascii="Courier New" w:hAnsi="Courier New" w:cs="Courier New"/>
          <w:color w:val="A61717"/>
          <w:sz w:val="20"/>
          <w:szCs w:val="20"/>
        </w:rPr>
        <w:t>master</w:t>
      </w:r>
      <w:r>
        <w:rPr>
          <w:rFonts w:ascii="Helvetica Neue" w:hAnsi="Helvetica Neue"/>
        </w:rPr>
        <w:t> branch and their scrum master’s </w:t>
      </w:r>
      <w:r>
        <w:rPr>
          <w:rStyle w:val="err"/>
          <w:rFonts w:ascii="Courier New" w:hAnsi="Courier New" w:cs="Courier New"/>
          <w:color w:val="A61717"/>
          <w:sz w:val="20"/>
          <w:szCs w:val="20"/>
        </w:rPr>
        <w:t>master</w:t>
      </w:r>
      <w:r>
        <w:rPr>
          <w:rFonts w:ascii="Helvetica Neue" w:hAnsi="Helvetica Neue"/>
        </w:rPr>
        <w:t> branch. There should be no changes. Verify that all assignment changes are in </w:t>
      </w:r>
      <w:r>
        <w:rPr>
          <w:rStyle w:val="err"/>
          <w:rFonts w:ascii="Courier New" w:hAnsi="Courier New" w:cs="Courier New"/>
          <w:color w:val="A61717"/>
          <w:sz w:val="20"/>
          <w:szCs w:val="20"/>
        </w:rPr>
        <w:t>master</w:t>
      </w:r>
      <w:r>
        <w:rPr>
          <w:rFonts w:ascii="Helvetica Neue" w:hAnsi="Helvetica Neue"/>
        </w:rPr>
        <w:t> branch.</w:t>
      </w:r>
    </w:p>
    <w:p w14:paraId="39A6FE9E" w14:textId="77777777" w:rsidR="000240B6" w:rsidRDefault="000240B6" w:rsidP="0047624C">
      <w:pPr>
        <w:numPr>
          <w:ilvl w:val="0"/>
          <w:numId w:val="107"/>
        </w:numPr>
        <w:spacing w:beforeAutospacing="1"/>
        <w:ind w:left="450"/>
        <w:rPr>
          <w:rFonts w:ascii="Helvetica Neue" w:hAnsi="Helvetica Neue"/>
        </w:rPr>
      </w:pPr>
      <w:r>
        <w:rPr>
          <w:rFonts w:ascii="Helvetica Neue" w:hAnsi="Helvetica Neue"/>
        </w:rPr>
        <w:t>Students must show pull requests raised for their code changes contribution. A student who has not raised any pull request for the assignment gets </w:t>
      </w:r>
      <w:r>
        <w:rPr>
          <w:rStyle w:val="err"/>
          <w:rFonts w:ascii="Courier New" w:hAnsi="Courier New" w:cs="Courier New"/>
          <w:color w:val="A61717"/>
          <w:sz w:val="20"/>
          <w:szCs w:val="20"/>
        </w:rPr>
        <w:t>0</w:t>
      </w:r>
      <w:r>
        <w:rPr>
          <w:rFonts w:ascii="Helvetica Neue" w:hAnsi="Helvetica Neue"/>
        </w:rPr>
        <w:t> points for the whole assignment.</w:t>
      </w:r>
    </w:p>
    <w:p w14:paraId="5682B75B" w14:textId="77777777" w:rsidR="000240B6" w:rsidRDefault="000240B6" w:rsidP="0047624C">
      <w:pPr>
        <w:numPr>
          <w:ilvl w:val="0"/>
          <w:numId w:val="107"/>
        </w:numPr>
        <w:spacing w:before="100" w:beforeAutospacing="1" w:after="120"/>
        <w:ind w:left="450"/>
        <w:rPr>
          <w:rFonts w:ascii="Helvetica Neue" w:hAnsi="Helvetica Neue"/>
        </w:rPr>
      </w:pPr>
      <w:r>
        <w:rPr>
          <w:rFonts w:ascii="Helvetica Neue" w:hAnsi="Helvetica Neue"/>
        </w:rPr>
        <w:t>Added TAs and instructor as collaborator to the GitHub repository.</w:t>
      </w:r>
    </w:p>
    <w:p w14:paraId="6FC11498" w14:textId="77777777" w:rsidR="000240B6" w:rsidRDefault="000240B6" w:rsidP="0047624C">
      <w:pPr>
        <w:numPr>
          <w:ilvl w:val="0"/>
          <w:numId w:val="107"/>
        </w:numPr>
        <w:spacing w:before="100" w:beforeAutospacing="1" w:after="120"/>
        <w:ind w:left="450"/>
        <w:rPr>
          <w:rFonts w:ascii="Helvetica Neue" w:hAnsi="Helvetica Neue"/>
        </w:rPr>
      </w:pPr>
      <w:r>
        <w:rPr>
          <w:rFonts w:ascii="Helvetica Neue" w:hAnsi="Helvetica Neue"/>
        </w:rPr>
        <w:t>Verify that students have README.md file in their git repository and it contains instructions on how to build, test and deploy their application including any pre-requisites for programming language, frameworks and third-party libraries.</w:t>
      </w:r>
    </w:p>
    <w:p w14:paraId="5D3FF2B1" w14:textId="77777777" w:rsidR="000240B6" w:rsidRDefault="000240B6" w:rsidP="0047624C">
      <w:pPr>
        <w:numPr>
          <w:ilvl w:val="0"/>
          <w:numId w:val="107"/>
        </w:numPr>
        <w:spacing w:beforeAutospacing="1"/>
        <w:ind w:left="450"/>
        <w:rPr>
          <w:rFonts w:ascii="Helvetica Neue" w:hAnsi="Helvetica Neue"/>
        </w:rPr>
      </w:pPr>
      <w:r>
        <w:rPr>
          <w:rFonts w:ascii="Helvetica Neue" w:hAnsi="Helvetica Neue"/>
        </w:rPr>
        <w:t>Verify that dev environment is not setup in </w:t>
      </w:r>
      <w:r>
        <w:rPr>
          <w:rStyle w:val="err"/>
          <w:rFonts w:ascii="Courier New" w:hAnsi="Courier New" w:cs="Courier New"/>
          <w:color w:val="A61717"/>
          <w:sz w:val="20"/>
          <w:szCs w:val="20"/>
        </w:rPr>
        <w:t>Downloads</w:t>
      </w:r>
      <w:r>
        <w:rPr>
          <w:rFonts w:ascii="Helvetica Neue" w:hAnsi="Helvetica Neue"/>
        </w:rPr>
        <w:t> folder.</w:t>
      </w:r>
    </w:p>
    <w:p w14:paraId="794E6AA8" w14:textId="77777777" w:rsidR="000240B6" w:rsidRDefault="000240B6" w:rsidP="0047624C">
      <w:pPr>
        <w:numPr>
          <w:ilvl w:val="0"/>
          <w:numId w:val="107"/>
        </w:numPr>
        <w:spacing w:beforeAutospacing="1"/>
        <w:ind w:left="450"/>
        <w:rPr>
          <w:rFonts w:ascii="Helvetica Neue" w:hAnsi="Helvetica Neue"/>
        </w:rPr>
      </w:pPr>
      <w:r>
        <w:rPr>
          <w:rFonts w:ascii="Helvetica Neue" w:hAnsi="Helvetica Neue"/>
        </w:rPr>
        <w:t>Git repositories should be cloned locally using </w:t>
      </w:r>
      <w:r>
        <w:rPr>
          <w:rStyle w:val="err"/>
          <w:rFonts w:ascii="Courier New" w:hAnsi="Courier New" w:cs="Courier New"/>
          <w:color w:val="A61717"/>
          <w:sz w:val="20"/>
          <w:szCs w:val="20"/>
        </w:rPr>
        <w:t>git/</w:t>
      </w:r>
      <w:proofErr w:type="spellStart"/>
      <w:r>
        <w:rPr>
          <w:rStyle w:val="err"/>
          <w:rFonts w:ascii="Courier New" w:hAnsi="Courier New" w:cs="Courier New"/>
          <w:color w:val="A61717"/>
          <w:sz w:val="20"/>
          <w:szCs w:val="20"/>
        </w:rPr>
        <w:t>ssh</w:t>
      </w:r>
      <w:proofErr w:type="spellEnd"/>
      <w:r>
        <w:rPr>
          <w:rFonts w:ascii="Helvetica Neue" w:hAnsi="Helvetica Neue"/>
        </w:rPr>
        <w:t> protocol and not </w:t>
      </w:r>
      <w:r>
        <w:rPr>
          <w:rStyle w:val="err"/>
          <w:rFonts w:ascii="Courier New" w:hAnsi="Courier New" w:cs="Courier New"/>
          <w:color w:val="A61717"/>
          <w:sz w:val="20"/>
          <w:szCs w:val="20"/>
        </w:rPr>
        <w:t>https</w:t>
      </w:r>
      <w:r>
        <w:rPr>
          <w:rFonts w:ascii="Helvetica Neue" w:hAnsi="Helvetica Neue"/>
        </w:rPr>
        <w:t>. Verify this by running </w:t>
      </w:r>
      <w:r>
        <w:rPr>
          <w:rStyle w:val="err"/>
          <w:rFonts w:ascii="Courier New" w:hAnsi="Courier New" w:cs="Courier New"/>
          <w:color w:val="A61717"/>
          <w:sz w:val="20"/>
          <w:szCs w:val="20"/>
        </w:rPr>
        <w:t>git remote -v</w:t>
      </w:r>
      <w:r>
        <w:rPr>
          <w:rFonts w:ascii="Helvetica Neue" w:hAnsi="Helvetica Neue"/>
        </w:rPr>
        <w:t> command in the cloned repository in the VM.</w:t>
      </w:r>
    </w:p>
    <w:p w14:paraId="505EA09F" w14:textId="77777777" w:rsidR="000240B6" w:rsidRDefault="000240B6" w:rsidP="0047624C">
      <w:pPr>
        <w:numPr>
          <w:ilvl w:val="0"/>
          <w:numId w:val="107"/>
        </w:numPr>
        <w:spacing w:beforeAutospacing="1"/>
        <w:ind w:left="450"/>
        <w:rPr>
          <w:rFonts w:ascii="Helvetica Neue" w:hAnsi="Helvetica Neue"/>
        </w:rPr>
      </w:pPr>
      <w:r>
        <w:rPr>
          <w:rFonts w:ascii="Helvetica Neue" w:hAnsi="Helvetica Neue"/>
        </w:rPr>
        <w:t>Ask students to perform </w:t>
      </w:r>
      <w:r>
        <w:rPr>
          <w:rStyle w:val="err"/>
          <w:rFonts w:ascii="Courier New" w:hAnsi="Courier New" w:cs="Courier New"/>
          <w:color w:val="A61717"/>
          <w:sz w:val="20"/>
          <w:szCs w:val="20"/>
        </w:rPr>
        <w:t>git pull</w:t>
      </w:r>
      <w:r>
        <w:rPr>
          <w:rFonts w:ascii="Helvetica Neue" w:hAnsi="Helvetica Neue"/>
        </w:rPr>
        <w:t> from scrum master’s repo and run the </w:t>
      </w:r>
      <w:r>
        <w:rPr>
          <w:rStyle w:val="err"/>
          <w:rFonts w:ascii="Courier New" w:hAnsi="Courier New" w:cs="Courier New"/>
          <w:color w:val="A61717"/>
          <w:sz w:val="20"/>
          <w:szCs w:val="20"/>
        </w:rPr>
        <w:t>git status</w:t>
      </w:r>
      <w:r>
        <w:rPr>
          <w:rFonts w:ascii="Helvetica Neue" w:hAnsi="Helvetica Neue"/>
        </w:rPr>
        <w:t> command. This must be done from terminal.</w:t>
      </w:r>
    </w:p>
    <w:p w14:paraId="5944DBB0" w14:textId="77777777" w:rsidR="000240B6" w:rsidRDefault="000240B6" w:rsidP="000240B6">
      <w:pPr>
        <w:pStyle w:val="Heading4"/>
        <w:rPr>
          <w:rFonts w:ascii="Helvetica Neue" w:hAnsi="Helvetica Neue"/>
          <w:spacing w:val="-2"/>
        </w:rPr>
      </w:pPr>
      <w:r>
        <w:rPr>
          <w:rFonts w:ascii="Helvetica Neue" w:hAnsi="Helvetica Neue"/>
          <w:spacing w:val="-2"/>
        </w:rPr>
        <w:t>Git Repository Content Check</w:t>
      </w:r>
      <w:hyperlink r:id="rId331" w:anchor="git-repository-content-check" w:tooltip="Permanent link" w:history="1">
        <w:r>
          <w:rPr>
            <w:rStyle w:val="Hyperlink"/>
            <w:rFonts w:ascii="Helvetica Neue" w:hAnsi="Helvetica Neue"/>
            <w:spacing w:val="-2"/>
            <w:u w:val="none"/>
          </w:rPr>
          <w:t>¶</w:t>
        </w:r>
      </w:hyperlink>
    </w:p>
    <w:p w14:paraId="41ACC64E" w14:textId="77777777" w:rsidR="000240B6" w:rsidRDefault="000240B6" w:rsidP="0047624C">
      <w:pPr>
        <w:numPr>
          <w:ilvl w:val="0"/>
          <w:numId w:val="108"/>
        </w:numPr>
        <w:spacing w:before="100" w:beforeAutospacing="1" w:after="120"/>
        <w:ind w:left="450"/>
        <w:rPr>
          <w:rFonts w:ascii="Helvetica Neue" w:hAnsi="Helvetica Neue"/>
        </w:rPr>
      </w:pPr>
      <w:r>
        <w:rPr>
          <w:rFonts w:ascii="Helvetica Neue" w:hAnsi="Helvetica Neue"/>
        </w:rPr>
        <w:t>Check the repository for any AWS credentials.</w:t>
      </w:r>
    </w:p>
    <w:p w14:paraId="1C40703C" w14:textId="77777777" w:rsidR="000240B6" w:rsidRDefault="000240B6" w:rsidP="0047624C">
      <w:pPr>
        <w:numPr>
          <w:ilvl w:val="0"/>
          <w:numId w:val="108"/>
        </w:numPr>
        <w:spacing w:beforeAutospacing="1"/>
        <w:ind w:left="450"/>
        <w:rPr>
          <w:rFonts w:ascii="Helvetica Neue" w:hAnsi="Helvetica Neue"/>
        </w:rPr>
      </w:pPr>
      <w:r>
        <w:rPr>
          <w:rFonts w:ascii="Helvetica Neue" w:hAnsi="Helvetica Neue"/>
        </w:rPr>
        <w:t xml:space="preserve">Check the repository for any IDE specific files. IDE configuration files must not be in repository. Verify </w:t>
      </w:r>
      <w:proofErr w:type="gramStart"/>
      <w:r>
        <w:rPr>
          <w:rFonts w:ascii="Helvetica Neue" w:hAnsi="Helvetica Neue"/>
        </w:rPr>
        <w:t>their </w:t>
      </w:r>
      <w:r>
        <w:rPr>
          <w:rStyle w:val="na"/>
          <w:color w:val="C2185B"/>
        </w:rPr>
        <w:t>.</w:t>
      </w:r>
      <w:proofErr w:type="spellStart"/>
      <w:r>
        <w:rPr>
          <w:rStyle w:val="na"/>
          <w:color w:val="C2185B"/>
        </w:rPr>
        <w:t>gitignore</w:t>
      </w:r>
      <w:proofErr w:type="spellEnd"/>
      <w:proofErr w:type="gramEnd"/>
      <w:r>
        <w:rPr>
          <w:rFonts w:ascii="Helvetica Neue" w:hAnsi="Helvetica Neue"/>
        </w:rPr>
        <w:t> configuration.</w:t>
      </w:r>
    </w:p>
    <w:p w14:paraId="6F1E75BA" w14:textId="77777777" w:rsidR="000240B6" w:rsidRDefault="000240B6" w:rsidP="0047624C">
      <w:pPr>
        <w:numPr>
          <w:ilvl w:val="0"/>
          <w:numId w:val="108"/>
        </w:numPr>
        <w:spacing w:beforeAutospacing="1"/>
        <w:ind w:left="450"/>
        <w:rPr>
          <w:rFonts w:ascii="Helvetica Neue" w:hAnsi="Helvetica Neue"/>
        </w:rPr>
      </w:pPr>
      <w:r>
        <w:rPr>
          <w:rFonts w:ascii="Helvetica Neue" w:hAnsi="Helvetica Neue"/>
        </w:rPr>
        <w:t>Check the repository for build artifacts such as </w:t>
      </w:r>
      <w:r>
        <w:rPr>
          <w:rStyle w:val="na"/>
          <w:color w:val="C2185B"/>
        </w:rPr>
        <w:t>.class</w:t>
      </w:r>
      <w:r>
        <w:rPr>
          <w:rFonts w:ascii="Helvetica Neue" w:hAnsi="Helvetica Neue"/>
        </w:rPr>
        <w:t>, </w:t>
      </w:r>
      <w:r>
        <w:rPr>
          <w:rStyle w:val="na"/>
          <w:color w:val="C2185B"/>
        </w:rPr>
        <w:t>.jar</w:t>
      </w:r>
      <w:r>
        <w:rPr>
          <w:rFonts w:ascii="Helvetica Neue" w:hAnsi="Helvetica Neue"/>
        </w:rPr>
        <w:t>, </w:t>
      </w:r>
      <w:r>
        <w:rPr>
          <w:rStyle w:val="na"/>
          <w:color w:val="C2185B"/>
        </w:rPr>
        <w:t>.war</w:t>
      </w:r>
      <w:r>
        <w:rPr>
          <w:rFonts w:ascii="Helvetica Neue" w:hAnsi="Helvetica Neue"/>
        </w:rPr>
        <w:t> files and </w:t>
      </w:r>
      <w:r>
        <w:rPr>
          <w:rStyle w:val="err"/>
          <w:rFonts w:ascii="Courier New" w:hAnsi="Courier New" w:cs="Courier New"/>
          <w:color w:val="A61717"/>
          <w:sz w:val="20"/>
          <w:szCs w:val="20"/>
        </w:rPr>
        <w:t>build</w:t>
      </w:r>
      <w:r>
        <w:rPr>
          <w:rFonts w:ascii="Helvetica Neue" w:hAnsi="Helvetica Neue"/>
        </w:rPr>
        <w:t> directory. None of these should be checked into the repository.</w:t>
      </w:r>
    </w:p>
    <w:p w14:paraId="7E9748CB" w14:textId="77777777" w:rsidR="000240B6" w:rsidRDefault="000240B6" w:rsidP="0047624C">
      <w:pPr>
        <w:numPr>
          <w:ilvl w:val="0"/>
          <w:numId w:val="108"/>
        </w:numPr>
        <w:spacing w:before="100" w:beforeAutospacing="1"/>
        <w:ind w:left="450"/>
        <w:rPr>
          <w:rFonts w:ascii="Helvetica Neue" w:hAnsi="Helvetica Neue"/>
        </w:rPr>
      </w:pPr>
      <w:r>
        <w:rPr>
          <w:rFonts w:ascii="Helvetica Neue" w:hAnsi="Helvetica Neue"/>
        </w:rPr>
        <w:lastRenderedPageBreak/>
        <w:t>Check for dependencies. Dependencies from Maven repository should not be committed to the git repository.</w:t>
      </w:r>
    </w:p>
    <w:p w14:paraId="0CD08710" w14:textId="77777777" w:rsidR="000240B6" w:rsidRDefault="000240B6" w:rsidP="000240B6">
      <w:pPr>
        <w:pStyle w:val="Heading3"/>
        <w:rPr>
          <w:rFonts w:ascii="Helvetica Neue" w:hAnsi="Helvetica Neue"/>
          <w:b w:val="0"/>
          <w:bCs w:val="0"/>
          <w:spacing w:val="-2"/>
        </w:rPr>
      </w:pPr>
      <w:proofErr w:type="spellStart"/>
      <w:r>
        <w:rPr>
          <w:rFonts w:ascii="Helvetica Neue" w:hAnsi="Helvetica Neue"/>
          <w:b w:val="0"/>
          <w:bCs w:val="0"/>
          <w:spacing w:val="-2"/>
        </w:rPr>
        <w:t>SSH’ing</w:t>
      </w:r>
      <w:proofErr w:type="spellEnd"/>
      <w:r>
        <w:rPr>
          <w:rFonts w:ascii="Helvetica Neue" w:hAnsi="Helvetica Neue"/>
          <w:b w:val="0"/>
          <w:bCs w:val="0"/>
          <w:spacing w:val="-2"/>
        </w:rPr>
        <w:t xml:space="preserve"> to EC2 Instance (20% Penalty)</w:t>
      </w:r>
      <w:hyperlink r:id="rId332" w:anchor="sshing-to-ec2-instance-20-penalty" w:tooltip="Permanent link" w:history="1">
        <w:r>
          <w:rPr>
            <w:rStyle w:val="Hyperlink"/>
            <w:rFonts w:ascii="Helvetica Neue" w:hAnsi="Helvetica Neue"/>
            <w:b w:val="0"/>
            <w:bCs w:val="0"/>
            <w:spacing w:val="-2"/>
            <w:u w:val="none"/>
          </w:rPr>
          <w:t>¶</w:t>
        </w:r>
      </w:hyperlink>
    </w:p>
    <w:p w14:paraId="36DA3945" w14:textId="77777777" w:rsidR="000240B6" w:rsidRDefault="000240B6" w:rsidP="0047624C">
      <w:pPr>
        <w:numPr>
          <w:ilvl w:val="0"/>
          <w:numId w:val="109"/>
        </w:numPr>
        <w:spacing w:before="100" w:beforeAutospacing="1" w:after="120"/>
        <w:ind w:left="450"/>
        <w:rPr>
          <w:rFonts w:ascii="Helvetica Neue" w:hAnsi="Helvetica Neue"/>
        </w:rPr>
      </w:pPr>
      <w:r>
        <w:rPr>
          <w:rFonts w:ascii="Helvetica Neue" w:hAnsi="Helvetica Neue"/>
        </w:rPr>
        <w:t>Infrastructure must be setup via Terraform.</w:t>
      </w:r>
    </w:p>
    <w:p w14:paraId="6CD3D857" w14:textId="77777777" w:rsidR="000240B6" w:rsidRDefault="000240B6" w:rsidP="0047624C">
      <w:pPr>
        <w:numPr>
          <w:ilvl w:val="0"/>
          <w:numId w:val="109"/>
        </w:numPr>
        <w:spacing w:before="100" w:beforeAutospacing="1" w:after="120"/>
        <w:ind w:left="450"/>
        <w:rPr>
          <w:rFonts w:ascii="Helvetica Neue" w:hAnsi="Helvetica Neue"/>
        </w:rPr>
      </w:pPr>
      <w:r>
        <w:rPr>
          <w:rFonts w:ascii="Helvetica Neue" w:hAnsi="Helvetica Neue"/>
        </w:rPr>
        <w:t>Manually setup must be done prior to demo.</w:t>
      </w:r>
    </w:p>
    <w:p w14:paraId="161F7E5D" w14:textId="77777777" w:rsidR="000240B6" w:rsidRDefault="000240B6" w:rsidP="0047624C">
      <w:pPr>
        <w:numPr>
          <w:ilvl w:val="0"/>
          <w:numId w:val="109"/>
        </w:numPr>
        <w:spacing w:before="100" w:beforeAutospacing="1" w:after="120"/>
        <w:ind w:left="450"/>
        <w:rPr>
          <w:rFonts w:ascii="Helvetica Neue" w:hAnsi="Helvetica Neue"/>
        </w:rPr>
      </w:pPr>
      <w:r>
        <w:rPr>
          <w:rFonts w:ascii="Helvetica Neue" w:hAnsi="Helvetica Neue"/>
        </w:rPr>
        <w:t>Application must be deployed thru CI/CD pipeline.</w:t>
      </w:r>
    </w:p>
    <w:p w14:paraId="513F79E5" w14:textId="77777777" w:rsidR="000240B6" w:rsidRDefault="000240B6" w:rsidP="0047624C">
      <w:pPr>
        <w:numPr>
          <w:ilvl w:val="0"/>
          <w:numId w:val="109"/>
        </w:numPr>
        <w:spacing w:before="100" w:beforeAutospacing="1"/>
        <w:ind w:left="450"/>
        <w:rPr>
          <w:rFonts w:ascii="Helvetica Neue" w:hAnsi="Helvetica Neue"/>
        </w:rPr>
      </w:pPr>
      <w:proofErr w:type="spellStart"/>
      <w:r>
        <w:rPr>
          <w:rFonts w:ascii="Helvetica Neue" w:hAnsi="Helvetica Neue"/>
        </w:rPr>
        <w:t>SSH’ing</w:t>
      </w:r>
      <w:proofErr w:type="spellEnd"/>
      <w:r>
        <w:rPr>
          <w:rFonts w:ascii="Helvetica Neue" w:hAnsi="Helvetica Neue"/>
        </w:rPr>
        <w:t xml:space="preserve"> into EC2 instance for any reason (other than being asked for TA) will result in 20% penalty.</w:t>
      </w:r>
    </w:p>
    <w:p w14:paraId="0B34244E"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Pre-requisite for Demo (10% Penalty)</w:t>
      </w:r>
      <w:hyperlink r:id="rId333" w:anchor="pre-requisite-for-demo-10-penalty" w:tooltip="Permanent link" w:history="1">
        <w:r>
          <w:rPr>
            <w:rStyle w:val="Hyperlink"/>
            <w:rFonts w:ascii="Helvetica Neue" w:hAnsi="Helvetica Neue"/>
            <w:b w:val="0"/>
            <w:bCs w:val="0"/>
            <w:spacing w:val="-2"/>
            <w:u w:val="none"/>
          </w:rPr>
          <w:t>¶</w:t>
        </w:r>
      </w:hyperlink>
    </w:p>
    <w:p w14:paraId="6A617D34" w14:textId="77777777" w:rsidR="000240B6" w:rsidRDefault="000240B6" w:rsidP="0047624C">
      <w:pPr>
        <w:numPr>
          <w:ilvl w:val="0"/>
          <w:numId w:val="110"/>
        </w:numPr>
        <w:spacing w:before="100" w:beforeAutospacing="1" w:after="120"/>
        <w:ind w:left="450"/>
        <w:rPr>
          <w:rFonts w:ascii="Helvetica Neue" w:hAnsi="Helvetica Neue"/>
        </w:rPr>
      </w:pPr>
      <w:r>
        <w:rPr>
          <w:rFonts w:ascii="Helvetica Neue" w:hAnsi="Helvetica Neue"/>
        </w:rPr>
        <w:t>Anything setup by Terraform should not exist in the account prior to demo.</w:t>
      </w:r>
    </w:p>
    <w:p w14:paraId="390D2EEC" w14:textId="77777777" w:rsidR="000240B6" w:rsidRDefault="000240B6" w:rsidP="0047624C">
      <w:pPr>
        <w:numPr>
          <w:ilvl w:val="0"/>
          <w:numId w:val="110"/>
        </w:numPr>
        <w:spacing w:beforeAutospacing="1"/>
        <w:ind w:left="450"/>
        <w:rPr>
          <w:rFonts w:ascii="Helvetica Neue" w:hAnsi="Helvetica Neue"/>
        </w:rPr>
      </w:pPr>
      <w:r>
        <w:rPr>
          <w:rFonts w:ascii="Helvetica Neue" w:hAnsi="Helvetica Neue"/>
        </w:rPr>
        <w:t>It is ok to have resources that are setup thru console such as </w:t>
      </w:r>
      <w:proofErr w:type="spellStart"/>
      <w:r>
        <w:rPr>
          <w:rStyle w:val="err"/>
          <w:rFonts w:ascii="Courier New" w:hAnsi="Courier New" w:cs="Courier New"/>
          <w:color w:val="A61717"/>
          <w:sz w:val="20"/>
          <w:szCs w:val="20"/>
        </w:rPr>
        <w:t>circleci</w:t>
      </w:r>
      <w:proofErr w:type="spellEnd"/>
      <w:r>
        <w:rPr>
          <w:rFonts w:ascii="Helvetica Neue" w:hAnsi="Helvetica Neue"/>
        </w:rPr>
        <w:t> IAM user.</w:t>
      </w:r>
    </w:p>
    <w:p w14:paraId="49CDF750" w14:textId="77777777" w:rsidR="000240B6" w:rsidRDefault="000240B6" w:rsidP="0047624C">
      <w:pPr>
        <w:numPr>
          <w:ilvl w:val="0"/>
          <w:numId w:val="110"/>
        </w:numPr>
        <w:spacing w:before="100" w:beforeAutospacing="1" w:after="120"/>
        <w:ind w:left="450"/>
        <w:rPr>
          <w:rFonts w:ascii="Helvetica Neue" w:hAnsi="Helvetica Neue"/>
        </w:rPr>
      </w:pPr>
      <w:r>
        <w:rPr>
          <w:rFonts w:ascii="Helvetica Neue" w:hAnsi="Helvetica Neue"/>
        </w:rPr>
        <w:t>Delete all existing custom AMIs from the account prior to the demo.</w:t>
      </w:r>
    </w:p>
    <w:p w14:paraId="7D95A142" w14:textId="77777777" w:rsidR="000240B6" w:rsidRDefault="000240B6" w:rsidP="0047624C">
      <w:pPr>
        <w:numPr>
          <w:ilvl w:val="0"/>
          <w:numId w:val="110"/>
        </w:numPr>
        <w:spacing w:before="100" w:beforeAutospacing="1" w:after="120"/>
        <w:ind w:left="450"/>
        <w:rPr>
          <w:rFonts w:ascii="Helvetica Neue" w:hAnsi="Helvetica Neue"/>
        </w:rPr>
      </w:pPr>
      <w:r>
        <w:rPr>
          <w:rFonts w:ascii="Helvetica Neue" w:hAnsi="Helvetica Neue"/>
        </w:rPr>
        <w:t>Delete all existing web application zip files from the S3 bucket used to store build artifacts. Do NOT delete the bucket itself. TAs must verify the bucket is empty.</w:t>
      </w:r>
    </w:p>
    <w:p w14:paraId="70586213" w14:textId="77777777" w:rsidR="000240B6" w:rsidRDefault="000240B6" w:rsidP="0047624C">
      <w:pPr>
        <w:numPr>
          <w:ilvl w:val="0"/>
          <w:numId w:val="110"/>
        </w:numPr>
        <w:spacing w:before="100" w:beforeAutospacing="1"/>
        <w:ind w:left="450"/>
        <w:rPr>
          <w:rFonts w:ascii="Helvetica Neue" w:hAnsi="Helvetica Neue"/>
        </w:rPr>
      </w:pPr>
      <w:r>
        <w:rPr>
          <w:rFonts w:ascii="Helvetica Neue" w:hAnsi="Helvetica Neue"/>
        </w:rPr>
        <w:t>Delete your application, networking, IAM, etc. resources that are managed by Terraform. You do not need to delete anything that is setup manually.</w:t>
      </w:r>
    </w:p>
    <w:p w14:paraId="09B771E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CI/CD for AMIs (10%)</w:t>
      </w:r>
      <w:hyperlink r:id="rId334" w:anchor="cicd-for-amis-10" w:tooltip="Permanent link" w:history="1">
        <w:r>
          <w:rPr>
            <w:rStyle w:val="Hyperlink"/>
            <w:rFonts w:ascii="Helvetica Neue" w:hAnsi="Helvetica Neue"/>
            <w:b w:val="0"/>
            <w:bCs w:val="0"/>
            <w:spacing w:val="-2"/>
            <w:u w:val="none"/>
          </w:rPr>
          <w:t>¶</w:t>
        </w:r>
      </w:hyperlink>
    </w:p>
    <w:p w14:paraId="5D99A6A0" w14:textId="77777777" w:rsidR="000240B6" w:rsidRDefault="000240B6" w:rsidP="0047624C">
      <w:pPr>
        <w:numPr>
          <w:ilvl w:val="0"/>
          <w:numId w:val="111"/>
        </w:numPr>
        <w:spacing w:before="100" w:beforeAutospacing="1" w:after="120"/>
        <w:ind w:left="450"/>
        <w:rPr>
          <w:rFonts w:ascii="Helvetica Neue" w:hAnsi="Helvetica Neue"/>
        </w:rPr>
      </w:pPr>
      <w:r>
        <w:rPr>
          <w:rFonts w:ascii="Helvetica Neue" w:hAnsi="Helvetica Neue"/>
        </w:rPr>
        <w:t>Using Terraform, create all AWS resources need to build AMIs. See </w:t>
      </w:r>
      <w:hyperlink r:id="rId335" w:history="1">
        <w:r>
          <w:rPr>
            <w:rStyle w:val="Hyperlink"/>
            <w:rFonts w:ascii="Helvetica Neue" w:hAnsi="Helvetica Neue"/>
            <w:color w:val="2196F3"/>
            <w:u w:val="none"/>
          </w:rPr>
          <w:t>docs</w:t>
        </w:r>
      </w:hyperlink>
      <w:r>
        <w:rPr>
          <w:rFonts w:ascii="Helvetica Neue" w:hAnsi="Helvetica Neue"/>
        </w:rPr>
        <w:t> to target specific Terraform resources.</w:t>
      </w:r>
    </w:p>
    <w:p w14:paraId="6A9A1DB1" w14:textId="77777777" w:rsidR="000240B6" w:rsidRDefault="000240B6" w:rsidP="0047624C">
      <w:pPr>
        <w:numPr>
          <w:ilvl w:val="0"/>
          <w:numId w:val="111"/>
        </w:numPr>
        <w:spacing w:before="100" w:beforeAutospacing="1" w:after="120"/>
        <w:ind w:left="450"/>
        <w:rPr>
          <w:rFonts w:ascii="Helvetica Neue" w:hAnsi="Helvetica Neue"/>
        </w:rPr>
      </w:pPr>
      <w:r>
        <w:rPr>
          <w:rFonts w:ascii="Helvetica Neue" w:hAnsi="Helvetica Neue"/>
        </w:rPr>
        <w:t>Build a new AMI using AMI CI/CD pipeline. </w:t>
      </w:r>
      <w:proofErr w:type="spellStart"/>
      <w:r>
        <w:rPr>
          <w:rStyle w:val="Strong"/>
          <w:rFonts w:ascii="Helvetica Neue" w:hAnsi="Helvetica Neue"/>
        </w:rPr>
        <w:t>CircleCI</w:t>
      </w:r>
      <w:proofErr w:type="spellEnd"/>
      <w:r>
        <w:rPr>
          <w:rStyle w:val="Strong"/>
          <w:rFonts w:ascii="Helvetica Neue" w:hAnsi="Helvetica Neue"/>
        </w:rPr>
        <w:t xml:space="preserve"> build must be triggered using API. Do NOT commit to GitHub repo to trigger the build.</w:t>
      </w:r>
    </w:p>
    <w:p w14:paraId="3571F9C6" w14:textId="77777777" w:rsidR="000240B6" w:rsidRDefault="000240B6" w:rsidP="0047624C">
      <w:pPr>
        <w:numPr>
          <w:ilvl w:val="0"/>
          <w:numId w:val="111"/>
        </w:numPr>
        <w:spacing w:beforeAutospacing="1"/>
        <w:ind w:left="450"/>
        <w:rPr>
          <w:rFonts w:ascii="Helvetica Neue" w:hAnsi="Helvetica Neue"/>
        </w:rPr>
      </w:pPr>
      <w:r>
        <w:rPr>
          <w:rFonts w:ascii="Helvetica Neue" w:hAnsi="Helvetica Neue"/>
        </w:rPr>
        <w:t>Verify that AMI is built on top of </w:t>
      </w:r>
      <w:r>
        <w:rPr>
          <w:rStyle w:val="err"/>
          <w:rFonts w:ascii="Courier New" w:hAnsi="Courier New" w:cs="Courier New"/>
          <w:color w:val="A61717"/>
          <w:sz w:val="20"/>
          <w:szCs w:val="20"/>
        </w:rPr>
        <w:t>CentOS 7</w:t>
      </w:r>
      <w:r>
        <w:rPr>
          <w:rFonts w:ascii="Helvetica Neue" w:hAnsi="Helvetica Neue"/>
        </w:rPr>
        <w:t> base image using the source image </w:t>
      </w:r>
      <w:r>
        <w:rPr>
          <w:rStyle w:val="err"/>
          <w:rFonts w:ascii="Courier New" w:hAnsi="Courier New" w:cs="Courier New"/>
          <w:color w:val="A61717"/>
          <w:sz w:val="20"/>
          <w:szCs w:val="20"/>
        </w:rPr>
        <w:t>ami-9887c6e7</w:t>
      </w:r>
      <w:r>
        <w:rPr>
          <w:rFonts w:ascii="Helvetica Neue" w:hAnsi="Helvetica Neue"/>
        </w:rPr>
        <w:t> as specified in </w:t>
      </w:r>
      <w:hyperlink r:id="rId336" w:anchor="building-custom-ami-using-packer" w:history="1">
        <w:r>
          <w:rPr>
            <w:rStyle w:val="Hyperlink"/>
            <w:rFonts w:ascii="Helvetica Neue" w:hAnsi="Helvetica Neue"/>
            <w:color w:val="2196F3"/>
            <w:u w:val="none"/>
          </w:rPr>
          <w:t>assignment #05</w:t>
        </w:r>
      </w:hyperlink>
      <w:r>
        <w:rPr>
          <w:rFonts w:ascii="Helvetica Neue" w:hAnsi="Helvetica Neue"/>
        </w:rPr>
        <w:t>.</w:t>
      </w:r>
    </w:p>
    <w:p w14:paraId="7087FF0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 (30%)</w:t>
      </w:r>
      <w:hyperlink r:id="rId337" w:anchor="infrastructure-as-code-30" w:tooltip="Permanent link" w:history="1">
        <w:r>
          <w:rPr>
            <w:rStyle w:val="Hyperlink"/>
            <w:rFonts w:ascii="Helvetica Neue" w:hAnsi="Helvetica Neue"/>
            <w:b w:val="0"/>
            <w:bCs w:val="0"/>
            <w:spacing w:val="-2"/>
            <w:u w:val="none"/>
          </w:rPr>
          <w:t>¶</w:t>
        </w:r>
      </w:hyperlink>
    </w:p>
    <w:p w14:paraId="2C5001DE" w14:textId="77777777" w:rsidR="000240B6" w:rsidRDefault="000240B6" w:rsidP="0047624C">
      <w:pPr>
        <w:numPr>
          <w:ilvl w:val="0"/>
          <w:numId w:val="112"/>
        </w:numPr>
        <w:spacing w:before="100" w:beforeAutospacing="1" w:after="120"/>
        <w:ind w:left="450"/>
        <w:rPr>
          <w:rFonts w:ascii="Helvetica Neue" w:hAnsi="Helvetica Neue"/>
        </w:rPr>
      </w:pPr>
      <w:r>
        <w:rPr>
          <w:rFonts w:ascii="Helvetica Neue" w:hAnsi="Helvetica Neue"/>
        </w:rPr>
        <w:t>Using Terraform, create all AWS resources need to run your application. You must use the AMI you have built to launch EC2 instance.</w:t>
      </w:r>
    </w:p>
    <w:p w14:paraId="14647665" w14:textId="77777777" w:rsidR="000240B6" w:rsidRDefault="000240B6" w:rsidP="0047624C">
      <w:pPr>
        <w:numPr>
          <w:ilvl w:val="0"/>
          <w:numId w:val="112"/>
        </w:numPr>
        <w:spacing w:before="100" w:beforeAutospacing="1" w:after="120"/>
        <w:ind w:left="450"/>
        <w:rPr>
          <w:rFonts w:ascii="Helvetica Neue" w:hAnsi="Helvetica Neue"/>
        </w:rPr>
      </w:pPr>
      <w:r>
        <w:rPr>
          <w:rFonts w:ascii="Helvetica Neue" w:hAnsi="Helvetica Neue"/>
        </w:rPr>
        <w:t>TAs must verify that no resources exist in the default VPC.</w:t>
      </w:r>
    </w:p>
    <w:p w14:paraId="6D1EC4E0" w14:textId="77777777" w:rsidR="000240B6" w:rsidRDefault="000240B6" w:rsidP="0047624C">
      <w:pPr>
        <w:numPr>
          <w:ilvl w:val="0"/>
          <w:numId w:val="112"/>
        </w:numPr>
        <w:spacing w:before="100" w:beforeAutospacing="1" w:after="120"/>
        <w:ind w:left="450"/>
        <w:rPr>
          <w:rFonts w:ascii="Helvetica Neue" w:hAnsi="Helvetica Neue"/>
        </w:rPr>
      </w:pPr>
      <w:r>
        <w:rPr>
          <w:rFonts w:ascii="Helvetica Neue" w:hAnsi="Helvetica Neue"/>
        </w:rPr>
        <w:t>All IAM roles and policies must be created using Terraform. Student cannot make any changes to created resources using AWS console. TAs do not have to look at specific role or policies. Check will be performed indirectly by CI/CD pipeline results.</w:t>
      </w:r>
    </w:p>
    <w:p w14:paraId="5073AA74" w14:textId="77777777" w:rsidR="000240B6" w:rsidRDefault="000240B6" w:rsidP="0047624C">
      <w:pPr>
        <w:numPr>
          <w:ilvl w:val="0"/>
          <w:numId w:val="112"/>
        </w:numPr>
        <w:spacing w:before="100" w:beforeAutospacing="1"/>
        <w:ind w:left="450"/>
        <w:rPr>
          <w:rFonts w:ascii="Helvetica Neue" w:hAnsi="Helvetica Neue"/>
        </w:rPr>
      </w:pPr>
      <w:r>
        <w:rPr>
          <w:rFonts w:ascii="Helvetica Neue" w:hAnsi="Helvetica Neue"/>
        </w:rPr>
        <w:lastRenderedPageBreak/>
        <w:t xml:space="preserve">During the demo, note any feature of the web application that does not work as it will be indication of </w:t>
      </w:r>
      <w:proofErr w:type="spellStart"/>
      <w:r>
        <w:rPr>
          <w:rFonts w:ascii="Helvetica Neue" w:hAnsi="Helvetica Neue"/>
        </w:rPr>
        <w:t>IaC</w:t>
      </w:r>
      <w:proofErr w:type="spellEnd"/>
      <w:r>
        <w:rPr>
          <w:rFonts w:ascii="Helvetica Neue" w:hAnsi="Helvetica Neue"/>
        </w:rPr>
        <w:t xml:space="preserve"> not implemented correctly.</w:t>
      </w:r>
    </w:p>
    <w:p w14:paraId="005EFF55"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CI/CD for Web Application (30%)</w:t>
      </w:r>
      <w:hyperlink r:id="rId338" w:anchor="cicd-for-web-application-30" w:tooltip="Permanent link" w:history="1">
        <w:r>
          <w:rPr>
            <w:rStyle w:val="Hyperlink"/>
            <w:rFonts w:ascii="Helvetica Neue" w:hAnsi="Helvetica Neue"/>
            <w:b w:val="0"/>
            <w:bCs w:val="0"/>
            <w:spacing w:val="-2"/>
            <w:u w:val="none"/>
          </w:rPr>
          <w:t>¶</w:t>
        </w:r>
      </w:hyperlink>
    </w:p>
    <w:p w14:paraId="57761587" w14:textId="77777777" w:rsidR="000240B6" w:rsidRDefault="000240B6" w:rsidP="000240B6">
      <w:pPr>
        <w:pStyle w:val="Heading4"/>
        <w:rPr>
          <w:rFonts w:ascii="Helvetica Neue" w:hAnsi="Helvetica Neue"/>
          <w:b/>
          <w:bCs/>
          <w:spacing w:val="-2"/>
        </w:rPr>
      </w:pPr>
      <w:r>
        <w:rPr>
          <w:rFonts w:ascii="Helvetica Neue" w:hAnsi="Helvetica Neue"/>
          <w:spacing w:val="-2"/>
        </w:rPr>
        <w:t>Test Web App without Modification</w:t>
      </w:r>
      <w:hyperlink r:id="rId339" w:anchor="test-web-app-without-modification" w:tooltip="Permanent link" w:history="1">
        <w:r>
          <w:rPr>
            <w:rStyle w:val="Hyperlink"/>
            <w:rFonts w:ascii="Helvetica Neue" w:hAnsi="Helvetica Neue"/>
            <w:spacing w:val="-2"/>
            <w:u w:val="none"/>
          </w:rPr>
          <w:t>¶</w:t>
        </w:r>
      </w:hyperlink>
    </w:p>
    <w:p w14:paraId="6824B7FB" w14:textId="77777777" w:rsidR="000240B6" w:rsidRDefault="000240B6" w:rsidP="0047624C">
      <w:pPr>
        <w:numPr>
          <w:ilvl w:val="0"/>
          <w:numId w:val="113"/>
        </w:numPr>
        <w:spacing w:beforeAutospacing="1"/>
        <w:ind w:left="450"/>
        <w:rPr>
          <w:rFonts w:ascii="Helvetica Neue" w:hAnsi="Helvetica Neue"/>
        </w:rPr>
      </w:pPr>
      <w:r>
        <w:rPr>
          <w:rFonts w:ascii="Helvetica Neue" w:hAnsi="Helvetica Neue"/>
        </w:rPr>
        <w:t xml:space="preserve">Students can configure </w:t>
      </w:r>
      <w:proofErr w:type="spellStart"/>
      <w:r>
        <w:rPr>
          <w:rFonts w:ascii="Helvetica Neue" w:hAnsi="Helvetica Neue"/>
        </w:rPr>
        <w:t>CircleCI</w:t>
      </w:r>
      <w:proofErr w:type="spellEnd"/>
      <w:r>
        <w:rPr>
          <w:rFonts w:ascii="Helvetica Neue" w:hAnsi="Helvetica Neue"/>
        </w:rPr>
        <w:t xml:space="preserve"> job manually before proceeding further. They are permitted to configure </w:t>
      </w:r>
      <w:r>
        <w:rPr>
          <w:rStyle w:val="err"/>
          <w:rFonts w:ascii="Courier New" w:hAnsi="Courier New" w:cs="Courier New"/>
          <w:color w:val="A61717"/>
          <w:sz w:val="20"/>
          <w:szCs w:val="20"/>
        </w:rPr>
        <w:t>Environment Variables</w:t>
      </w:r>
      <w:r>
        <w:rPr>
          <w:rFonts w:ascii="Helvetica Neue" w:hAnsi="Helvetica Neue"/>
        </w:rPr>
        <w:t> for the job.</w:t>
      </w:r>
    </w:p>
    <w:p w14:paraId="63B2FB89" w14:textId="77777777" w:rsidR="000240B6" w:rsidRDefault="000240B6" w:rsidP="0047624C">
      <w:pPr>
        <w:numPr>
          <w:ilvl w:val="0"/>
          <w:numId w:val="113"/>
        </w:numPr>
        <w:spacing w:before="100" w:beforeAutospacing="1" w:after="120"/>
        <w:ind w:left="450"/>
        <w:rPr>
          <w:rFonts w:ascii="Helvetica Neue" w:hAnsi="Helvetica Neue"/>
        </w:rPr>
      </w:pPr>
      <w:r>
        <w:rPr>
          <w:rFonts w:ascii="Helvetica Neue" w:hAnsi="Helvetica Neue"/>
        </w:rPr>
        <w:t xml:space="preserve">Once the application stack is ready and EC2 instances are up, trigger a new </w:t>
      </w:r>
      <w:proofErr w:type="spellStart"/>
      <w:r>
        <w:rPr>
          <w:rFonts w:ascii="Helvetica Neue" w:hAnsi="Helvetica Neue"/>
        </w:rPr>
        <w:t>CircleCI</w:t>
      </w:r>
      <w:proofErr w:type="spellEnd"/>
      <w:r>
        <w:rPr>
          <w:rFonts w:ascii="Helvetica Neue" w:hAnsi="Helvetica Neue"/>
        </w:rPr>
        <w:t xml:space="preserve"> build for the web application using API. Do NOT commit to GitHub repo to trigger the build.</w:t>
      </w:r>
    </w:p>
    <w:p w14:paraId="6468B16D" w14:textId="77777777" w:rsidR="000240B6" w:rsidRDefault="000240B6" w:rsidP="0047624C">
      <w:pPr>
        <w:numPr>
          <w:ilvl w:val="1"/>
          <w:numId w:val="113"/>
        </w:numPr>
        <w:spacing w:before="100" w:beforeAutospacing="1" w:after="120"/>
        <w:ind w:left="900"/>
        <w:rPr>
          <w:rFonts w:ascii="Helvetica Neue" w:hAnsi="Helvetica Neue"/>
        </w:rPr>
      </w:pPr>
      <w:r>
        <w:rPr>
          <w:rFonts w:ascii="Helvetica Neue" w:hAnsi="Helvetica Neue"/>
        </w:rPr>
        <w:t>Verify that build artifact in S3 bucket.</w:t>
      </w:r>
    </w:p>
    <w:p w14:paraId="1F6B89B4" w14:textId="77777777" w:rsidR="000240B6" w:rsidRDefault="000240B6" w:rsidP="0047624C">
      <w:pPr>
        <w:numPr>
          <w:ilvl w:val="1"/>
          <w:numId w:val="113"/>
        </w:numPr>
        <w:spacing w:before="100" w:beforeAutospacing="1"/>
        <w:ind w:left="900"/>
        <w:rPr>
          <w:rFonts w:ascii="Helvetica Neue" w:hAnsi="Helvetica Neue"/>
        </w:rPr>
      </w:pPr>
      <w:r>
        <w:rPr>
          <w:rFonts w:ascii="Helvetica Neue" w:hAnsi="Helvetica Neue"/>
        </w:rPr>
        <w:t>Only one build artifact must exist in S3 bucket at this point.</w:t>
      </w:r>
    </w:p>
    <w:p w14:paraId="7B8E6F77" w14:textId="77777777" w:rsidR="000240B6" w:rsidRDefault="000240B6" w:rsidP="0047624C">
      <w:pPr>
        <w:numPr>
          <w:ilvl w:val="0"/>
          <w:numId w:val="113"/>
        </w:numPr>
        <w:spacing w:before="100" w:beforeAutospacing="1" w:after="120"/>
        <w:ind w:left="450"/>
        <w:rPr>
          <w:rFonts w:ascii="Helvetica Neue" w:hAnsi="Helvetica Neue"/>
        </w:rPr>
      </w:pPr>
      <w:r>
        <w:rPr>
          <w:rFonts w:ascii="Helvetica Neue" w:hAnsi="Helvetica Neue"/>
        </w:rPr>
        <w:t>Database schema must also be bootstrapped at this point. Student cannot run SQL scripts to setup DB schema. Verify RDS instance only has private IP address and security group only allows traffic from web application security group.</w:t>
      </w:r>
    </w:p>
    <w:p w14:paraId="22572776" w14:textId="77777777" w:rsidR="000240B6" w:rsidRDefault="000240B6" w:rsidP="0047624C">
      <w:pPr>
        <w:numPr>
          <w:ilvl w:val="0"/>
          <w:numId w:val="113"/>
        </w:numPr>
        <w:spacing w:before="100" w:beforeAutospacing="1" w:after="120"/>
        <w:ind w:left="450"/>
        <w:rPr>
          <w:rFonts w:ascii="Helvetica Neue" w:hAnsi="Helvetica Neue"/>
        </w:rPr>
      </w:pPr>
      <w:proofErr w:type="spellStart"/>
      <w:r>
        <w:rPr>
          <w:rFonts w:ascii="Helvetica Neue" w:hAnsi="Helvetica Neue"/>
        </w:rPr>
        <w:t>CodeDeploy</w:t>
      </w:r>
      <w:proofErr w:type="spellEnd"/>
      <w:r>
        <w:rPr>
          <w:rFonts w:ascii="Helvetica Neue" w:hAnsi="Helvetica Neue"/>
        </w:rPr>
        <w:t xml:space="preserve"> will pull latest build artifact and deploy it.</w:t>
      </w:r>
    </w:p>
    <w:p w14:paraId="04919DD5" w14:textId="77777777" w:rsidR="000240B6" w:rsidRDefault="000240B6" w:rsidP="0047624C">
      <w:pPr>
        <w:numPr>
          <w:ilvl w:val="1"/>
          <w:numId w:val="113"/>
        </w:numPr>
        <w:spacing w:before="100" w:beforeAutospacing="1" w:after="120"/>
        <w:ind w:left="900"/>
        <w:rPr>
          <w:rFonts w:ascii="Helvetica Neue" w:hAnsi="Helvetica Neue"/>
        </w:rPr>
      </w:pPr>
      <w:r>
        <w:rPr>
          <w:rFonts w:ascii="Helvetica Neue" w:hAnsi="Helvetica Neue"/>
        </w:rPr>
        <w:t>TAs to monitor progress via AWS console.</w:t>
      </w:r>
    </w:p>
    <w:p w14:paraId="61609E30" w14:textId="77777777" w:rsidR="000240B6" w:rsidRDefault="000240B6" w:rsidP="0047624C">
      <w:pPr>
        <w:numPr>
          <w:ilvl w:val="1"/>
          <w:numId w:val="113"/>
        </w:numPr>
        <w:spacing w:before="100" w:beforeAutospacing="1"/>
        <w:ind w:left="900"/>
        <w:rPr>
          <w:rFonts w:ascii="Helvetica Neue" w:hAnsi="Helvetica Neue"/>
        </w:rPr>
      </w:pPr>
      <w:r>
        <w:rPr>
          <w:rFonts w:ascii="Helvetica Neue" w:hAnsi="Helvetica Neue"/>
        </w:rPr>
        <w:t xml:space="preserve">Once </w:t>
      </w:r>
      <w:proofErr w:type="spellStart"/>
      <w:r>
        <w:rPr>
          <w:rFonts w:ascii="Helvetica Neue" w:hAnsi="Helvetica Neue"/>
        </w:rPr>
        <w:t>CodeDeploy</w:t>
      </w:r>
      <w:proofErr w:type="spellEnd"/>
      <w:r>
        <w:rPr>
          <w:rFonts w:ascii="Helvetica Neue" w:hAnsi="Helvetica Neue"/>
        </w:rPr>
        <w:t xml:space="preserve"> has successfully deployed the web application on all instances, TAs will start testing the web application itself.</w:t>
      </w:r>
    </w:p>
    <w:p w14:paraId="52A17EEA" w14:textId="77777777" w:rsidR="000240B6" w:rsidRDefault="000240B6" w:rsidP="0047624C">
      <w:pPr>
        <w:numPr>
          <w:ilvl w:val="0"/>
          <w:numId w:val="113"/>
        </w:numPr>
        <w:spacing w:before="100" w:beforeAutospacing="1" w:after="120"/>
        <w:ind w:left="450"/>
        <w:rPr>
          <w:rFonts w:ascii="Helvetica Neue" w:hAnsi="Helvetica Neue"/>
        </w:rPr>
      </w:pPr>
      <w:r>
        <w:rPr>
          <w:rFonts w:ascii="Helvetica Neue" w:hAnsi="Helvetica Neue"/>
        </w:rPr>
        <w:t>TAs to verify usage of EC2 user data to pass configuration information to the EC2 instances. No AWS credentials should be passed to EC2 instances. IAM roles and policies must be used to access all AWS resources.</w:t>
      </w:r>
    </w:p>
    <w:p w14:paraId="188EAAEE" w14:textId="77777777" w:rsidR="000240B6" w:rsidRDefault="000240B6" w:rsidP="0047624C">
      <w:pPr>
        <w:numPr>
          <w:ilvl w:val="0"/>
          <w:numId w:val="113"/>
        </w:numPr>
        <w:spacing w:before="100" w:beforeAutospacing="1"/>
        <w:ind w:left="450"/>
        <w:rPr>
          <w:rFonts w:ascii="Helvetica Neue" w:hAnsi="Helvetica Neue"/>
        </w:rPr>
      </w:pPr>
      <w:r>
        <w:rPr>
          <w:rFonts w:ascii="Helvetica Neue" w:hAnsi="Helvetica Neue"/>
        </w:rPr>
        <w:t>Demo that web application works without requiring any manual changes to web application or any AWS resources. Students cannot SSH to any of the EC2 instances to fix issues. Demo web application on EC2 instances. Make API call to verify application works correctly.</w:t>
      </w:r>
    </w:p>
    <w:p w14:paraId="344030B9" w14:textId="77777777" w:rsidR="000240B6" w:rsidRDefault="000240B6" w:rsidP="0047624C">
      <w:pPr>
        <w:numPr>
          <w:ilvl w:val="1"/>
          <w:numId w:val="113"/>
        </w:numPr>
        <w:spacing w:before="100" w:beforeAutospacing="1" w:after="120"/>
        <w:ind w:left="900"/>
        <w:rPr>
          <w:rFonts w:ascii="Helvetica Neue" w:hAnsi="Helvetica Neue"/>
        </w:rPr>
      </w:pPr>
      <w:r>
        <w:rPr>
          <w:rFonts w:ascii="Helvetica Neue" w:hAnsi="Helvetica Neue"/>
        </w:rPr>
        <w:t>Make an API call to create account.</w:t>
      </w:r>
    </w:p>
    <w:p w14:paraId="1D99EEE5" w14:textId="77777777" w:rsidR="000240B6" w:rsidRDefault="000240B6" w:rsidP="0047624C">
      <w:pPr>
        <w:numPr>
          <w:ilvl w:val="1"/>
          <w:numId w:val="113"/>
        </w:numPr>
        <w:spacing w:before="100" w:beforeAutospacing="1" w:after="120"/>
        <w:ind w:left="900"/>
        <w:rPr>
          <w:rFonts w:ascii="Helvetica Neue" w:hAnsi="Helvetica Neue"/>
        </w:rPr>
      </w:pPr>
      <w:r>
        <w:rPr>
          <w:rFonts w:ascii="Helvetica Neue" w:hAnsi="Helvetica Neue"/>
        </w:rPr>
        <w:t>Make an API call using the newly created account to create a new recipe.</w:t>
      </w:r>
    </w:p>
    <w:p w14:paraId="356E77D2" w14:textId="77777777" w:rsidR="000240B6" w:rsidRDefault="000240B6" w:rsidP="0047624C">
      <w:pPr>
        <w:numPr>
          <w:ilvl w:val="1"/>
          <w:numId w:val="113"/>
        </w:numPr>
        <w:spacing w:before="100" w:beforeAutospacing="1" w:after="120"/>
        <w:ind w:left="900"/>
        <w:rPr>
          <w:rFonts w:ascii="Helvetica Neue" w:hAnsi="Helvetica Neue"/>
        </w:rPr>
      </w:pPr>
      <w:r>
        <w:rPr>
          <w:rFonts w:ascii="Helvetica Neue" w:hAnsi="Helvetica Neue"/>
        </w:rPr>
        <w:t>Make an API call to attach an image to the recipe.</w:t>
      </w:r>
    </w:p>
    <w:p w14:paraId="69F788B5" w14:textId="77777777" w:rsidR="000240B6" w:rsidRDefault="000240B6" w:rsidP="0047624C">
      <w:pPr>
        <w:numPr>
          <w:ilvl w:val="1"/>
          <w:numId w:val="113"/>
        </w:numPr>
        <w:spacing w:before="100" w:beforeAutospacing="1" w:after="120"/>
        <w:ind w:left="900"/>
        <w:rPr>
          <w:rFonts w:ascii="Helvetica Neue" w:hAnsi="Helvetica Neue"/>
        </w:rPr>
      </w:pPr>
      <w:r>
        <w:rPr>
          <w:rFonts w:ascii="Helvetica Neue" w:hAnsi="Helvetica Neue"/>
        </w:rPr>
        <w:t>Make API call to GET the recipe created.</w:t>
      </w:r>
    </w:p>
    <w:p w14:paraId="5844644A" w14:textId="77777777" w:rsidR="000240B6" w:rsidRDefault="000240B6" w:rsidP="0047624C">
      <w:pPr>
        <w:numPr>
          <w:ilvl w:val="1"/>
          <w:numId w:val="113"/>
        </w:numPr>
        <w:spacing w:before="100" w:beforeAutospacing="1"/>
        <w:ind w:left="900"/>
        <w:rPr>
          <w:rFonts w:ascii="Helvetica Neue" w:hAnsi="Helvetica Neue"/>
        </w:rPr>
      </w:pPr>
      <w:r>
        <w:rPr>
          <w:rFonts w:ascii="Helvetica Neue" w:hAnsi="Helvetica Neue"/>
        </w:rPr>
        <w:t>Check that recipe’s images is stored in the S3 bucket. Deleting the recipe should delete the image and the recipe.</w:t>
      </w:r>
    </w:p>
    <w:p w14:paraId="52C8513C" w14:textId="77777777" w:rsidR="000240B6" w:rsidRDefault="000240B6" w:rsidP="000240B6">
      <w:pPr>
        <w:pStyle w:val="Heading4"/>
        <w:rPr>
          <w:rFonts w:ascii="Helvetica Neue" w:hAnsi="Helvetica Neue"/>
          <w:spacing w:val="-2"/>
        </w:rPr>
      </w:pPr>
      <w:r>
        <w:rPr>
          <w:rFonts w:ascii="Helvetica Neue" w:hAnsi="Helvetica Neue"/>
          <w:spacing w:val="-2"/>
        </w:rPr>
        <w:t>Test Web App with Modification</w:t>
      </w:r>
      <w:hyperlink r:id="rId340" w:anchor="test-web-app-with-modification" w:tooltip="Permanent link" w:history="1">
        <w:r>
          <w:rPr>
            <w:rStyle w:val="Hyperlink"/>
            <w:rFonts w:ascii="Helvetica Neue" w:hAnsi="Helvetica Neue"/>
            <w:spacing w:val="-2"/>
            <w:u w:val="none"/>
          </w:rPr>
          <w:t>¶</w:t>
        </w:r>
      </w:hyperlink>
    </w:p>
    <w:p w14:paraId="69E14947" w14:textId="77777777" w:rsidR="000240B6" w:rsidRDefault="000240B6" w:rsidP="0047624C">
      <w:pPr>
        <w:numPr>
          <w:ilvl w:val="0"/>
          <w:numId w:val="114"/>
        </w:numPr>
        <w:spacing w:beforeAutospacing="1"/>
        <w:ind w:left="450"/>
        <w:rPr>
          <w:rFonts w:ascii="Helvetica Neue" w:hAnsi="Helvetica Neue"/>
        </w:rPr>
      </w:pPr>
      <w:r>
        <w:rPr>
          <w:rFonts w:ascii="Helvetica Neue" w:hAnsi="Helvetica Neue"/>
        </w:rPr>
        <w:t>Now create a new branch of </w:t>
      </w:r>
      <w:r>
        <w:rPr>
          <w:rStyle w:val="err"/>
          <w:rFonts w:ascii="Courier New" w:hAnsi="Courier New" w:cs="Courier New"/>
          <w:color w:val="A61717"/>
          <w:sz w:val="20"/>
          <w:szCs w:val="20"/>
        </w:rPr>
        <w:t>master</w:t>
      </w:r>
      <w:r>
        <w:rPr>
          <w:rFonts w:ascii="Helvetica Neue" w:hAnsi="Helvetica Neue"/>
        </w:rPr>
        <w:t> branch called </w:t>
      </w:r>
      <w:r>
        <w:rPr>
          <w:rStyle w:val="err"/>
          <w:rFonts w:ascii="Courier New" w:hAnsi="Courier New" w:cs="Courier New"/>
          <w:color w:val="A61717"/>
          <w:sz w:val="20"/>
          <w:szCs w:val="20"/>
        </w:rPr>
        <w:t>a7-demo</w:t>
      </w:r>
      <w:r>
        <w:rPr>
          <w:rFonts w:ascii="Helvetica Neue" w:hAnsi="Helvetica Neue"/>
        </w:rPr>
        <w:t xml:space="preserve">. Configure </w:t>
      </w:r>
      <w:proofErr w:type="spellStart"/>
      <w:r>
        <w:rPr>
          <w:rFonts w:ascii="Helvetica Neue" w:hAnsi="Helvetica Neue"/>
        </w:rPr>
        <w:t>CircleCI</w:t>
      </w:r>
      <w:proofErr w:type="spellEnd"/>
      <w:r>
        <w:rPr>
          <w:rFonts w:ascii="Helvetica Neue" w:hAnsi="Helvetica Neue"/>
        </w:rPr>
        <w:t xml:space="preserve"> through environment variables to build from this new branch.</w:t>
      </w:r>
    </w:p>
    <w:p w14:paraId="02C52ADF" w14:textId="77777777" w:rsidR="000240B6" w:rsidRDefault="000240B6" w:rsidP="0047624C">
      <w:pPr>
        <w:numPr>
          <w:ilvl w:val="0"/>
          <w:numId w:val="114"/>
        </w:numPr>
        <w:spacing w:beforeAutospacing="1"/>
        <w:ind w:left="450"/>
        <w:rPr>
          <w:rFonts w:ascii="Helvetica Neue" w:hAnsi="Helvetica Neue"/>
        </w:rPr>
      </w:pPr>
      <w:r>
        <w:rPr>
          <w:rFonts w:ascii="Helvetica Neue" w:hAnsi="Helvetica Neue"/>
        </w:rPr>
        <w:lastRenderedPageBreak/>
        <w:t>Students will make a simple code change to the API endpoint for demo. The </w:t>
      </w:r>
      <w:r>
        <w:rPr>
          <w:rStyle w:val="err"/>
          <w:rFonts w:ascii="Courier New" w:hAnsi="Courier New" w:cs="Courier New"/>
          <w:color w:val="A61717"/>
          <w:sz w:val="20"/>
          <w:szCs w:val="20"/>
        </w:rPr>
        <w:t>/v1/recipes</w:t>
      </w:r>
      <w:r>
        <w:rPr>
          <w:rFonts w:ascii="Helvetica Neue" w:hAnsi="Helvetica Neue"/>
        </w:rPr>
        <w:t> endpoint will be moved to </w:t>
      </w:r>
      <w:r>
        <w:rPr>
          <w:rStyle w:val="err"/>
          <w:rFonts w:ascii="Courier New" w:hAnsi="Courier New" w:cs="Courier New"/>
          <w:color w:val="A61717"/>
          <w:sz w:val="20"/>
          <w:szCs w:val="20"/>
        </w:rPr>
        <w:t>/v2/recipes</w:t>
      </w:r>
      <w:r>
        <w:rPr>
          <w:rFonts w:ascii="Helvetica Neue" w:hAnsi="Helvetica Neue"/>
        </w:rPr>
        <w:t> endpoint. Commit this change directly to the </w:t>
      </w:r>
      <w:r>
        <w:rPr>
          <w:rStyle w:val="err"/>
          <w:rFonts w:ascii="Courier New" w:hAnsi="Courier New" w:cs="Courier New"/>
          <w:color w:val="A61717"/>
          <w:sz w:val="20"/>
          <w:szCs w:val="20"/>
        </w:rPr>
        <w:t>a7-demo</w:t>
      </w:r>
      <w:r>
        <w:rPr>
          <w:rFonts w:ascii="Helvetica Neue" w:hAnsi="Helvetica Neue"/>
        </w:rPr>
        <w:t> branch.</w:t>
      </w:r>
    </w:p>
    <w:p w14:paraId="610A6D13" w14:textId="77777777" w:rsidR="000240B6" w:rsidRDefault="000240B6" w:rsidP="0047624C">
      <w:pPr>
        <w:numPr>
          <w:ilvl w:val="0"/>
          <w:numId w:val="114"/>
        </w:numPr>
        <w:spacing w:before="100" w:beforeAutospacing="1" w:after="120"/>
        <w:ind w:left="450"/>
        <w:rPr>
          <w:rFonts w:ascii="Helvetica Neue" w:hAnsi="Helvetica Neue"/>
        </w:rPr>
      </w:pPr>
      <w:r>
        <w:rPr>
          <w:rFonts w:ascii="Helvetica Neue" w:hAnsi="Helvetica Neue"/>
        </w:rPr>
        <w:t xml:space="preserve">A build should be automatically triggered by </w:t>
      </w:r>
      <w:proofErr w:type="spellStart"/>
      <w:r>
        <w:rPr>
          <w:rFonts w:ascii="Helvetica Neue" w:hAnsi="Helvetica Neue"/>
        </w:rPr>
        <w:t>CircleCI</w:t>
      </w:r>
      <w:proofErr w:type="spellEnd"/>
      <w:r>
        <w:rPr>
          <w:rFonts w:ascii="Helvetica Neue" w:hAnsi="Helvetica Neue"/>
        </w:rPr>
        <w:t xml:space="preserve"> now.</w:t>
      </w:r>
    </w:p>
    <w:p w14:paraId="6807575B" w14:textId="77777777" w:rsidR="000240B6" w:rsidRDefault="000240B6" w:rsidP="0047624C">
      <w:pPr>
        <w:numPr>
          <w:ilvl w:val="1"/>
          <w:numId w:val="114"/>
        </w:numPr>
        <w:spacing w:before="100" w:beforeAutospacing="1" w:after="120"/>
        <w:ind w:left="900"/>
        <w:rPr>
          <w:rFonts w:ascii="Helvetica Neue" w:hAnsi="Helvetica Neue"/>
        </w:rPr>
      </w:pPr>
      <w:r>
        <w:rPr>
          <w:rFonts w:ascii="Helvetica Neue" w:hAnsi="Helvetica Neue"/>
        </w:rPr>
        <w:t>Check that a new build artifact exists in the S3 bucket.</w:t>
      </w:r>
    </w:p>
    <w:p w14:paraId="7CAF2CA6" w14:textId="77777777" w:rsidR="000240B6" w:rsidRDefault="000240B6" w:rsidP="0047624C">
      <w:pPr>
        <w:numPr>
          <w:ilvl w:val="1"/>
          <w:numId w:val="114"/>
        </w:numPr>
        <w:spacing w:before="100" w:beforeAutospacing="1" w:after="120"/>
        <w:ind w:left="900"/>
        <w:rPr>
          <w:rFonts w:ascii="Helvetica Neue" w:hAnsi="Helvetica Neue"/>
        </w:rPr>
      </w:pPr>
      <w:r>
        <w:rPr>
          <w:rFonts w:ascii="Helvetica Neue" w:hAnsi="Helvetica Neue"/>
        </w:rPr>
        <w:t xml:space="preserve">Monitor </w:t>
      </w:r>
      <w:proofErr w:type="spellStart"/>
      <w:r>
        <w:rPr>
          <w:rFonts w:ascii="Helvetica Neue" w:hAnsi="Helvetica Neue"/>
        </w:rPr>
        <w:t>CodeDeploy</w:t>
      </w:r>
      <w:proofErr w:type="spellEnd"/>
      <w:r>
        <w:rPr>
          <w:rFonts w:ascii="Helvetica Neue" w:hAnsi="Helvetica Neue"/>
        </w:rPr>
        <w:t xml:space="preserve"> status.</w:t>
      </w:r>
    </w:p>
    <w:p w14:paraId="6750E067" w14:textId="77777777" w:rsidR="000240B6" w:rsidRDefault="000240B6" w:rsidP="0047624C">
      <w:pPr>
        <w:numPr>
          <w:ilvl w:val="1"/>
          <w:numId w:val="114"/>
        </w:numPr>
        <w:spacing w:before="100" w:beforeAutospacing="1" w:after="120"/>
        <w:ind w:left="900"/>
        <w:rPr>
          <w:rFonts w:ascii="Helvetica Neue" w:hAnsi="Helvetica Neue"/>
        </w:rPr>
      </w:pPr>
      <w:r>
        <w:rPr>
          <w:rFonts w:ascii="Helvetica Neue" w:hAnsi="Helvetica Neue"/>
        </w:rPr>
        <w:t>Test changes with API calls.</w:t>
      </w:r>
    </w:p>
    <w:p w14:paraId="24BDB240" w14:textId="77777777" w:rsidR="000240B6" w:rsidRDefault="000240B6" w:rsidP="0047624C">
      <w:pPr>
        <w:numPr>
          <w:ilvl w:val="1"/>
          <w:numId w:val="114"/>
        </w:numPr>
        <w:spacing w:beforeAutospacing="1"/>
        <w:ind w:left="900"/>
        <w:rPr>
          <w:rFonts w:ascii="Helvetica Neue" w:hAnsi="Helvetica Neue"/>
        </w:rPr>
      </w:pPr>
      <w:r>
        <w:rPr>
          <w:rFonts w:ascii="Helvetica Neue" w:hAnsi="Helvetica Neue"/>
        </w:rPr>
        <w:t xml:space="preserve">Make API call to GET </w:t>
      </w:r>
      <w:proofErr w:type="gramStart"/>
      <w:r>
        <w:rPr>
          <w:rFonts w:ascii="Helvetica Neue" w:hAnsi="Helvetica Neue"/>
        </w:rPr>
        <w:t>a the</w:t>
      </w:r>
      <w:proofErr w:type="gramEnd"/>
      <w:r>
        <w:rPr>
          <w:rFonts w:ascii="Helvetica Neue" w:hAnsi="Helvetica Neue"/>
        </w:rPr>
        <w:t xml:space="preserve"> recipe on </w:t>
      </w:r>
      <w:r>
        <w:rPr>
          <w:rStyle w:val="err"/>
          <w:rFonts w:ascii="Courier New" w:hAnsi="Courier New" w:cs="Courier New"/>
          <w:color w:val="A61717"/>
          <w:sz w:val="20"/>
          <w:szCs w:val="20"/>
        </w:rPr>
        <w:t>/v2/recipes</w:t>
      </w:r>
      <w:r>
        <w:rPr>
          <w:rFonts w:ascii="Helvetica Neue" w:hAnsi="Helvetica Neue"/>
        </w:rPr>
        <w:t> endpoint.</w:t>
      </w:r>
    </w:p>
    <w:p w14:paraId="1C6C0B22" w14:textId="77777777" w:rsidR="000240B6" w:rsidRDefault="000240B6" w:rsidP="0047624C">
      <w:pPr>
        <w:numPr>
          <w:ilvl w:val="0"/>
          <w:numId w:val="114"/>
        </w:numPr>
        <w:spacing w:beforeAutospacing="1"/>
        <w:ind w:left="450"/>
        <w:rPr>
          <w:rFonts w:ascii="Helvetica Neue" w:hAnsi="Helvetica Neue"/>
        </w:rPr>
      </w:pPr>
      <w:r>
        <w:rPr>
          <w:rFonts w:ascii="Helvetica Neue" w:hAnsi="Helvetica Neue"/>
        </w:rPr>
        <w:t>Changes from </w:t>
      </w:r>
      <w:r>
        <w:rPr>
          <w:rStyle w:val="err"/>
          <w:rFonts w:ascii="Courier New" w:hAnsi="Courier New" w:cs="Courier New"/>
          <w:color w:val="A61717"/>
          <w:sz w:val="20"/>
          <w:szCs w:val="20"/>
        </w:rPr>
        <w:t>a7-demo</w:t>
      </w:r>
      <w:r>
        <w:rPr>
          <w:rFonts w:ascii="Helvetica Neue" w:hAnsi="Helvetica Neue"/>
        </w:rPr>
        <w:t> git branch should not be merged into </w:t>
      </w:r>
      <w:r>
        <w:rPr>
          <w:rStyle w:val="err"/>
          <w:rFonts w:ascii="Courier New" w:hAnsi="Courier New" w:cs="Courier New"/>
          <w:color w:val="A61717"/>
          <w:sz w:val="20"/>
          <w:szCs w:val="20"/>
        </w:rPr>
        <w:t>master</w:t>
      </w:r>
      <w:r>
        <w:rPr>
          <w:rFonts w:ascii="Helvetica Neue" w:hAnsi="Helvetica Neue"/>
        </w:rPr>
        <w:t> branch.</w:t>
      </w:r>
    </w:p>
    <w:p w14:paraId="77F3CE9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CloudWatch Logs (15%)</w:t>
      </w:r>
      <w:hyperlink r:id="rId341" w:anchor="cloudwatch-logs-15" w:tooltip="Permanent link" w:history="1">
        <w:r>
          <w:rPr>
            <w:rStyle w:val="Hyperlink"/>
            <w:rFonts w:ascii="Helvetica Neue" w:hAnsi="Helvetica Neue"/>
            <w:b w:val="0"/>
            <w:bCs w:val="0"/>
            <w:spacing w:val="-2"/>
            <w:u w:val="none"/>
          </w:rPr>
          <w:t>¶</w:t>
        </w:r>
      </w:hyperlink>
    </w:p>
    <w:p w14:paraId="5F48B238" w14:textId="77777777" w:rsidR="000240B6" w:rsidRDefault="000240B6" w:rsidP="0047624C">
      <w:pPr>
        <w:numPr>
          <w:ilvl w:val="0"/>
          <w:numId w:val="115"/>
        </w:numPr>
        <w:spacing w:beforeAutospacing="1"/>
        <w:ind w:left="450"/>
        <w:rPr>
          <w:rFonts w:ascii="Helvetica Neue" w:hAnsi="Helvetica Neue"/>
        </w:rPr>
      </w:pPr>
      <w:r>
        <w:rPr>
          <w:rFonts w:ascii="Helvetica Neue" w:hAnsi="Helvetica Neue"/>
        </w:rPr>
        <w:t>Students to demo application logs in CloudWatch. Monitor the logs as new version of the application is deployed. Look for logs generated in last </w:t>
      </w:r>
      <w:r>
        <w:rPr>
          <w:rStyle w:val="err"/>
          <w:rFonts w:ascii="Courier New" w:hAnsi="Courier New" w:cs="Courier New"/>
          <w:color w:val="A61717"/>
          <w:sz w:val="20"/>
          <w:szCs w:val="20"/>
        </w:rPr>
        <w:t>5</w:t>
      </w:r>
      <w:r>
        <w:rPr>
          <w:rFonts w:ascii="Helvetica Neue" w:hAnsi="Helvetica Neue"/>
        </w:rPr>
        <w:t> minutes.</w:t>
      </w:r>
    </w:p>
    <w:p w14:paraId="02E9FFDD" w14:textId="77777777" w:rsidR="000240B6" w:rsidRDefault="000240B6" w:rsidP="0047624C">
      <w:pPr>
        <w:numPr>
          <w:ilvl w:val="0"/>
          <w:numId w:val="115"/>
        </w:numPr>
        <w:spacing w:before="100" w:beforeAutospacing="1" w:after="120"/>
        <w:ind w:left="450"/>
        <w:rPr>
          <w:rFonts w:ascii="Helvetica Neue" w:hAnsi="Helvetica Neue"/>
        </w:rPr>
      </w:pPr>
      <w:r>
        <w:rPr>
          <w:rFonts w:ascii="Helvetica Neue" w:hAnsi="Helvetica Neue"/>
        </w:rPr>
        <w:t>Look for log messages generated by the application from API calls made for demo.</w:t>
      </w:r>
    </w:p>
    <w:p w14:paraId="66097BE1" w14:textId="77777777" w:rsidR="000240B6" w:rsidRDefault="000240B6" w:rsidP="0047624C">
      <w:pPr>
        <w:numPr>
          <w:ilvl w:val="0"/>
          <w:numId w:val="115"/>
        </w:numPr>
        <w:spacing w:before="100" w:beforeAutospacing="1"/>
        <w:ind w:left="450"/>
        <w:rPr>
          <w:rFonts w:ascii="Helvetica Neue" w:hAnsi="Helvetica Neue"/>
        </w:rPr>
      </w:pPr>
      <w:r>
        <w:rPr>
          <w:rFonts w:ascii="Helvetica Neue" w:hAnsi="Helvetica Neue"/>
        </w:rPr>
        <w:t>As there may be some lag before logs are available in CloudWatch, wait for about 1-2 minutes for data to be available.</w:t>
      </w:r>
    </w:p>
    <w:p w14:paraId="14E2423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CloudWatch Metrics (15%)</w:t>
      </w:r>
      <w:hyperlink r:id="rId342" w:anchor="cloudwatch-metrics-15" w:tooltip="Permanent link" w:history="1">
        <w:r>
          <w:rPr>
            <w:rStyle w:val="Hyperlink"/>
            <w:rFonts w:ascii="Helvetica Neue" w:hAnsi="Helvetica Neue"/>
            <w:b w:val="0"/>
            <w:bCs w:val="0"/>
            <w:spacing w:val="-2"/>
            <w:u w:val="none"/>
          </w:rPr>
          <w:t>¶</w:t>
        </w:r>
      </w:hyperlink>
    </w:p>
    <w:p w14:paraId="47139398" w14:textId="77777777" w:rsidR="000240B6" w:rsidRDefault="000240B6" w:rsidP="0047624C">
      <w:pPr>
        <w:numPr>
          <w:ilvl w:val="0"/>
          <w:numId w:val="116"/>
        </w:numPr>
        <w:spacing w:before="100" w:beforeAutospacing="1" w:after="120"/>
        <w:ind w:left="450"/>
        <w:rPr>
          <w:rFonts w:ascii="Helvetica Neue" w:hAnsi="Helvetica Neue"/>
        </w:rPr>
      </w:pPr>
      <w:r>
        <w:rPr>
          <w:rFonts w:ascii="Helvetica Neue" w:hAnsi="Helvetica Neue"/>
        </w:rPr>
        <w:t>Students must demo application metrics are being pushed to CloudWatch.</w:t>
      </w:r>
    </w:p>
    <w:p w14:paraId="551216F8" w14:textId="77777777" w:rsidR="000240B6" w:rsidRDefault="000240B6" w:rsidP="0047624C">
      <w:pPr>
        <w:numPr>
          <w:ilvl w:val="0"/>
          <w:numId w:val="116"/>
        </w:numPr>
        <w:spacing w:before="100" w:beforeAutospacing="1" w:after="120"/>
        <w:ind w:left="450"/>
        <w:rPr>
          <w:rFonts w:ascii="Helvetica Neue" w:hAnsi="Helvetica Neue"/>
        </w:rPr>
      </w:pPr>
      <w:r>
        <w:rPr>
          <w:rFonts w:ascii="Helvetica Neue" w:hAnsi="Helvetica Neue"/>
        </w:rPr>
        <w:t>Verify metrics for counters and timers as you make API calls for demo.</w:t>
      </w:r>
    </w:p>
    <w:p w14:paraId="3207FF63" w14:textId="77777777" w:rsidR="000240B6" w:rsidRDefault="000240B6" w:rsidP="0047624C">
      <w:pPr>
        <w:numPr>
          <w:ilvl w:val="0"/>
          <w:numId w:val="116"/>
        </w:numPr>
        <w:spacing w:before="100" w:beforeAutospacing="1" w:after="120"/>
        <w:ind w:left="450"/>
        <w:rPr>
          <w:rFonts w:ascii="Helvetica Neue" w:hAnsi="Helvetica Neue"/>
        </w:rPr>
      </w:pPr>
      <w:r>
        <w:rPr>
          <w:rFonts w:ascii="Helvetica Neue" w:hAnsi="Helvetica Neue"/>
        </w:rPr>
        <w:t>Note the value of these metrics before and after the demo.</w:t>
      </w:r>
    </w:p>
    <w:p w14:paraId="77DD43E4" w14:textId="77777777" w:rsidR="000240B6" w:rsidRDefault="000240B6" w:rsidP="0047624C">
      <w:pPr>
        <w:numPr>
          <w:ilvl w:val="0"/>
          <w:numId w:val="116"/>
        </w:numPr>
        <w:spacing w:before="100" w:beforeAutospacing="1" w:after="120"/>
        <w:ind w:left="450"/>
        <w:rPr>
          <w:rFonts w:ascii="Helvetica Neue" w:hAnsi="Helvetica Neue"/>
        </w:rPr>
      </w:pPr>
      <w:r>
        <w:rPr>
          <w:rFonts w:ascii="Helvetica Neue" w:hAnsi="Helvetica Neue"/>
        </w:rPr>
        <w:t>Count the number of API calls being made and see if the count displayed in dashboard add up.</w:t>
      </w:r>
    </w:p>
    <w:p w14:paraId="7E82743D" w14:textId="77777777" w:rsidR="000240B6" w:rsidRDefault="000240B6" w:rsidP="0047624C">
      <w:pPr>
        <w:numPr>
          <w:ilvl w:val="0"/>
          <w:numId w:val="116"/>
        </w:numPr>
        <w:spacing w:beforeAutospacing="1"/>
        <w:ind w:left="450"/>
        <w:rPr>
          <w:rFonts w:ascii="Helvetica Neue" w:hAnsi="Helvetica Neue"/>
        </w:rPr>
      </w:pPr>
      <w:r>
        <w:rPr>
          <w:rFonts w:ascii="Helvetica Neue" w:hAnsi="Helvetica Neue"/>
        </w:rPr>
        <w:t>When looking at metrics in dashboard, look for data from last </w:t>
      </w:r>
      <w:r>
        <w:rPr>
          <w:rStyle w:val="err"/>
          <w:rFonts w:ascii="Courier New" w:hAnsi="Courier New" w:cs="Courier New"/>
          <w:color w:val="A61717"/>
          <w:sz w:val="20"/>
          <w:szCs w:val="20"/>
        </w:rPr>
        <w:t>5</w:t>
      </w:r>
      <w:r>
        <w:rPr>
          <w:rFonts w:ascii="Helvetica Neue" w:hAnsi="Helvetica Neue"/>
        </w:rPr>
        <w:t> or </w:t>
      </w:r>
      <w:r>
        <w:rPr>
          <w:rStyle w:val="err"/>
          <w:rFonts w:ascii="Courier New" w:hAnsi="Courier New" w:cs="Courier New"/>
          <w:color w:val="A61717"/>
          <w:sz w:val="20"/>
          <w:szCs w:val="20"/>
        </w:rPr>
        <w:t>15</w:t>
      </w:r>
      <w:r>
        <w:rPr>
          <w:rFonts w:ascii="Helvetica Neue" w:hAnsi="Helvetica Neue"/>
        </w:rPr>
        <w:t> minutes.</w:t>
      </w:r>
    </w:p>
    <w:p w14:paraId="6DB25672" w14:textId="77777777" w:rsidR="000240B6" w:rsidRDefault="000240B6" w:rsidP="0047624C">
      <w:pPr>
        <w:numPr>
          <w:ilvl w:val="0"/>
          <w:numId w:val="116"/>
        </w:numPr>
        <w:spacing w:before="100" w:beforeAutospacing="1"/>
        <w:ind w:left="450"/>
        <w:rPr>
          <w:rFonts w:ascii="Helvetica Neue" w:hAnsi="Helvetica Neue"/>
        </w:rPr>
      </w:pPr>
      <w:r>
        <w:rPr>
          <w:rFonts w:ascii="Helvetica Neue" w:hAnsi="Helvetica Neue"/>
        </w:rPr>
        <w:t>As there may be some lag before metrics are available in CloudWatch, wait for about 1-2 minutes for data to be available.</w:t>
      </w:r>
    </w:p>
    <w:p w14:paraId="146EA932" w14:textId="77777777" w:rsidR="000240B6" w:rsidRDefault="000240B6" w:rsidP="000240B6">
      <w:r>
        <w:br/>
        <w:t>Lecture 8</w:t>
      </w:r>
      <w:r>
        <w:br/>
      </w:r>
    </w:p>
    <w:p w14:paraId="3FEDA80E"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Agenda</w:t>
      </w:r>
      <w:hyperlink r:id="rId343" w:anchor="agenda" w:tooltip="Permanent link" w:history="1">
        <w:r>
          <w:rPr>
            <w:rStyle w:val="Hyperlink"/>
            <w:rFonts w:ascii="Helvetica Neue" w:hAnsi="Helvetica Neue"/>
            <w:b w:val="0"/>
            <w:bCs w:val="0"/>
            <w:spacing w:val="-2"/>
            <w:u w:val="none"/>
          </w:rPr>
          <w:t>¶</w:t>
        </w:r>
      </w:hyperlink>
    </w:p>
    <w:p w14:paraId="1B54FBD4" w14:textId="77777777" w:rsidR="000240B6" w:rsidRDefault="000240B6" w:rsidP="0047624C">
      <w:pPr>
        <w:numPr>
          <w:ilvl w:val="0"/>
          <w:numId w:val="117"/>
        </w:numPr>
        <w:spacing w:before="100" w:beforeAutospacing="1" w:after="120"/>
        <w:ind w:left="450"/>
        <w:rPr>
          <w:rFonts w:ascii="Helvetica Neue" w:hAnsi="Helvetica Neue"/>
        </w:rPr>
      </w:pPr>
      <w:r>
        <w:rPr>
          <w:rFonts w:ascii="Helvetica Neue" w:hAnsi="Helvetica Neue"/>
        </w:rPr>
        <w:t>Review </w:t>
      </w:r>
      <w:hyperlink r:id="rId344" w:history="1">
        <w:r>
          <w:rPr>
            <w:rStyle w:val="Hyperlink"/>
            <w:rFonts w:ascii="Helvetica Neue" w:hAnsi="Helvetica Neue"/>
            <w:color w:val="2196F3"/>
            <w:u w:val="none"/>
          </w:rPr>
          <w:t>Assignment #06</w:t>
        </w:r>
      </w:hyperlink>
    </w:p>
    <w:p w14:paraId="264DA638" w14:textId="77777777" w:rsidR="000240B6" w:rsidRDefault="000240B6" w:rsidP="0047624C">
      <w:pPr>
        <w:numPr>
          <w:ilvl w:val="0"/>
          <w:numId w:val="117"/>
        </w:numPr>
        <w:spacing w:before="100" w:beforeAutospacing="1" w:after="120"/>
        <w:ind w:left="450"/>
        <w:rPr>
          <w:rFonts w:ascii="Helvetica Neue" w:hAnsi="Helvetica Neue"/>
        </w:rPr>
      </w:pPr>
      <w:r>
        <w:rPr>
          <w:rFonts w:ascii="Helvetica Neue" w:hAnsi="Helvetica Neue"/>
        </w:rPr>
        <w:t>Operational Visibility in Cloud</w:t>
      </w:r>
    </w:p>
    <w:p w14:paraId="0BEE80A6" w14:textId="77777777" w:rsidR="000240B6" w:rsidRDefault="000240B6" w:rsidP="0047624C">
      <w:pPr>
        <w:numPr>
          <w:ilvl w:val="1"/>
          <w:numId w:val="117"/>
        </w:numPr>
        <w:spacing w:before="100" w:beforeAutospacing="1" w:after="120"/>
        <w:ind w:left="900"/>
        <w:rPr>
          <w:rFonts w:ascii="Helvetica Neue" w:hAnsi="Helvetica Neue"/>
        </w:rPr>
      </w:pPr>
      <w:r>
        <w:rPr>
          <w:rFonts w:ascii="Helvetica Neue" w:hAnsi="Helvetica Neue"/>
        </w:rPr>
        <w:t>Logging</w:t>
      </w:r>
    </w:p>
    <w:p w14:paraId="57CA0CA9" w14:textId="77777777" w:rsidR="000240B6" w:rsidRDefault="000240B6" w:rsidP="0047624C">
      <w:pPr>
        <w:numPr>
          <w:ilvl w:val="1"/>
          <w:numId w:val="117"/>
        </w:numPr>
        <w:spacing w:before="100" w:beforeAutospacing="1" w:after="120"/>
        <w:ind w:left="900"/>
        <w:rPr>
          <w:rFonts w:ascii="Helvetica Neue" w:hAnsi="Helvetica Neue"/>
        </w:rPr>
      </w:pPr>
      <w:r>
        <w:rPr>
          <w:rFonts w:ascii="Helvetica Neue" w:hAnsi="Helvetica Neue"/>
        </w:rPr>
        <w:t>Metrics</w:t>
      </w:r>
    </w:p>
    <w:p w14:paraId="7D549D9C" w14:textId="77777777" w:rsidR="000240B6" w:rsidRDefault="000240B6" w:rsidP="0047624C">
      <w:pPr>
        <w:numPr>
          <w:ilvl w:val="1"/>
          <w:numId w:val="117"/>
        </w:numPr>
        <w:spacing w:before="100" w:beforeAutospacing="1" w:after="120"/>
        <w:ind w:left="900"/>
        <w:rPr>
          <w:rFonts w:ascii="Helvetica Neue" w:hAnsi="Helvetica Neue"/>
        </w:rPr>
      </w:pPr>
      <w:r>
        <w:rPr>
          <w:rFonts w:ascii="Helvetica Neue" w:hAnsi="Helvetica Neue"/>
        </w:rPr>
        <w:lastRenderedPageBreak/>
        <w:t>Monitoring</w:t>
      </w:r>
    </w:p>
    <w:p w14:paraId="322F714B" w14:textId="77777777" w:rsidR="000240B6" w:rsidRDefault="000240B6" w:rsidP="0047624C">
      <w:pPr>
        <w:numPr>
          <w:ilvl w:val="1"/>
          <w:numId w:val="117"/>
        </w:numPr>
        <w:spacing w:before="100" w:beforeAutospacing="1"/>
        <w:ind w:left="900"/>
        <w:rPr>
          <w:rFonts w:ascii="Helvetica Neue" w:hAnsi="Helvetica Neue"/>
        </w:rPr>
      </w:pPr>
      <w:r>
        <w:rPr>
          <w:rFonts w:ascii="Helvetica Neue" w:hAnsi="Helvetica Neue"/>
        </w:rPr>
        <w:t>Alerting</w:t>
      </w:r>
    </w:p>
    <w:p w14:paraId="611A1B64" w14:textId="77777777" w:rsidR="000240B6" w:rsidRDefault="000240B6" w:rsidP="0047624C">
      <w:pPr>
        <w:numPr>
          <w:ilvl w:val="0"/>
          <w:numId w:val="117"/>
        </w:numPr>
        <w:spacing w:before="100" w:beforeAutospacing="1" w:after="120"/>
        <w:ind w:left="450"/>
        <w:rPr>
          <w:rFonts w:ascii="Helvetica Neue" w:hAnsi="Helvetica Neue"/>
        </w:rPr>
      </w:pPr>
      <w:r>
        <w:rPr>
          <w:rFonts w:ascii="Helvetica Neue" w:hAnsi="Helvetica Neue"/>
        </w:rPr>
        <w:t xml:space="preserve">Continuous Deployment (GitHub + </w:t>
      </w:r>
      <w:proofErr w:type="spellStart"/>
      <w:r>
        <w:rPr>
          <w:rFonts w:ascii="Helvetica Neue" w:hAnsi="Helvetica Neue"/>
        </w:rPr>
        <w:t>CircleCI</w:t>
      </w:r>
      <w:proofErr w:type="spellEnd"/>
      <w:r>
        <w:rPr>
          <w:rFonts w:ascii="Helvetica Neue" w:hAnsi="Helvetica Neue"/>
        </w:rPr>
        <w:t xml:space="preserve"> + Amazon </w:t>
      </w:r>
      <w:proofErr w:type="spellStart"/>
      <w:r>
        <w:rPr>
          <w:rFonts w:ascii="Helvetica Neue" w:hAnsi="Helvetica Neue"/>
        </w:rPr>
        <w:t>CodeDeploy</w:t>
      </w:r>
      <w:proofErr w:type="spellEnd"/>
      <w:r>
        <w:rPr>
          <w:rFonts w:ascii="Helvetica Neue" w:hAnsi="Helvetica Neue"/>
        </w:rPr>
        <w:t>)</w:t>
      </w:r>
    </w:p>
    <w:p w14:paraId="4199C0AB" w14:textId="77777777" w:rsidR="000240B6" w:rsidRDefault="000240B6" w:rsidP="0047624C">
      <w:pPr>
        <w:numPr>
          <w:ilvl w:val="0"/>
          <w:numId w:val="117"/>
        </w:numPr>
        <w:spacing w:before="100" w:beforeAutospacing="1"/>
        <w:ind w:left="450"/>
        <w:rPr>
          <w:rFonts w:ascii="Helvetica Neue" w:hAnsi="Helvetica Neue"/>
        </w:rPr>
      </w:pPr>
      <w:r>
        <w:rPr>
          <w:rFonts w:ascii="Helvetica Neue" w:hAnsi="Helvetica Neue"/>
        </w:rPr>
        <w:t>Discuss </w:t>
      </w:r>
      <w:hyperlink r:id="rId345" w:history="1">
        <w:r>
          <w:rPr>
            <w:rStyle w:val="Hyperlink"/>
            <w:rFonts w:ascii="Helvetica Neue" w:hAnsi="Helvetica Neue"/>
            <w:color w:val="2196F3"/>
            <w:u w:val="none"/>
          </w:rPr>
          <w:t>Assignment #07</w:t>
        </w:r>
      </w:hyperlink>
    </w:p>
    <w:p w14:paraId="428124D5"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Slides</w:t>
      </w:r>
      <w:hyperlink r:id="rId346" w:anchor="slides" w:tooltip="Permanent link" w:history="1">
        <w:r>
          <w:rPr>
            <w:rStyle w:val="Hyperlink"/>
            <w:rFonts w:ascii="Helvetica Neue" w:hAnsi="Helvetica Neue"/>
            <w:b w:val="0"/>
            <w:bCs w:val="0"/>
            <w:spacing w:val="-2"/>
            <w:u w:val="none"/>
          </w:rPr>
          <w:t>¶</w:t>
        </w:r>
      </w:hyperlink>
    </w:p>
    <w:p w14:paraId="6F6EC882" w14:textId="77777777" w:rsidR="000240B6" w:rsidRDefault="000240B6" w:rsidP="0047624C">
      <w:pPr>
        <w:numPr>
          <w:ilvl w:val="0"/>
          <w:numId w:val="118"/>
        </w:numPr>
        <w:spacing w:before="100" w:beforeAutospacing="1" w:after="120"/>
        <w:ind w:left="450"/>
        <w:rPr>
          <w:rFonts w:ascii="Helvetica Neue" w:hAnsi="Helvetica Neue"/>
        </w:rPr>
      </w:pPr>
      <w:hyperlink r:id="rId347" w:history="1">
        <w:r>
          <w:rPr>
            <w:rStyle w:val="Hyperlink"/>
            <w:rFonts w:ascii="Helvetica Neue" w:hAnsi="Helvetica Neue"/>
            <w:color w:val="2196F3"/>
            <w:u w:val="none"/>
          </w:rPr>
          <w:t>Logging, Metrics, Monitoring, &amp; Alerting</w:t>
        </w:r>
      </w:hyperlink>
    </w:p>
    <w:p w14:paraId="080F07DC" w14:textId="77777777" w:rsidR="000240B6" w:rsidRDefault="000240B6" w:rsidP="0047624C">
      <w:pPr>
        <w:numPr>
          <w:ilvl w:val="0"/>
          <w:numId w:val="118"/>
        </w:numPr>
        <w:spacing w:before="100" w:beforeAutospacing="1"/>
        <w:ind w:left="450"/>
        <w:rPr>
          <w:rFonts w:ascii="Helvetica Neue" w:hAnsi="Helvetica Neue"/>
        </w:rPr>
      </w:pPr>
      <w:hyperlink r:id="rId348" w:history="1">
        <w:r>
          <w:rPr>
            <w:rStyle w:val="Hyperlink"/>
            <w:rFonts w:ascii="Helvetica Neue" w:hAnsi="Helvetica Neue"/>
            <w:color w:val="2196F3"/>
            <w:u w:val="none"/>
          </w:rPr>
          <w:t xml:space="preserve">Continuous Deployment (GitHub + </w:t>
        </w:r>
        <w:proofErr w:type="spellStart"/>
        <w:r>
          <w:rPr>
            <w:rStyle w:val="Hyperlink"/>
            <w:rFonts w:ascii="Helvetica Neue" w:hAnsi="Helvetica Neue"/>
            <w:color w:val="2196F3"/>
            <w:u w:val="none"/>
          </w:rPr>
          <w:t>CircleCI</w:t>
        </w:r>
        <w:proofErr w:type="spellEnd"/>
        <w:r>
          <w:rPr>
            <w:rStyle w:val="Hyperlink"/>
            <w:rFonts w:ascii="Helvetica Neue" w:hAnsi="Helvetica Neue"/>
            <w:color w:val="2196F3"/>
            <w:u w:val="none"/>
          </w:rPr>
          <w:t xml:space="preserve"> + Amazon </w:t>
        </w:r>
        <w:proofErr w:type="spellStart"/>
        <w:r>
          <w:rPr>
            <w:rStyle w:val="Hyperlink"/>
            <w:rFonts w:ascii="Helvetica Neue" w:hAnsi="Helvetica Neue"/>
            <w:color w:val="2196F3"/>
            <w:u w:val="none"/>
          </w:rPr>
          <w:t>CodeDeploy</w:t>
        </w:r>
        <w:proofErr w:type="spellEnd"/>
        <w:r>
          <w:rPr>
            <w:rStyle w:val="Hyperlink"/>
            <w:rFonts w:ascii="Helvetica Neue" w:hAnsi="Helvetica Neue"/>
            <w:color w:val="2196F3"/>
            <w:u w:val="none"/>
          </w:rPr>
          <w:t>)</w:t>
        </w:r>
      </w:hyperlink>
    </w:p>
    <w:p w14:paraId="43AD344D"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 xml:space="preserve">Continuous Integration &amp; Deployment with </w:t>
      </w:r>
      <w:proofErr w:type="spellStart"/>
      <w:r>
        <w:rPr>
          <w:rFonts w:ascii="Helvetica Neue" w:hAnsi="Helvetica Neue"/>
          <w:b w:val="0"/>
          <w:bCs w:val="0"/>
          <w:spacing w:val="-2"/>
        </w:rPr>
        <w:t>Github</w:t>
      </w:r>
      <w:proofErr w:type="spellEnd"/>
      <w:r>
        <w:rPr>
          <w:rFonts w:ascii="Helvetica Neue" w:hAnsi="Helvetica Neue"/>
          <w:b w:val="0"/>
          <w:bCs w:val="0"/>
          <w:spacing w:val="-2"/>
        </w:rPr>
        <w:t xml:space="preserve">, </w:t>
      </w:r>
      <w:proofErr w:type="spellStart"/>
      <w:r>
        <w:rPr>
          <w:rFonts w:ascii="Helvetica Neue" w:hAnsi="Helvetica Neue"/>
          <w:b w:val="0"/>
          <w:bCs w:val="0"/>
          <w:spacing w:val="-2"/>
        </w:rPr>
        <w:t>CircleCI</w:t>
      </w:r>
      <w:proofErr w:type="spellEnd"/>
      <w:r>
        <w:rPr>
          <w:rFonts w:ascii="Helvetica Neue" w:hAnsi="Helvetica Neue"/>
          <w:b w:val="0"/>
          <w:bCs w:val="0"/>
          <w:spacing w:val="-2"/>
        </w:rPr>
        <w:t xml:space="preserve"> and AWS </w:t>
      </w:r>
      <w:proofErr w:type="spellStart"/>
      <w:r>
        <w:rPr>
          <w:rFonts w:ascii="Helvetica Neue" w:hAnsi="Helvetica Neue"/>
          <w:b w:val="0"/>
          <w:bCs w:val="0"/>
          <w:spacing w:val="-2"/>
        </w:rPr>
        <w:t>CodeDeploy</w:t>
      </w:r>
      <w:proofErr w:type="spellEnd"/>
      <w:r>
        <w:rPr>
          <w:rFonts w:ascii="Helvetica Neue" w:hAnsi="Helvetica Neue"/>
          <w:b w:val="0"/>
          <w:bCs w:val="0"/>
          <w:spacing w:val="-2"/>
        </w:rPr>
        <w:fldChar w:fldCharType="begin"/>
      </w:r>
      <w:r>
        <w:rPr>
          <w:rFonts w:ascii="Helvetica Neue" w:hAnsi="Helvetica Neue"/>
          <w:b w:val="0"/>
          <w:bCs w:val="0"/>
          <w:spacing w:val="-2"/>
        </w:rPr>
        <w:instrText xml:space="preserve"> HYPERLINK "https://fall2019.csye6225.cloud/lectures/08/" \l "continuous-integration-deployment-with-github-circleci-and-aws-codedeploy" \o "Permanent link" </w:instrText>
      </w:r>
      <w:r>
        <w:rPr>
          <w:rFonts w:ascii="Helvetica Neue" w:hAnsi="Helvetica Neue"/>
          <w:b w:val="0"/>
          <w:bCs w:val="0"/>
          <w:spacing w:val="-2"/>
        </w:rPr>
        <w:fldChar w:fldCharType="separate"/>
      </w:r>
      <w:r>
        <w:rPr>
          <w:rStyle w:val="Hyperlink"/>
          <w:rFonts w:ascii="Helvetica Neue" w:hAnsi="Helvetica Neue"/>
          <w:b w:val="0"/>
          <w:bCs w:val="0"/>
          <w:spacing w:val="-2"/>
          <w:u w:val="none"/>
        </w:rPr>
        <w:t>¶</w:t>
      </w:r>
      <w:r>
        <w:rPr>
          <w:rFonts w:ascii="Helvetica Neue" w:hAnsi="Helvetica Neue"/>
          <w:b w:val="0"/>
          <w:bCs w:val="0"/>
          <w:spacing w:val="-2"/>
        </w:rPr>
        <w:fldChar w:fldCharType="end"/>
      </w:r>
    </w:p>
    <w:p w14:paraId="66BC3C58"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Continuous Deployment is a software development practice in which every code change goes through the entire pipeline and is put into production, automatically, resulting in many production deployments every day.</w:t>
      </w:r>
    </w:p>
    <w:p w14:paraId="5E63FC05"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Continuous Deployment Workflow</w:t>
      </w:r>
      <w:hyperlink r:id="rId349" w:anchor="continuous-deployment-workflow" w:tooltip="Permanent link" w:history="1">
        <w:r>
          <w:rPr>
            <w:rStyle w:val="Hyperlink"/>
            <w:rFonts w:ascii="Helvetica Neue" w:hAnsi="Helvetica Neue"/>
            <w:b w:val="0"/>
            <w:bCs w:val="0"/>
            <w:spacing w:val="-2"/>
            <w:u w:val="none"/>
          </w:rPr>
          <w:t>¶</w:t>
        </w:r>
      </w:hyperlink>
    </w:p>
    <w:p w14:paraId="3CC835EA" w14:textId="77777777" w:rsidR="000240B6" w:rsidRDefault="000240B6" w:rsidP="000240B6">
      <w:pPr>
        <w:pStyle w:val="Heading4"/>
        <w:rPr>
          <w:rFonts w:ascii="Helvetica Neue" w:hAnsi="Helvetica Neue"/>
          <w:b/>
          <w:bCs/>
          <w:spacing w:val="-2"/>
        </w:rPr>
      </w:pPr>
      <w:r>
        <w:rPr>
          <w:rFonts w:ascii="Helvetica Neue" w:hAnsi="Helvetica Neue"/>
          <w:spacing w:val="-2"/>
        </w:rPr>
        <w:t>AMI</w:t>
      </w:r>
      <w:hyperlink r:id="rId350" w:anchor="ami" w:tooltip="Permanent link" w:history="1">
        <w:r>
          <w:rPr>
            <w:rStyle w:val="Hyperlink"/>
            <w:rFonts w:ascii="Helvetica Neue" w:hAnsi="Helvetica Neue"/>
            <w:spacing w:val="-2"/>
            <w:u w:val="none"/>
          </w:rPr>
          <w:t>¶</w:t>
        </w:r>
      </w:hyperlink>
    </w:p>
    <w:p w14:paraId="67C933A3" w14:textId="77777777" w:rsidR="000240B6" w:rsidRDefault="000240B6" w:rsidP="0047624C">
      <w:pPr>
        <w:numPr>
          <w:ilvl w:val="0"/>
          <w:numId w:val="119"/>
        </w:numPr>
        <w:spacing w:before="100" w:beforeAutospacing="1" w:after="120"/>
        <w:ind w:left="450"/>
        <w:rPr>
          <w:rFonts w:ascii="Helvetica Neue" w:hAnsi="Helvetica Neue"/>
        </w:rPr>
      </w:pPr>
      <w:r>
        <w:rPr>
          <w:rFonts w:ascii="Helvetica Neue" w:hAnsi="Helvetica Neue"/>
        </w:rPr>
        <w:t>Developer commits code changes to GitHub repository.</w:t>
      </w:r>
    </w:p>
    <w:p w14:paraId="2CCEE80E" w14:textId="77777777" w:rsidR="000240B6" w:rsidRDefault="000240B6" w:rsidP="0047624C">
      <w:pPr>
        <w:numPr>
          <w:ilvl w:val="0"/>
          <w:numId w:val="119"/>
        </w:numPr>
        <w:spacing w:before="100" w:beforeAutospacing="1" w:after="120"/>
        <w:ind w:left="450"/>
        <w:rPr>
          <w:rFonts w:ascii="Helvetica Neue" w:hAnsi="Helvetica Neue"/>
        </w:rPr>
      </w:pPr>
      <w:proofErr w:type="spellStart"/>
      <w:r>
        <w:rPr>
          <w:rFonts w:ascii="Helvetica Neue" w:hAnsi="Helvetica Neue"/>
        </w:rPr>
        <w:t>CircleCI</w:t>
      </w:r>
      <w:proofErr w:type="spellEnd"/>
      <w:r>
        <w:rPr>
          <w:rFonts w:ascii="Helvetica Neue" w:hAnsi="Helvetica Neue"/>
        </w:rPr>
        <w:t xml:space="preserve"> will trigger a new build on commit notification.</w:t>
      </w:r>
    </w:p>
    <w:p w14:paraId="18A933E2" w14:textId="77777777" w:rsidR="000240B6" w:rsidRDefault="000240B6" w:rsidP="0047624C">
      <w:pPr>
        <w:numPr>
          <w:ilvl w:val="0"/>
          <w:numId w:val="119"/>
        </w:numPr>
        <w:spacing w:beforeAutospacing="1"/>
        <w:ind w:left="450"/>
        <w:rPr>
          <w:rFonts w:ascii="Helvetica Neue" w:hAnsi="Helvetica Neue"/>
        </w:rPr>
      </w:pPr>
      <w:proofErr w:type="spellStart"/>
      <w:r>
        <w:rPr>
          <w:rFonts w:ascii="Helvetica Neue" w:hAnsi="Helvetica Neue"/>
        </w:rPr>
        <w:t>CircleCI</w:t>
      </w:r>
      <w:proofErr w:type="spellEnd"/>
      <w:r>
        <w:rPr>
          <w:rFonts w:ascii="Helvetica Neue" w:hAnsi="Helvetica Neue"/>
        </w:rPr>
        <w:t xml:space="preserve"> will run the build steps from </w:t>
      </w:r>
      <w:proofErr w:type="spellStart"/>
      <w:r>
        <w:rPr>
          <w:rFonts w:ascii="Helvetica Neue" w:hAnsi="Helvetica Neue"/>
        </w:rPr>
        <w:t>CircleCI</w:t>
      </w:r>
      <w:proofErr w:type="spellEnd"/>
      <w:r>
        <w:rPr>
          <w:rFonts w:ascii="Helvetica Neue" w:hAnsi="Helvetica Neue"/>
        </w:rPr>
        <w:t xml:space="preserve"> config file </w:t>
      </w:r>
      <w:r>
        <w:rPr>
          <w:rStyle w:val="na"/>
          <w:rFonts w:ascii="Courier New" w:hAnsi="Courier New" w:cs="Courier New"/>
          <w:color w:val="C2185B"/>
          <w:sz w:val="20"/>
          <w:szCs w:val="20"/>
        </w:rPr>
        <w:t>.</w:t>
      </w:r>
      <w:proofErr w:type="spellStart"/>
      <w:r>
        <w:rPr>
          <w:rStyle w:val="na"/>
          <w:rFonts w:ascii="Courier New" w:hAnsi="Courier New" w:cs="Courier New"/>
          <w:color w:val="C2185B"/>
          <w:sz w:val="20"/>
          <w:szCs w:val="20"/>
        </w:rPr>
        <w:t>circleci</w:t>
      </w:r>
      <w:proofErr w:type="spellEnd"/>
      <w:r>
        <w:rPr>
          <w:rStyle w:val="err"/>
          <w:rFonts w:ascii="Courier New" w:hAnsi="Courier New" w:cs="Courier New"/>
          <w:color w:val="A61717"/>
          <w:sz w:val="20"/>
          <w:szCs w:val="20"/>
        </w:rPr>
        <w:t>/</w:t>
      </w:r>
      <w:proofErr w:type="spellStart"/>
      <w:r>
        <w:rPr>
          <w:rStyle w:val="no"/>
          <w:rFonts w:ascii="Courier New" w:hAnsi="Courier New" w:cs="Courier New"/>
          <w:color w:val="3E61A2"/>
          <w:sz w:val="20"/>
          <w:szCs w:val="20"/>
        </w:rPr>
        <w:t>config.yml</w:t>
      </w:r>
      <w:proofErr w:type="spellEnd"/>
      <w:r>
        <w:rPr>
          <w:rFonts w:ascii="Helvetica Neue" w:hAnsi="Helvetica Neue"/>
        </w:rPr>
        <w:t> from your repository. Build steps should do the following:</w:t>
      </w:r>
    </w:p>
    <w:p w14:paraId="2E3833ED" w14:textId="77777777" w:rsidR="000240B6" w:rsidRDefault="000240B6" w:rsidP="0047624C">
      <w:pPr>
        <w:numPr>
          <w:ilvl w:val="1"/>
          <w:numId w:val="119"/>
        </w:numPr>
        <w:spacing w:beforeAutospacing="1"/>
        <w:ind w:left="900"/>
        <w:rPr>
          <w:rFonts w:ascii="Helvetica Neue" w:hAnsi="Helvetica Neue"/>
        </w:rPr>
      </w:pPr>
      <w:r>
        <w:rPr>
          <w:rFonts w:ascii="Helvetica Neue" w:hAnsi="Helvetica Neue"/>
        </w:rPr>
        <w:t>Install </w:t>
      </w:r>
      <w:proofErr w:type="spellStart"/>
      <w:r>
        <w:rPr>
          <w:rStyle w:val="err"/>
          <w:rFonts w:ascii="Courier New" w:hAnsi="Courier New" w:cs="Courier New"/>
          <w:color w:val="A61717"/>
          <w:sz w:val="20"/>
          <w:szCs w:val="20"/>
        </w:rPr>
        <w:t>awscli</w:t>
      </w:r>
      <w:proofErr w:type="spellEnd"/>
      <w:r>
        <w:rPr>
          <w:rFonts w:ascii="Helvetica Neue" w:hAnsi="Helvetica Neue"/>
        </w:rPr>
        <w:t> in your primary container by following the </w:t>
      </w:r>
      <w:hyperlink r:id="rId351" w:history="1">
        <w:r>
          <w:rPr>
            <w:rStyle w:val="Hyperlink"/>
            <w:rFonts w:ascii="Helvetica Neue" w:hAnsi="Helvetica Neue"/>
            <w:color w:val="2196F3"/>
            <w:u w:val="none"/>
          </w:rPr>
          <w:t>AWS CLI documentation</w:t>
        </w:r>
      </w:hyperlink>
      <w:r>
        <w:rPr>
          <w:rFonts w:ascii="Helvetica Neue" w:hAnsi="Helvetica Neue"/>
        </w:rPr>
        <w:t>.</w:t>
      </w:r>
    </w:p>
    <w:p w14:paraId="3D2CE83C" w14:textId="77777777" w:rsidR="000240B6" w:rsidRDefault="000240B6" w:rsidP="0047624C">
      <w:pPr>
        <w:numPr>
          <w:ilvl w:val="1"/>
          <w:numId w:val="119"/>
        </w:numPr>
        <w:spacing w:before="100" w:beforeAutospacing="1" w:after="120"/>
        <w:ind w:left="900"/>
        <w:rPr>
          <w:rFonts w:ascii="Helvetica Neue" w:hAnsi="Helvetica Neue"/>
        </w:rPr>
      </w:pPr>
      <w:r>
        <w:rPr>
          <w:rFonts w:ascii="Helvetica Neue" w:hAnsi="Helvetica Neue"/>
        </w:rPr>
        <w:t xml:space="preserve">Download </w:t>
      </w:r>
      <w:proofErr w:type="spellStart"/>
      <w:r>
        <w:rPr>
          <w:rFonts w:ascii="Helvetica Neue" w:hAnsi="Helvetica Neue"/>
        </w:rPr>
        <w:t>HasiCorp</w:t>
      </w:r>
      <w:proofErr w:type="spellEnd"/>
      <w:r>
        <w:rPr>
          <w:rFonts w:ascii="Helvetica Neue" w:hAnsi="Helvetica Neue"/>
        </w:rPr>
        <w:t xml:space="preserve"> Packer binary and make sure it is executable.</w:t>
      </w:r>
    </w:p>
    <w:p w14:paraId="7ED6172A" w14:textId="77777777" w:rsidR="000240B6" w:rsidRDefault="000240B6" w:rsidP="0047624C">
      <w:pPr>
        <w:numPr>
          <w:ilvl w:val="1"/>
          <w:numId w:val="119"/>
        </w:numPr>
        <w:spacing w:before="100" w:beforeAutospacing="1" w:after="120"/>
        <w:ind w:left="900"/>
        <w:rPr>
          <w:rFonts w:ascii="Helvetica Neue" w:hAnsi="Helvetica Neue"/>
        </w:rPr>
      </w:pPr>
      <w:r>
        <w:rPr>
          <w:rFonts w:ascii="Helvetica Neue" w:hAnsi="Helvetica Neue"/>
        </w:rPr>
        <w:t>Validate packer template.</w:t>
      </w:r>
    </w:p>
    <w:p w14:paraId="7643B07F" w14:textId="77777777" w:rsidR="000240B6" w:rsidRDefault="000240B6" w:rsidP="0047624C">
      <w:pPr>
        <w:numPr>
          <w:ilvl w:val="1"/>
          <w:numId w:val="119"/>
        </w:numPr>
        <w:spacing w:before="100" w:beforeAutospacing="1"/>
        <w:ind w:left="900"/>
        <w:rPr>
          <w:rFonts w:ascii="Helvetica Neue" w:hAnsi="Helvetica Neue"/>
        </w:rPr>
      </w:pPr>
      <w:r>
        <w:rPr>
          <w:rFonts w:ascii="Helvetica Neue" w:hAnsi="Helvetica Neue"/>
        </w:rPr>
        <w:t>Build AMI and register it with AWS.</w:t>
      </w:r>
    </w:p>
    <w:p w14:paraId="1DD6FD49" w14:textId="77777777" w:rsidR="000240B6" w:rsidRDefault="000240B6" w:rsidP="000240B6">
      <w:pPr>
        <w:pStyle w:val="Heading4"/>
        <w:rPr>
          <w:rFonts w:ascii="Helvetica Neue" w:hAnsi="Helvetica Neue"/>
          <w:spacing w:val="-2"/>
        </w:rPr>
      </w:pPr>
      <w:r>
        <w:rPr>
          <w:rFonts w:ascii="Helvetica Neue" w:hAnsi="Helvetica Neue"/>
          <w:spacing w:val="-2"/>
        </w:rPr>
        <w:t>Web Application</w:t>
      </w:r>
      <w:hyperlink r:id="rId352" w:anchor="web-application" w:tooltip="Permanent link" w:history="1">
        <w:r>
          <w:rPr>
            <w:rStyle w:val="Hyperlink"/>
            <w:rFonts w:ascii="Helvetica Neue" w:hAnsi="Helvetica Neue"/>
            <w:spacing w:val="-2"/>
            <w:u w:val="none"/>
          </w:rPr>
          <w:t>¶</w:t>
        </w:r>
      </w:hyperlink>
    </w:p>
    <w:p w14:paraId="5BBFAAD1" w14:textId="77777777" w:rsidR="000240B6" w:rsidRDefault="000240B6" w:rsidP="0047624C">
      <w:pPr>
        <w:numPr>
          <w:ilvl w:val="0"/>
          <w:numId w:val="120"/>
        </w:numPr>
        <w:spacing w:before="100" w:beforeAutospacing="1" w:after="120"/>
        <w:ind w:left="450"/>
        <w:rPr>
          <w:rFonts w:ascii="Helvetica Neue" w:hAnsi="Helvetica Neue"/>
        </w:rPr>
      </w:pPr>
      <w:r>
        <w:rPr>
          <w:rFonts w:ascii="Helvetica Neue" w:hAnsi="Helvetica Neue"/>
        </w:rPr>
        <w:t>Developer commits code changes to GitHub repository.</w:t>
      </w:r>
    </w:p>
    <w:p w14:paraId="6308F0D6" w14:textId="77777777" w:rsidR="000240B6" w:rsidRDefault="000240B6" w:rsidP="0047624C">
      <w:pPr>
        <w:numPr>
          <w:ilvl w:val="0"/>
          <w:numId w:val="120"/>
        </w:numPr>
        <w:spacing w:before="100" w:beforeAutospacing="1" w:after="120"/>
        <w:ind w:left="450"/>
        <w:rPr>
          <w:rFonts w:ascii="Helvetica Neue" w:hAnsi="Helvetica Neue"/>
        </w:rPr>
      </w:pPr>
      <w:proofErr w:type="spellStart"/>
      <w:r>
        <w:rPr>
          <w:rFonts w:ascii="Helvetica Neue" w:hAnsi="Helvetica Neue"/>
        </w:rPr>
        <w:t>CircleCI</w:t>
      </w:r>
      <w:proofErr w:type="spellEnd"/>
      <w:r>
        <w:rPr>
          <w:rFonts w:ascii="Helvetica Neue" w:hAnsi="Helvetica Neue"/>
        </w:rPr>
        <w:t xml:space="preserve"> will trigger a new build on commit notification.</w:t>
      </w:r>
    </w:p>
    <w:p w14:paraId="690C2492" w14:textId="77777777" w:rsidR="000240B6" w:rsidRDefault="000240B6" w:rsidP="0047624C">
      <w:pPr>
        <w:numPr>
          <w:ilvl w:val="0"/>
          <w:numId w:val="120"/>
        </w:numPr>
        <w:spacing w:beforeAutospacing="1"/>
        <w:ind w:left="450"/>
        <w:rPr>
          <w:rFonts w:ascii="Helvetica Neue" w:hAnsi="Helvetica Neue"/>
        </w:rPr>
      </w:pPr>
      <w:proofErr w:type="spellStart"/>
      <w:r>
        <w:rPr>
          <w:rFonts w:ascii="Helvetica Neue" w:hAnsi="Helvetica Neue"/>
        </w:rPr>
        <w:t>CircleCI</w:t>
      </w:r>
      <w:proofErr w:type="spellEnd"/>
      <w:r>
        <w:rPr>
          <w:rFonts w:ascii="Helvetica Neue" w:hAnsi="Helvetica Neue"/>
        </w:rPr>
        <w:t xml:space="preserve"> will run the build steps from </w:t>
      </w:r>
      <w:proofErr w:type="spellStart"/>
      <w:r>
        <w:rPr>
          <w:rFonts w:ascii="Helvetica Neue" w:hAnsi="Helvetica Neue"/>
        </w:rPr>
        <w:t>CircleCI</w:t>
      </w:r>
      <w:proofErr w:type="spellEnd"/>
      <w:r>
        <w:rPr>
          <w:rFonts w:ascii="Helvetica Neue" w:hAnsi="Helvetica Neue"/>
        </w:rPr>
        <w:t xml:space="preserve"> config file </w:t>
      </w:r>
      <w:r>
        <w:rPr>
          <w:rStyle w:val="na"/>
          <w:rFonts w:ascii="Courier New" w:hAnsi="Courier New" w:cs="Courier New"/>
          <w:color w:val="C2185B"/>
          <w:sz w:val="20"/>
          <w:szCs w:val="20"/>
        </w:rPr>
        <w:t>.</w:t>
      </w:r>
      <w:proofErr w:type="spellStart"/>
      <w:r>
        <w:rPr>
          <w:rStyle w:val="na"/>
          <w:rFonts w:ascii="Courier New" w:hAnsi="Courier New" w:cs="Courier New"/>
          <w:color w:val="C2185B"/>
          <w:sz w:val="20"/>
          <w:szCs w:val="20"/>
        </w:rPr>
        <w:t>circleci</w:t>
      </w:r>
      <w:proofErr w:type="spellEnd"/>
      <w:r>
        <w:rPr>
          <w:rStyle w:val="err"/>
          <w:rFonts w:ascii="Courier New" w:hAnsi="Courier New" w:cs="Courier New"/>
          <w:color w:val="A61717"/>
          <w:sz w:val="20"/>
          <w:szCs w:val="20"/>
        </w:rPr>
        <w:t>/</w:t>
      </w:r>
      <w:proofErr w:type="spellStart"/>
      <w:r>
        <w:rPr>
          <w:rStyle w:val="no"/>
          <w:rFonts w:ascii="Courier New" w:hAnsi="Courier New" w:cs="Courier New"/>
          <w:color w:val="3E61A2"/>
          <w:sz w:val="20"/>
          <w:szCs w:val="20"/>
        </w:rPr>
        <w:t>config.yml</w:t>
      </w:r>
      <w:proofErr w:type="spellEnd"/>
      <w:r>
        <w:rPr>
          <w:rFonts w:ascii="Helvetica Neue" w:hAnsi="Helvetica Neue"/>
        </w:rPr>
        <w:t> from your repository. Build steps should do the following:</w:t>
      </w:r>
    </w:p>
    <w:p w14:paraId="11E3E549" w14:textId="77777777" w:rsidR="000240B6" w:rsidRDefault="000240B6" w:rsidP="0047624C">
      <w:pPr>
        <w:numPr>
          <w:ilvl w:val="1"/>
          <w:numId w:val="120"/>
        </w:numPr>
        <w:spacing w:beforeAutospacing="1"/>
        <w:ind w:left="900"/>
        <w:rPr>
          <w:rFonts w:ascii="Helvetica Neue" w:hAnsi="Helvetica Neue"/>
        </w:rPr>
      </w:pPr>
      <w:r>
        <w:rPr>
          <w:rFonts w:ascii="Helvetica Neue" w:hAnsi="Helvetica Neue"/>
        </w:rPr>
        <w:lastRenderedPageBreak/>
        <w:t>Install </w:t>
      </w:r>
      <w:proofErr w:type="spellStart"/>
      <w:r>
        <w:rPr>
          <w:rStyle w:val="err"/>
          <w:rFonts w:ascii="Courier New" w:hAnsi="Courier New" w:cs="Courier New"/>
          <w:color w:val="A61717"/>
          <w:sz w:val="20"/>
          <w:szCs w:val="20"/>
        </w:rPr>
        <w:t>awscli</w:t>
      </w:r>
      <w:proofErr w:type="spellEnd"/>
      <w:r>
        <w:rPr>
          <w:rFonts w:ascii="Helvetica Neue" w:hAnsi="Helvetica Neue"/>
        </w:rPr>
        <w:t> in your primary container by following the </w:t>
      </w:r>
      <w:hyperlink r:id="rId353" w:history="1">
        <w:r>
          <w:rPr>
            <w:rStyle w:val="Hyperlink"/>
            <w:rFonts w:ascii="Helvetica Neue" w:hAnsi="Helvetica Neue"/>
            <w:color w:val="2196F3"/>
            <w:u w:val="none"/>
          </w:rPr>
          <w:t>AWS CLI documentation</w:t>
        </w:r>
      </w:hyperlink>
      <w:r>
        <w:rPr>
          <w:rFonts w:ascii="Helvetica Neue" w:hAnsi="Helvetica Neue"/>
        </w:rPr>
        <w:t>.</w:t>
      </w:r>
    </w:p>
    <w:p w14:paraId="6EDFD8BD" w14:textId="77777777" w:rsidR="000240B6" w:rsidRDefault="000240B6" w:rsidP="0047624C">
      <w:pPr>
        <w:numPr>
          <w:ilvl w:val="1"/>
          <w:numId w:val="120"/>
        </w:numPr>
        <w:spacing w:before="100" w:beforeAutospacing="1" w:after="120"/>
        <w:ind w:left="900"/>
        <w:rPr>
          <w:rFonts w:ascii="Helvetica Neue" w:hAnsi="Helvetica Neue"/>
        </w:rPr>
      </w:pPr>
      <w:r>
        <w:rPr>
          <w:rFonts w:ascii="Helvetica Neue" w:hAnsi="Helvetica Neue"/>
        </w:rPr>
        <w:t>Run unit tests.</w:t>
      </w:r>
    </w:p>
    <w:p w14:paraId="1C8AC5D8" w14:textId="77777777" w:rsidR="000240B6" w:rsidRDefault="000240B6" w:rsidP="0047624C">
      <w:pPr>
        <w:numPr>
          <w:ilvl w:val="1"/>
          <w:numId w:val="120"/>
        </w:numPr>
        <w:spacing w:before="100" w:beforeAutospacing="1" w:after="120"/>
        <w:ind w:left="900"/>
        <w:rPr>
          <w:rFonts w:ascii="Helvetica Neue" w:hAnsi="Helvetica Neue"/>
        </w:rPr>
      </w:pPr>
      <w:r>
        <w:rPr>
          <w:rFonts w:ascii="Helvetica Neue" w:hAnsi="Helvetica Neue"/>
        </w:rPr>
        <w:t>Build your artifacts if all tests are successful.</w:t>
      </w:r>
    </w:p>
    <w:p w14:paraId="12D4BAA0" w14:textId="77777777" w:rsidR="000240B6" w:rsidRDefault="000240B6" w:rsidP="0047624C">
      <w:pPr>
        <w:numPr>
          <w:ilvl w:val="1"/>
          <w:numId w:val="120"/>
        </w:numPr>
        <w:spacing w:before="100" w:beforeAutospacing="1" w:after="120"/>
        <w:ind w:left="900"/>
        <w:rPr>
          <w:rFonts w:ascii="Helvetica Neue" w:hAnsi="Helvetica Neue"/>
        </w:rPr>
      </w:pPr>
      <w:r>
        <w:rPr>
          <w:rFonts w:ascii="Helvetica Neue" w:hAnsi="Helvetica Neue"/>
        </w:rPr>
        <w:t>Zip your artifacts and upload it to AWS S3 bucket dedicated for code deploy.</w:t>
      </w:r>
    </w:p>
    <w:p w14:paraId="060846B9" w14:textId="77777777" w:rsidR="000240B6" w:rsidRDefault="000240B6" w:rsidP="0047624C">
      <w:pPr>
        <w:numPr>
          <w:ilvl w:val="1"/>
          <w:numId w:val="120"/>
        </w:numPr>
        <w:spacing w:before="100" w:beforeAutospacing="1"/>
        <w:ind w:left="900"/>
        <w:rPr>
          <w:rFonts w:ascii="Helvetica Neue" w:hAnsi="Helvetica Neue"/>
        </w:rPr>
      </w:pPr>
      <w:r>
        <w:rPr>
          <w:rFonts w:ascii="Helvetica Neue" w:hAnsi="Helvetica Neue"/>
        </w:rPr>
        <w:t xml:space="preserve">Call AWS </w:t>
      </w:r>
      <w:proofErr w:type="spellStart"/>
      <w:r>
        <w:rPr>
          <w:rFonts w:ascii="Helvetica Neue" w:hAnsi="Helvetica Neue"/>
        </w:rPr>
        <w:t>CodeDeploy</w:t>
      </w:r>
      <w:proofErr w:type="spellEnd"/>
      <w:r>
        <w:rPr>
          <w:rFonts w:ascii="Helvetica Neue" w:hAnsi="Helvetica Neue"/>
        </w:rPr>
        <w:t xml:space="preserve"> to deploy the latest revision of your application to the EC2 instances.</w:t>
      </w:r>
    </w:p>
    <w:p w14:paraId="068DDC56"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IAM Setup</w:t>
      </w:r>
      <w:hyperlink r:id="rId354" w:anchor="iam-setup" w:tooltip="Permanent link" w:history="1">
        <w:r>
          <w:rPr>
            <w:rStyle w:val="Hyperlink"/>
            <w:rFonts w:ascii="Helvetica Neue" w:hAnsi="Helvetica Neue"/>
            <w:b w:val="0"/>
            <w:bCs w:val="0"/>
            <w:spacing w:val="-2"/>
            <w:u w:val="none"/>
          </w:rPr>
          <w:t>¶</w:t>
        </w:r>
      </w:hyperlink>
    </w:p>
    <w:p w14:paraId="0B4A7A68" w14:textId="77777777" w:rsidR="000240B6" w:rsidRDefault="000240B6" w:rsidP="000240B6">
      <w:pPr>
        <w:pStyle w:val="admonition-title"/>
        <w:rPr>
          <w:rFonts w:ascii="Helvetica Neue" w:hAnsi="Helvetica Neue"/>
          <w:b/>
          <w:bCs/>
        </w:rPr>
      </w:pPr>
      <w:r>
        <w:rPr>
          <w:rFonts w:ascii="Helvetica Neue" w:hAnsi="Helvetica Neue"/>
          <w:b/>
          <w:bCs/>
        </w:rPr>
        <w:t>Note</w:t>
      </w:r>
    </w:p>
    <w:p w14:paraId="43468CDF" w14:textId="77777777" w:rsidR="000240B6" w:rsidRDefault="000240B6" w:rsidP="000240B6">
      <w:pPr>
        <w:pStyle w:val="NormalWeb"/>
        <w:spacing w:before="0" w:after="0"/>
        <w:rPr>
          <w:rFonts w:ascii="Helvetica Neue" w:hAnsi="Helvetica Neue"/>
        </w:rPr>
      </w:pPr>
      <w:r>
        <w:rPr>
          <w:rFonts w:ascii="Helvetica Neue" w:hAnsi="Helvetica Neue"/>
        </w:rPr>
        <w:t>Replace </w:t>
      </w:r>
      <w:r>
        <w:rPr>
          <w:rStyle w:val="err"/>
          <w:rFonts w:ascii="Courier New" w:hAnsi="Courier New" w:cs="Courier New"/>
          <w:color w:val="A61717"/>
          <w:sz w:val="16"/>
          <w:szCs w:val="16"/>
        </w:rPr>
        <w:t>*</w:t>
      </w:r>
      <w:r>
        <w:rPr>
          <w:rFonts w:ascii="Helvetica Neue" w:hAnsi="Helvetica Neue"/>
        </w:rPr>
        <w:t> with appropriate ARN name to create secure policies.</w:t>
      </w:r>
    </w:p>
    <w:p w14:paraId="04971D7C" w14:textId="77777777" w:rsidR="000240B6" w:rsidRDefault="000240B6" w:rsidP="000240B6">
      <w:pPr>
        <w:pStyle w:val="Heading4"/>
        <w:rPr>
          <w:rFonts w:ascii="Helvetica Neue" w:hAnsi="Helvetica Neue"/>
          <w:spacing w:val="-2"/>
        </w:rPr>
      </w:pPr>
      <w:r>
        <w:rPr>
          <w:rFonts w:ascii="Helvetica Neue" w:hAnsi="Helvetica Neue"/>
          <w:spacing w:val="-2"/>
        </w:rPr>
        <w:t>CodeDeploy-EC2-S3 Policy for the Server (EC2)</w:t>
      </w:r>
      <w:hyperlink r:id="rId355" w:anchor="codedeploy-ec2-s3-policy-for-the-server-ec2" w:tooltip="Permanent link" w:history="1">
        <w:r>
          <w:rPr>
            <w:rStyle w:val="Hyperlink"/>
            <w:rFonts w:ascii="Helvetica Neue" w:hAnsi="Helvetica Neue"/>
            <w:spacing w:val="-2"/>
            <w:u w:val="none"/>
          </w:rPr>
          <w:t>¶</w:t>
        </w:r>
      </w:hyperlink>
    </w:p>
    <w:p w14:paraId="3452C2B0" w14:textId="77777777" w:rsidR="000240B6" w:rsidRDefault="000240B6" w:rsidP="000240B6">
      <w:pPr>
        <w:pStyle w:val="NormalWeb"/>
        <w:spacing w:before="0" w:beforeAutospacing="0" w:after="0" w:afterAutospacing="0"/>
        <w:rPr>
          <w:rFonts w:ascii="Helvetica Neue" w:hAnsi="Helvetica Neue"/>
        </w:rPr>
      </w:pPr>
      <w:r>
        <w:rPr>
          <w:rStyle w:val="err"/>
          <w:rFonts w:ascii="Courier New" w:hAnsi="Courier New" w:cs="Courier New"/>
          <w:color w:val="A61717"/>
          <w:sz w:val="20"/>
          <w:szCs w:val="20"/>
        </w:rPr>
        <w:t>CodeDeploy-EC2-S3</w:t>
      </w:r>
      <w:r>
        <w:rPr>
          <w:rFonts w:ascii="Helvetica Neue" w:hAnsi="Helvetica Neue"/>
        </w:rPr>
        <w:t> policy allows EC2 instances to read data from S3 buckets. This policy is required for EC2 instances to download latest application revision.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3646"/>
      </w:tblGrid>
      <w:tr w:rsidR="000240B6" w14:paraId="328A367A" w14:textId="77777777" w:rsidTr="000240B6">
        <w:trPr>
          <w:tblCellSpacing w:w="15" w:type="dxa"/>
        </w:trPr>
        <w:tc>
          <w:tcPr>
            <w:tcW w:w="0" w:type="auto"/>
            <w:tcMar>
              <w:top w:w="0" w:type="dxa"/>
              <w:left w:w="0" w:type="dxa"/>
              <w:bottom w:w="0" w:type="dxa"/>
              <w:right w:w="0" w:type="dxa"/>
            </w:tcMar>
            <w:hideMark/>
          </w:tcPr>
          <w:p w14:paraId="6603ACF5" w14:textId="77777777" w:rsidR="000240B6" w:rsidRDefault="000240B6" w:rsidP="000240B6">
            <w:pPr>
              <w:pStyle w:val="HTMLPreformatted"/>
              <w:jc w:val="right"/>
            </w:pPr>
            <w:r>
              <w:t xml:space="preserve"> 1</w:t>
            </w:r>
          </w:p>
          <w:p w14:paraId="360F16BC" w14:textId="77777777" w:rsidR="000240B6" w:rsidRDefault="000240B6" w:rsidP="000240B6">
            <w:pPr>
              <w:pStyle w:val="HTMLPreformatted"/>
              <w:jc w:val="right"/>
            </w:pPr>
            <w:r>
              <w:t xml:space="preserve"> 2</w:t>
            </w:r>
          </w:p>
          <w:p w14:paraId="7BE7FB11" w14:textId="77777777" w:rsidR="000240B6" w:rsidRDefault="000240B6" w:rsidP="000240B6">
            <w:pPr>
              <w:pStyle w:val="HTMLPreformatted"/>
              <w:jc w:val="right"/>
            </w:pPr>
            <w:r>
              <w:t xml:space="preserve"> 3</w:t>
            </w:r>
          </w:p>
          <w:p w14:paraId="0D97B40A" w14:textId="77777777" w:rsidR="000240B6" w:rsidRDefault="000240B6" w:rsidP="000240B6">
            <w:pPr>
              <w:pStyle w:val="HTMLPreformatted"/>
              <w:jc w:val="right"/>
            </w:pPr>
            <w:r>
              <w:t xml:space="preserve"> 4</w:t>
            </w:r>
          </w:p>
          <w:p w14:paraId="0FE296AA" w14:textId="77777777" w:rsidR="000240B6" w:rsidRDefault="000240B6" w:rsidP="000240B6">
            <w:pPr>
              <w:pStyle w:val="HTMLPreformatted"/>
              <w:jc w:val="right"/>
            </w:pPr>
            <w:r>
              <w:t xml:space="preserve"> 5</w:t>
            </w:r>
          </w:p>
          <w:p w14:paraId="02BA9FA0" w14:textId="77777777" w:rsidR="000240B6" w:rsidRDefault="000240B6" w:rsidP="000240B6">
            <w:pPr>
              <w:pStyle w:val="HTMLPreformatted"/>
              <w:jc w:val="right"/>
            </w:pPr>
            <w:r>
              <w:t xml:space="preserve"> 6</w:t>
            </w:r>
          </w:p>
          <w:p w14:paraId="4C8A6284" w14:textId="77777777" w:rsidR="000240B6" w:rsidRDefault="000240B6" w:rsidP="000240B6">
            <w:pPr>
              <w:pStyle w:val="HTMLPreformatted"/>
              <w:jc w:val="right"/>
            </w:pPr>
            <w:r>
              <w:t xml:space="preserve"> 7</w:t>
            </w:r>
          </w:p>
          <w:p w14:paraId="73F22DEE" w14:textId="77777777" w:rsidR="000240B6" w:rsidRDefault="000240B6" w:rsidP="000240B6">
            <w:pPr>
              <w:pStyle w:val="HTMLPreformatted"/>
              <w:jc w:val="right"/>
            </w:pPr>
            <w:r>
              <w:t xml:space="preserve"> 8</w:t>
            </w:r>
          </w:p>
          <w:p w14:paraId="2CD8FB59" w14:textId="77777777" w:rsidR="000240B6" w:rsidRDefault="000240B6" w:rsidP="000240B6">
            <w:pPr>
              <w:pStyle w:val="HTMLPreformatted"/>
              <w:jc w:val="right"/>
            </w:pPr>
            <w:r>
              <w:t xml:space="preserve"> 9</w:t>
            </w:r>
          </w:p>
          <w:p w14:paraId="1B2F50CA" w14:textId="77777777" w:rsidR="000240B6" w:rsidRDefault="000240B6" w:rsidP="000240B6">
            <w:pPr>
              <w:pStyle w:val="HTMLPreformatted"/>
              <w:jc w:val="right"/>
            </w:pPr>
            <w:r>
              <w:t>10</w:t>
            </w:r>
          </w:p>
          <w:p w14:paraId="013B057E" w14:textId="77777777" w:rsidR="000240B6" w:rsidRDefault="000240B6" w:rsidP="000240B6">
            <w:pPr>
              <w:pStyle w:val="HTMLPreformatted"/>
              <w:jc w:val="right"/>
            </w:pPr>
            <w:r>
              <w:t>11</w:t>
            </w:r>
          </w:p>
          <w:p w14:paraId="504E576A" w14:textId="77777777" w:rsidR="000240B6" w:rsidRDefault="000240B6" w:rsidP="000240B6">
            <w:pPr>
              <w:pStyle w:val="HTMLPreformatted"/>
              <w:jc w:val="right"/>
            </w:pPr>
            <w:r>
              <w:t>12</w:t>
            </w:r>
          </w:p>
          <w:p w14:paraId="687C5087" w14:textId="77777777" w:rsidR="000240B6" w:rsidRDefault="000240B6" w:rsidP="000240B6">
            <w:pPr>
              <w:pStyle w:val="HTMLPreformatted"/>
              <w:jc w:val="right"/>
            </w:pPr>
            <w:r>
              <w:t>13</w:t>
            </w:r>
          </w:p>
        </w:tc>
        <w:tc>
          <w:tcPr>
            <w:tcW w:w="0" w:type="auto"/>
            <w:tcMar>
              <w:top w:w="0" w:type="dxa"/>
              <w:left w:w="0" w:type="dxa"/>
              <w:bottom w:w="0" w:type="dxa"/>
              <w:right w:w="0" w:type="dxa"/>
            </w:tcMar>
            <w:hideMark/>
          </w:tcPr>
          <w:p w14:paraId="042A3A3E" w14:textId="77777777" w:rsidR="000240B6" w:rsidRDefault="000240B6" w:rsidP="000240B6">
            <w:pPr>
              <w:pStyle w:val="HTMLPreformatted"/>
              <w:textAlignment w:val="top"/>
              <w:rPr>
                <w:color w:val="37474F"/>
              </w:rPr>
            </w:pPr>
            <w:r>
              <w:rPr>
                <w:rStyle w:val="p"/>
                <w:color w:val="37474F"/>
              </w:rPr>
              <w:t>{</w:t>
            </w:r>
          </w:p>
          <w:p w14:paraId="6308FEEA" w14:textId="77777777" w:rsidR="000240B6" w:rsidRDefault="000240B6" w:rsidP="000240B6">
            <w:pPr>
              <w:pStyle w:val="HTMLPreformatted"/>
              <w:textAlignment w:val="top"/>
              <w:rPr>
                <w:color w:val="37474F"/>
              </w:rPr>
            </w:pPr>
            <w:r>
              <w:rPr>
                <w:color w:val="37474F"/>
              </w:rPr>
              <w:t xml:space="preserve">    </w:t>
            </w:r>
            <w:r>
              <w:rPr>
                <w:rStyle w:val="nt"/>
                <w:color w:val="3B78E7"/>
              </w:rPr>
              <w:t>"Version"</w:t>
            </w:r>
            <w:r>
              <w:rPr>
                <w:rStyle w:val="p"/>
                <w:color w:val="37474F"/>
              </w:rPr>
              <w:t>:</w:t>
            </w:r>
            <w:r>
              <w:rPr>
                <w:color w:val="37474F"/>
              </w:rPr>
              <w:t xml:space="preserve"> </w:t>
            </w:r>
            <w:r>
              <w:rPr>
                <w:rStyle w:val="s2"/>
                <w:color w:val="0D904F"/>
              </w:rPr>
              <w:t>"2012-10-17"</w:t>
            </w:r>
            <w:r>
              <w:rPr>
                <w:rStyle w:val="p"/>
                <w:color w:val="37474F"/>
              </w:rPr>
              <w:t>,</w:t>
            </w:r>
          </w:p>
          <w:p w14:paraId="6B283F28" w14:textId="77777777" w:rsidR="000240B6" w:rsidRDefault="000240B6" w:rsidP="000240B6">
            <w:pPr>
              <w:pStyle w:val="HTMLPreformatted"/>
              <w:textAlignment w:val="top"/>
              <w:rPr>
                <w:color w:val="37474F"/>
              </w:rPr>
            </w:pPr>
            <w:r>
              <w:rPr>
                <w:color w:val="37474F"/>
              </w:rPr>
              <w:t xml:space="preserve">    </w:t>
            </w:r>
            <w:r>
              <w:rPr>
                <w:rStyle w:val="nt"/>
                <w:color w:val="3B78E7"/>
              </w:rPr>
              <w:t>"Statement"</w:t>
            </w:r>
            <w:r>
              <w:rPr>
                <w:rStyle w:val="p"/>
                <w:color w:val="37474F"/>
              </w:rPr>
              <w:t>:</w:t>
            </w:r>
            <w:r>
              <w:rPr>
                <w:color w:val="37474F"/>
              </w:rPr>
              <w:t xml:space="preserve"> </w:t>
            </w:r>
            <w:r>
              <w:rPr>
                <w:rStyle w:val="p"/>
                <w:color w:val="37474F"/>
              </w:rPr>
              <w:t>[</w:t>
            </w:r>
          </w:p>
          <w:p w14:paraId="020BCDCF"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9E31D72" w14:textId="77777777" w:rsidR="000240B6" w:rsidRDefault="000240B6" w:rsidP="000240B6">
            <w:pPr>
              <w:pStyle w:val="HTMLPreformatted"/>
              <w:textAlignment w:val="top"/>
              <w:rPr>
                <w:color w:val="37474F"/>
              </w:rPr>
            </w:pPr>
            <w:r>
              <w:rPr>
                <w:color w:val="37474F"/>
              </w:rPr>
              <w:t xml:space="preserve">            </w:t>
            </w:r>
            <w:r>
              <w:rPr>
                <w:rStyle w:val="nt"/>
                <w:color w:val="3B78E7"/>
              </w:rPr>
              <w:t>"Action"</w:t>
            </w:r>
            <w:r>
              <w:rPr>
                <w:rStyle w:val="p"/>
                <w:color w:val="37474F"/>
              </w:rPr>
              <w:t>:</w:t>
            </w:r>
            <w:r>
              <w:rPr>
                <w:color w:val="37474F"/>
              </w:rPr>
              <w:t xml:space="preserve"> </w:t>
            </w:r>
            <w:r>
              <w:rPr>
                <w:rStyle w:val="p"/>
                <w:color w:val="37474F"/>
              </w:rPr>
              <w:t>[</w:t>
            </w:r>
          </w:p>
          <w:p w14:paraId="38ED6E71" w14:textId="77777777" w:rsidR="000240B6" w:rsidRDefault="000240B6" w:rsidP="000240B6">
            <w:pPr>
              <w:pStyle w:val="HTMLPreformatted"/>
              <w:textAlignment w:val="top"/>
              <w:rPr>
                <w:color w:val="37474F"/>
              </w:rPr>
            </w:pPr>
            <w:r>
              <w:rPr>
                <w:color w:val="37474F"/>
              </w:rPr>
              <w:t xml:space="preserve">                </w:t>
            </w:r>
            <w:r>
              <w:rPr>
                <w:rStyle w:val="s2"/>
                <w:color w:val="0D904F"/>
              </w:rPr>
              <w:t>"s</w:t>
            </w:r>
            <w:proofErr w:type="gramStart"/>
            <w:r>
              <w:rPr>
                <w:rStyle w:val="s2"/>
                <w:color w:val="0D904F"/>
              </w:rPr>
              <w:t>3:Get</w:t>
            </w:r>
            <w:proofErr w:type="gramEnd"/>
            <w:r>
              <w:rPr>
                <w:rStyle w:val="s2"/>
                <w:color w:val="0D904F"/>
              </w:rPr>
              <w:t>*"</w:t>
            </w:r>
            <w:r>
              <w:rPr>
                <w:rStyle w:val="p"/>
                <w:color w:val="37474F"/>
              </w:rPr>
              <w:t>,</w:t>
            </w:r>
          </w:p>
          <w:p w14:paraId="07B2AF3C" w14:textId="77777777" w:rsidR="000240B6" w:rsidRDefault="000240B6" w:rsidP="000240B6">
            <w:pPr>
              <w:pStyle w:val="HTMLPreformatted"/>
              <w:textAlignment w:val="top"/>
              <w:rPr>
                <w:color w:val="37474F"/>
              </w:rPr>
            </w:pPr>
            <w:r>
              <w:rPr>
                <w:color w:val="37474F"/>
              </w:rPr>
              <w:t xml:space="preserve">                </w:t>
            </w:r>
            <w:r>
              <w:rPr>
                <w:rStyle w:val="s2"/>
                <w:color w:val="0D904F"/>
              </w:rPr>
              <w:t>"s</w:t>
            </w:r>
            <w:proofErr w:type="gramStart"/>
            <w:r>
              <w:rPr>
                <w:rStyle w:val="s2"/>
                <w:color w:val="0D904F"/>
              </w:rPr>
              <w:t>3:List</w:t>
            </w:r>
            <w:proofErr w:type="gramEnd"/>
            <w:r>
              <w:rPr>
                <w:rStyle w:val="s2"/>
                <w:color w:val="0D904F"/>
              </w:rPr>
              <w:t>*"</w:t>
            </w:r>
          </w:p>
          <w:p w14:paraId="6CF93D87"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0BA4EBE" w14:textId="77777777" w:rsidR="000240B6" w:rsidRDefault="000240B6" w:rsidP="000240B6">
            <w:pPr>
              <w:pStyle w:val="HTMLPreformatted"/>
              <w:textAlignment w:val="top"/>
              <w:rPr>
                <w:color w:val="37474F"/>
              </w:rPr>
            </w:pPr>
            <w:r>
              <w:rPr>
                <w:color w:val="37474F"/>
              </w:rPr>
              <w:t xml:space="preserve">            </w:t>
            </w:r>
            <w:r>
              <w:rPr>
                <w:rStyle w:val="nt"/>
                <w:color w:val="3B78E7"/>
              </w:rPr>
              <w:t>"Effect"</w:t>
            </w:r>
            <w:r>
              <w:rPr>
                <w:rStyle w:val="p"/>
                <w:color w:val="37474F"/>
              </w:rPr>
              <w:t>:</w:t>
            </w:r>
            <w:r>
              <w:rPr>
                <w:color w:val="37474F"/>
              </w:rPr>
              <w:t xml:space="preserve"> </w:t>
            </w:r>
            <w:r>
              <w:rPr>
                <w:rStyle w:val="s2"/>
                <w:color w:val="0D904F"/>
              </w:rPr>
              <w:t>"Allow"</w:t>
            </w:r>
            <w:r>
              <w:rPr>
                <w:rStyle w:val="p"/>
                <w:color w:val="37474F"/>
              </w:rPr>
              <w:t>,</w:t>
            </w:r>
          </w:p>
          <w:p w14:paraId="766B9BAC" w14:textId="77777777" w:rsidR="000240B6" w:rsidRDefault="000240B6" w:rsidP="000240B6">
            <w:pPr>
              <w:pStyle w:val="HTMLPreformatted"/>
              <w:textAlignment w:val="top"/>
              <w:rPr>
                <w:color w:val="37474F"/>
              </w:rPr>
            </w:pPr>
            <w:r>
              <w:rPr>
                <w:color w:val="37474F"/>
              </w:rPr>
              <w:t xml:space="preserve">            </w:t>
            </w:r>
            <w:r>
              <w:rPr>
                <w:rStyle w:val="nt"/>
                <w:color w:val="3B78E7"/>
              </w:rPr>
              <w:t>"Resource"</w:t>
            </w:r>
            <w:r>
              <w:rPr>
                <w:rStyle w:val="p"/>
                <w:color w:val="37474F"/>
              </w:rPr>
              <w:t>:</w:t>
            </w:r>
            <w:r>
              <w:rPr>
                <w:color w:val="37474F"/>
              </w:rPr>
              <w:t xml:space="preserve"> </w:t>
            </w:r>
            <w:r>
              <w:rPr>
                <w:rStyle w:val="s2"/>
                <w:color w:val="0D904F"/>
              </w:rPr>
              <w:t>"*"</w:t>
            </w:r>
          </w:p>
          <w:p w14:paraId="19400EB9"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49817EC9"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07E9CBFA" w14:textId="77777777" w:rsidR="000240B6" w:rsidRDefault="000240B6" w:rsidP="000240B6">
            <w:pPr>
              <w:pStyle w:val="HTMLPreformatted"/>
              <w:textAlignment w:val="top"/>
              <w:rPr>
                <w:color w:val="37474F"/>
              </w:rPr>
            </w:pPr>
            <w:r>
              <w:rPr>
                <w:rStyle w:val="p"/>
                <w:color w:val="37474F"/>
              </w:rPr>
              <w:t>}</w:t>
            </w:r>
          </w:p>
          <w:p w14:paraId="2F42D8F7" w14:textId="77777777" w:rsidR="000240B6" w:rsidRDefault="000240B6"/>
        </w:tc>
      </w:tr>
    </w:tbl>
    <w:p w14:paraId="7B58A961" w14:textId="77777777" w:rsidR="000240B6" w:rsidRDefault="000240B6" w:rsidP="000240B6">
      <w:pPr>
        <w:pStyle w:val="Heading4"/>
        <w:rPr>
          <w:rFonts w:ascii="Helvetica Neue" w:hAnsi="Helvetica Neue"/>
          <w:spacing w:val="-2"/>
        </w:rPr>
      </w:pPr>
      <w:r>
        <w:rPr>
          <w:rFonts w:ascii="Helvetica Neue" w:hAnsi="Helvetica Neue"/>
          <w:spacing w:val="-2"/>
        </w:rPr>
        <w:t xml:space="preserve">CircleCI-Upload-To-S3 Policy for </w:t>
      </w:r>
      <w:proofErr w:type="spellStart"/>
      <w:r>
        <w:rPr>
          <w:rFonts w:ascii="Helvetica Neue" w:hAnsi="Helvetica Neue"/>
          <w:spacing w:val="-2"/>
        </w:rPr>
        <w:t>CircleCI</w:t>
      </w:r>
      <w:proofErr w:type="spellEnd"/>
      <w:r>
        <w:rPr>
          <w:rFonts w:ascii="Helvetica Neue" w:hAnsi="Helvetica Neue"/>
          <w:spacing w:val="-2"/>
        </w:rPr>
        <w:t xml:space="preserve"> to Upload to AWS S3</w:t>
      </w:r>
      <w:hyperlink r:id="rId356" w:anchor="circleci-upload-to-s3-policy-for-circleci-to-upload-to-aws-s3" w:tooltip="Permanent link" w:history="1">
        <w:r>
          <w:rPr>
            <w:rStyle w:val="Hyperlink"/>
            <w:rFonts w:ascii="Helvetica Neue" w:hAnsi="Helvetica Neue"/>
            <w:spacing w:val="-2"/>
            <w:u w:val="none"/>
          </w:rPr>
          <w:t>¶</w:t>
        </w:r>
      </w:hyperlink>
    </w:p>
    <w:p w14:paraId="1366DDE2" w14:textId="77777777" w:rsidR="000240B6" w:rsidRDefault="000240B6" w:rsidP="000240B6">
      <w:pPr>
        <w:pStyle w:val="NormalWeb"/>
        <w:spacing w:before="0" w:beforeAutospacing="0" w:after="0" w:afterAutospacing="0"/>
        <w:rPr>
          <w:rFonts w:ascii="Helvetica Neue" w:hAnsi="Helvetica Neue"/>
        </w:rPr>
      </w:pPr>
      <w:r>
        <w:rPr>
          <w:rStyle w:val="err"/>
          <w:rFonts w:ascii="Courier New" w:hAnsi="Courier New" w:cs="Courier New"/>
          <w:color w:val="A61717"/>
          <w:sz w:val="20"/>
          <w:szCs w:val="20"/>
        </w:rPr>
        <w:t>CircleCI-Upload-To-S3</w:t>
      </w:r>
      <w:r>
        <w:rPr>
          <w:rFonts w:ascii="Helvetica Neue" w:hAnsi="Helvetica Neue"/>
        </w:rPr>
        <w:t xml:space="preserve"> policy allows </w:t>
      </w:r>
      <w:proofErr w:type="spellStart"/>
      <w:r>
        <w:rPr>
          <w:rFonts w:ascii="Helvetica Neue" w:hAnsi="Helvetica Neue"/>
        </w:rPr>
        <w:t>CircleCI</w:t>
      </w:r>
      <w:proofErr w:type="spellEnd"/>
      <w:r>
        <w:rPr>
          <w:rFonts w:ascii="Helvetica Neue" w:hAnsi="Helvetica Neue"/>
        </w:rPr>
        <w:t xml:space="preserve"> to upload artifacts from latest successful build to dedicated S3 bucket used by code deploy.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3646"/>
      </w:tblGrid>
      <w:tr w:rsidR="000240B6" w14:paraId="73020171" w14:textId="77777777" w:rsidTr="000240B6">
        <w:trPr>
          <w:tblCellSpacing w:w="15" w:type="dxa"/>
        </w:trPr>
        <w:tc>
          <w:tcPr>
            <w:tcW w:w="0" w:type="auto"/>
            <w:tcMar>
              <w:top w:w="0" w:type="dxa"/>
              <w:left w:w="0" w:type="dxa"/>
              <w:bottom w:w="0" w:type="dxa"/>
              <w:right w:w="0" w:type="dxa"/>
            </w:tcMar>
            <w:hideMark/>
          </w:tcPr>
          <w:p w14:paraId="6C5AF373" w14:textId="77777777" w:rsidR="000240B6" w:rsidRDefault="000240B6" w:rsidP="000240B6">
            <w:pPr>
              <w:pStyle w:val="HTMLPreformatted"/>
              <w:jc w:val="right"/>
            </w:pPr>
            <w:r>
              <w:t xml:space="preserve"> 1</w:t>
            </w:r>
          </w:p>
          <w:p w14:paraId="783A8680" w14:textId="77777777" w:rsidR="000240B6" w:rsidRDefault="000240B6" w:rsidP="000240B6">
            <w:pPr>
              <w:pStyle w:val="HTMLPreformatted"/>
              <w:jc w:val="right"/>
            </w:pPr>
            <w:r>
              <w:t xml:space="preserve"> 2</w:t>
            </w:r>
          </w:p>
          <w:p w14:paraId="7846C2ED" w14:textId="77777777" w:rsidR="000240B6" w:rsidRDefault="000240B6" w:rsidP="000240B6">
            <w:pPr>
              <w:pStyle w:val="HTMLPreformatted"/>
              <w:jc w:val="right"/>
            </w:pPr>
            <w:r>
              <w:t xml:space="preserve"> 3</w:t>
            </w:r>
          </w:p>
          <w:p w14:paraId="4DB0E3A0" w14:textId="77777777" w:rsidR="000240B6" w:rsidRDefault="000240B6" w:rsidP="000240B6">
            <w:pPr>
              <w:pStyle w:val="HTMLPreformatted"/>
              <w:jc w:val="right"/>
            </w:pPr>
            <w:r>
              <w:t xml:space="preserve"> 4</w:t>
            </w:r>
          </w:p>
          <w:p w14:paraId="16194FC3" w14:textId="77777777" w:rsidR="000240B6" w:rsidRDefault="000240B6" w:rsidP="000240B6">
            <w:pPr>
              <w:pStyle w:val="HTMLPreformatted"/>
              <w:jc w:val="right"/>
            </w:pPr>
            <w:r>
              <w:t xml:space="preserve"> 5</w:t>
            </w:r>
          </w:p>
          <w:p w14:paraId="6415AF20" w14:textId="77777777" w:rsidR="000240B6" w:rsidRDefault="000240B6" w:rsidP="000240B6">
            <w:pPr>
              <w:pStyle w:val="HTMLPreformatted"/>
              <w:jc w:val="right"/>
            </w:pPr>
            <w:r>
              <w:t xml:space="preserve"> 6</w:t>
            </w:r>
          </w:p>
          <w:p w14:paraId="2EEC3CD0" w14:textId="77777777" w:rsidR="000240B6" w:rsidRDefault="000240B6" w:rsidP="000240B6">
            <w:pPr>
              <w:pStyle w:val="HTMLPreformatted"/>
              <w:jc w:val="right"/>
            </w:pPr>
            <w:r>
              <w:t xml:space="preserve"> 7</w:t>
            </w:r>
          </w:p>
          <w:p w14:paraId="37E5B767" w14:textId="77777777" w:rsidR="000240B6" w:rsidRDefault="000240B6" w:rsidP="000240B6">
            <w:pPr>
              <w:pStyle w:val="HTMLPreformatted"/>
              <w:jc w:val="right"/>
            </w:pPr>
            <w:r>
              <w:t xml:space="preserve"> 8</w:t>
            </w:r>
          </w:p>
          <w:p w14:paraId="02B9BAF8" w14:textId="77777777" w:rsidR="000240B6" w:rsidRDefault="000240B6" w:rsidP="000240B6">
            <w:pPr>
              <w:pStyle w:val="HTMLPreformatted"/>
              <w:jc w:val="right"/>
            </w:pPr>
            <w:r>
              <w:t xml:space="preserve"> 9</w:t>
            </w:r>
          </w:p>
          <w:p w14:paraId="2A4679B0" w14:textId="77777777" w:rsidR="000240B6" w:rsidRDefault="000240B6" w:rsidP="000240B6">
            <w:pPr>
              <w:pStyle w:val="HTMLPreformatted"/>
              <w:jc w:val="right"/>
            </w:pPr>
            <w:r>
              <w:t>10</w:t>
            </w:r>
          </w:p>
          <w:p w14:paraId="6CB71440" w14:textId="77777777" w:rsidR="000240B6" w:rsidRDefault="000240B6" w:rsidP="000240B6">
            <w:pPr>
              <w:pStyle w:val="HTMLPreformatted"/>
              <w:jc w:val="right"/>
            </w:pPr>
            <w:r>
              <w:t>11</w:t>
            </w:r>
          </w:p>
          <w:p w14:paraId="4690DEC0" w14:textId="77777777" w:rsidR="000240B6" w:rsidRDefault="000240B6" w:rsidP="000240B6">
            <w:pPr>
              <w:pStyle w:val="HTMLPreformatted"/>
              <w:jc w:val="right"/>
            </w:pPr>
            <w:r>
              <w:t>12</w:t>
            </w:r>
          </w:p>
          <w:p w14:paraId="3EBE3D33" w14:textId="77777777" w:rsidR="000240B6" w:rsidRDefault="000240B6" w:rsidP="000240B6">
            <w:pPr>
              <w:pStyle w:val="HTMLPreformatted"/>
              <w:jc w:val="right"/>
            </w:pPr>
            <w:r>
              <w:t>13</w:t>
            </w:r>
          </w:p>
          <w:p w14:paraId="233E9204" w14:textId="77777777" w:rsidR="000240B6" w:rsidRDefault="000240B6" w:rsidP="000240B6">
            <w:pPr>
              <w:pStyle w:val="HTMLPreformatted"/>
              <w:jc w:val="right"/>
            </w:pPr>
            <w:r>
              <w:t>14</w:t>
            </w:r>
          </w:p>
        </w:tc>
        <w:tc>
          <w:tcPr>
            <w:tcW w:w="0" w:type="auto"/>
            <w:tcMar>
              <w:top w:w="0" w:type="dxa"/>
              <w:left w:w="0" w:type="dxa"/>
              <w:bottom w:w="0" w:type="dxa"/>
              <w:right w:w="0" w:type="dxa"/>
            </w:tcMar>
            <w:hideMark/>
          </w:tcPr>
          <w:p w14:paraId="327457AE" w14:textId="77777777" w:rsidR="000240B6" w:rsidRDefault="000240B6" w:rsidP="000240B6">
            <w:pPr>
              <w:pStyle w:val="HTMLPreformatted"/>
              <w:textAlignment w:val="top"/>
              <w:rPr>
                <w:color w:val="37474F"/>
              </w:rPr>
            </w:pPr>
            <w:r>
              <w:rPr>
                <w:rStyle w:val="p"/>
                <w:color w:val="37474F"/>
              </w:rPr>
              <w:t>{</w:t>
            </w:r>
          </w:p>
          <w:p w14:paraId="345478D7" w14:textId="77777777" w:rsidR="000240B6" w:rsidRDefault="000240B6" w:rsidP="000240B6">
            <w:pPr>
              <w:pStyle w:val="HTMLPreformatted"/>
              <w:textAlignment w:val="top"/>
              <w:rPr>
                <w:color w:val="37474F"/>
              </w:rPr>
            </w:pPr>
            <w:r>
              <w:rPr>
                <w:color w:val="37474F"/>
              </w:rPr>
              <w:t xml:space="preserve">    </w:t>
            </w:r>
            <w:r>
              <w:rPr>
                <w:rStyle w:val="nt"/>
                <w:color w:val="3B78E7"/>
              </w:rPr>
              <w:t>"Version"</w:t>
            </w:r>
            <w:r>
              <w:rPr>
                <w:rStyle w:val="p"/>
                <w:color w:val="37474F"/>
              </w:rPr>
              <w:t>:</w:t>
            </w:r>
            <w:r>
              <w:rPr>
                <w:color w:val="37474F"/>
              </w:rPr>
              <w:t xml:space="preserve"> </w:t>
            </w:r>
            <w:r>
              <w:rPr>
                <w:rStyle w:val="s2"/>
                <w:color w:val="0D904F"/>
              </w:rPr>
              <w:t>"2012-10-17"</w:t>
            </w:r>
            <w:r>
              <w:rPr>
                <w:rStyle w:val="p"/>
                <w:color w:val="37474F"/>
              </w:rPr>
              <w:t>,</w:t>
            </w:r>
          </w:p>
          <w:p w14:paraId="27ACA6A6" w14:textId="77777777" w:rsidR="000240B6" w:rsidRDefault="000240B6" w:rsidP="000240B6">
            <w:pPr>
              <w:pStyle w:val="HTMLPreformatted"/>
              <w:textAlignment w:val="top"/>
              <w:rPr>
                <w:color w:val="37474F"/>
              </w:rPr>
            </w:pPr>
            <w:r>
              <w:rPr>
                <w:color w:val="37474F"/>
              </w:rPr>
              <w:t xml:space="preserve">    </w:t>
            </w:r>
            <w:r>
              <w:rPr>
                <w:rStyle w:val="nt"/>
                <w:color w:val="3B78E7"/>
              </w:rPr>
              <w:t>"Statement"</w:t>
            </w:r>
            <w:r>
              <w:rPr>
                <w:rStyle w:val="p"/>
                <w:color w:val="37474F"/>
              </w:rPr>
              <w:t>:</w:t>
            </w:r>
            <w:r>
              <w:rPr>
                <w:color w:val="37474F"/>
              </w:rPr>
              <w:t xml:space="preserve"> </w:t>
            </w:r>
            <w:r>
              <w:rPr>
                <w:rStyle w:val="p"/>
                <w:color w:val="37474F"/>
              </w:rPr>
              <w:t>[</w:t>
            </w:r>
          </w:p>
          <w:p w14:paraId="25820047"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075172B2" w14:textId="77777777" w:rsidR="000240B6" w:rsidRDefault="000240B6" w:rsidP="000240B6">
            <w:pPr>
              <w:pStyle w:val="HTMLPreformatted"/>
              <w:textAlignment w:val="top"/>
              <w:rPr>
                <w:color w:val="37474F"/>
              </w:rPr>
            </w:pPr>
            <w:r>
              <w:rPr>
                <w:color w:val="37474F"/>
              </w:rPr>
              <w:t xml:space="preserve">            </w:t>
            </w:r>
            <w:r>
              <w:rPr>
                <w:rStyle w:val="nt"/>
                <w:color w:val="3B78E7"/>
              </w:rPr>
              <w:t>"Effect"</w:t>
            </w:r>
            <w:r>
              <w:rPr>
                <w:rStyle w:val="p"/>
                <w:color w:val="37474F"/>
              </w:rPr>
              <w:t>:</w:t>
            </w:r>
            <w:r>
              <w:rPr>
                <w:color w:val="37474F"/>
              </w:rPr>
              <w:t xml:space="preserve"> </w:t>
            </w:r>
            <w:r>
              <w:rPr>
                <w:rStyle w:val="s2"/>
                <w:color w:val="0D904F"/>
              </w:rPr>
              <w:t>"Allow"</w:t>
            </w:r>
            <w:r>
              <w:rPr>
                <w:rStyle w:val="p"/>
                <w:color w:val="37474F"/>
              </w:rPr>
              <w:t>,</w:t>
            </w:r>
          </w:p>
          <w:p w14:paraId="5AA9D467" w14:textId="77777777" w:rsidR="000240B6" w:rsidRDefault="000240B6" w:rsidP="000240B6">
            <w:pPr>
              <w:pStyle w:val="HTMLPreformatted"/>
              <w:textAlignment w:val="top"/>
              <w:rPr>
                <w:color w:val="37474F"/>
              </w:rPr>
            </w:pPr>
            <w:r>
              <w:rPr>
                <w:color w:val="37474F"/>
              </w:rPr>
              <w:t xml:space="preserve">            </w:t>
            </w:r>
            <w:r>
              <w:rPr>
                <w:rStyle w:val="nt"/>
                <w:color w:val="3B78E7"/>
              </w:rPr>
              <w:t>"Action"</w:t>
            </w:r>
            <w:r>
              <w:rPr>
                <w:rStyle w:val="p"/>
                <w:color w:val="37474F"/>
              </w:rPr>
              <w:t>:</w:t>
            </w:r>
            <w:r>
              <w:rPr>
                <w:color w:val="37474F"/>
              </w:rPr>
              <w:t xml:space="preserve"> </w:t>
            </w:r>
            <w:r>
              <w:rPr>
                <w:rStyle w:val="p"/>
                <w:color w:val="37474F"/>
              </w:rPr>
              <w:t>[</w:t>
            </w:r>
          </w:p>
          <w:p w14:paraId="40466708" w14:textId="77777777" w:rsidR="000240B6" w:rsidRDefault="000240B6" w:rsidP="000240B6">
            <w:pPr>
              <w:pStyle w:val="HTMLPreformatted"/>
              <w:textAlignment w:val="top"/>
              <w:rPr>
                <w:color w:val="37474F"/>
              </w:rPr>
            </w:pPr>
            <w:r>
              <w:rPr>
                <w:color w:val="37474F"/>
              </w:rPr>
              <w:t xml:space="preserve">                </w:t>
            </w:r>
            <w:r>
              <w:rPr>
                <w:rStyle w:val="s2"/>
                <w:color w:val="0D904F"/>
              </w:rPr>
              <w:t>"s</w:t>
            </w:r>
            <w:proofErr w:type="gramStart"/>
            <w:r>
              <w:rPr>
                <w:rStyle w:val="s2"/>
                <w:color w:val="0D904F"/>
              </w:rPr>
              <w:t>3:PutObject</w:t>
            </w:r>
            <w:proofErr w:type="gramEnd"/>
            <w:r>
              <w:rPr>
                <w:rStyle w:val="s2"/>
                <w:color w:val="0D904F"/>
              </w:rPr>
              <w:t>"</w:t>
            </w:r>
          </w:p>
          <w:p w14:paraId="67EB8228"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50ED3A15" w14:textId="77777777" w:rsidR="000240B6" w:rsidRDefault="000240B6" w:rsidP="000240B6">
            <w:pPr>
              <w:pStyle w:val="HTMLPreformatted"/>
              <w:textAlignment w:val="top"/>
              <w:rPr>
                <w:color w:val="37474F"/>
              </w:rPr>
            </w:pPr>
            <w:r>
              <w:rPr>
                <w:color w:val="37474F"/>
              </w:rPr>
              <w:t xml:space="preserve">            </w:t>
            </w:r>
            <w:r>
              <w:rPr>
                <w:rStyle w:val="nt"/>
                <w:color w:val="3B78E7"/>
              </w:rPr>
              <w:t>"Resource"</w:t>
            </w:r>
            <w:r>
              <w:rPr>
                <w:rStyle w:val="p"/>
                <w:color w:val="37474F"/>
              </w:rPr>
              <w:t>:</w:t>
            </w:r>
            <w:r>
              <w:rPr>
                <w:color w:val="37474F"/>
              </w:rPr>
              <w:t xml:space="preserve"> </w:t>
            </w:r>
            <w:r>
              <w:rPr>
                <w:rStyle w:val="p"/>
                <w:color w:val="37474F"/>
              </w:rPr>
              <w:t>[</w:t>
            </w:r>
          </w:p>
          <w:p w14:paraId="37DA13A4" w14:textId="77777777" w:rsidR="000240B6" w:rsidRDefault="000240B6" w:rsidP="000240B6">
            <w:pPr>
              <w:pStyle w:val="HTMLPreformatted"/>
              <w:textAlignment w:val="top"/>
              <w:rPr>
                <w:color w:val="37474F"/>
              </w:rPr>
            </w:pPr>
            <w:r>
              <w:rPr>
                <w:color w:val="37474F"/>
              </w:rPr>
              <w:t xml:space="preserve">                </w:t>
            </w:r>
            <w:r>
              <w:rPr>
                <w:rStyle w:val="s2"/>
                <w:color w:val="0D904F"/>
              </w:rPr>
              <w:t>"*"</w:t>
            </w:r>
          </w:p>
          <w:p w14:paraId="44305684"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0D73DAED"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0A268D3"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619C3F5E" w14:textId="77777777" w:rsidR="000240B6" w:rsidRDefault="000240B6" w:rsidP="000240B6">
            <w:pPr>
              <w:pStyle w:val="HTMLPreformatted"/>
              <w:textAlignment w:val="top"/>
              <w:rPr>
                <w:color w:val="37474F"/>
              </w:rPr>
            </w:pPr>
            <w:r>
              <w:rPr>
                <w:rStyle w:val="p"/>
                <w:color w:val="37474F"/>
              </w:rPr>
              <w:t>}</w:t>
            </w:r>
          </w:p>
          <w:p w14:paraId="4237D563" w14:textId="77777777" w:rsidR="000240B6" w:rsidRDefault="000240B6"/>
        </w:tc>
      </w:tr>
    </w:tbl>
    <w:p w14:paraId="2EFE3B05" w14:textId="77777777" w:rsidR="000240B6" w:rsidRDefault="000240B6" w:rsidP="000240B6">
      <w:pPr>
        <w:pStyle w:val="Heading4"/>
        <w:rPr>
          <w:rFonts w:ascii="Helvetica Neue" w:hAnsi="Helvetica Neue"/>
          <w:spacing w:val="-2"/>
        </w:rPr>
      </w:pPr>
      <w:proofErr w:type="spellStart"/>
      <w:r>
        <w:rPr>
          <w:rFonts w:ascii="Helvetica Neue" w:hAnsi="Helvetica Neue"/>
          <w:spacing w:val="-2"/>
        </w:rPr>
        <w:lastRenderedPageBreak/>
        <w:t>CircleCI</w:t>
      </w:r>
      <w:proofErr w:type="spellEnd"/>
      <w:r>
        <w:rPr>
          <w:rFonts w:ascii="Helvetica Neue" w:hAnsi="Helvetica Neue"/>
          <w:spacing w:val="-2"/>
        </w:rPr>
        <w:t xml:space="preserve">-Code-Deploy Policy for </w:t>
      </w:r>
      <w:proofErr w:type="spellStart"/>
      <w:r>
        <w:rPr>
          <w:rFonts w:ascii="Helvetica Neue" w:hAnsi="Helvetica Neue"/>
          <w:spacing w:val="-2"/>
        </w:rPr>
        <w:t>CircleCI</w:t>
      </w:r>
      <w:proofErr w:type="spellEnd"/>
      <w:r>
        <w:rPr>
          <w:rFonts w:ascii="Helvetica Neue" w:hAnsi="Helvetica Neue"/>
          <w:spacing w:val="-2"/>
        </w:rPr>
        <w:t xml:space="preserve"> to Call </w:t>
      </w:r>
      <w:proofErr w:type="spellStart"/>
      <w:r>
        <w:rPr>
          <w:rFonts w:ascii="Helvetica Neue" w:hAnsi="Helvetica Neue"/>
          <w:spacing w:val="-2"/>
        </w:rPr>
        <w:t>CodeDeploy</w:t>
      </w:r>
      <w:proofErr w:type="spellEnd"/>
      <w:r>
        <w:rPr>
          <w:rFonts w:ascii="Helvetica Neue" w:hAnsi="Helvetica Neue"/>
          <w:spacing w:val="-2"/>
        </w:rPr>
        <w:fldChar w:fldCharType="begin"/>
      </w:r>
      <w:r>
        <w:rPr>
          <w:rFonts w:ascii="Helvetica Neue" w:hAnsi="Helvetica Neue"/>
          <w:spacing w:val="-2"/>
        </w:rPr>
        <w:instrText xml:space="preserve"> HYPERLINK "https://fall2019.csye6225.cloud/lectures/08/" \l "circleci-code-deploy-policy-for-circleci-to-call-codedeploy" \o "Permanent link" </w:instrText>
      </w:r>
      <w:r>
        <w:rPr>
          <w:rFonts w:ascii="Helvetica Neue" w:hAnsi="Helvetica Neue"/>
          <w:spacing w:val="-2"/>
        </w:rPr>
        <w:fldChar w:fldCharType="separate"/>
      </w:r>
      <w:r>
        <w:rPr>
          <w:rStyle w:val="Hyperlink"/>
          <w:rFonts w:ascii="Helvetica Neue" w:hAnsi="Helvetica Neue"/>
          <w:spacing w:val="-2"/>
          <w:u w:val="none"/>
        </w:rPr>
        <w:t>¶</w:t>
      </w:r>
      <w:r>
        <w:rPr>
          <w:rFonts w:ascii="Helvetica Neue" w:hAnsi="Helvetica Neue"/>
          <w:spacing w:val="-2"/>
        </w:rPr>
        <w:fldChar w:fldCharType="end"/>
      </w:r>
    </w:p>
    <w:p w14:paraId="6A2B091A" w14:textId="77777777" w:rsidR="000240B6" w:rsidRDefault="000240B6" w:rsidP="000240B6">
      <w:pPr>
        <w:pStyle w:val="NormalWeb"/>
        <w:spacing w:before="0" w:beforeAutospacing="0" w:after="0" w:afterAutospacing="0"/>
        <w:rPr>
          <w:rFonts w:ascii="Helvetica Neue" w:hAnsi="Helvetica Neue"/>
        </w:rPr>
      </w:pPr>
      <w:proofErr w:type="spellStart"/>
      <w:r>
        <w:rPr>
          <w:rStyle w:val="err"/>
          <w:rFonts w:ascii="Courier New" w:hAnsi="Courier New" w:cs="Courier New"/>
          <w:color w:val="A61717"/>
          <w:sz w:val="20"/>
          <w:szCs w:val="20"/>
        </w:rPr>
        <w:t>CircleCI</w:t>
      </w:r>
      <w:proofErr w:type="spellEnd"/>
      <w:r>
        <w:rPr>
          <w:rStyle w:val="err"/>
          <w:rFonts w:ascii="Courier New" w:hAnsi="Courier New" w:cs="Courier New"/>
          <w:color w:val="A61717"/>
          <w:sz w:val="20"/>
          <w:szCs w:val="20"/>
        </w:rPr>
        <w:t>-Code-Deploy</w:t>
      </w:r>
      <w:r>
        <w:rPr>
          <w:rFonts w:ascii="Helvetica Neue" w:hAnsi="Helvetica Neue"/>
        </w:rPr>
        <w:t xml:space="preserve"> policy allows </w:t>
      </w:r>
      <w:proofErr w:type="spellStart"/>
      <w:r>
        <w:rPr>
          <w:rFonts w:ascii="Helvetica Neue" w:hAnsi="Helvetica Neue"/>
        </w:rPr>
        <w:t>CircleCI</w:t>
      </w:r>
      <w:proofErr w:type="spellEnd"/>
      <w:r>
        <w:rPr>
          <w:rFonts w:ascii="Helvetica Neue" w:hAnsi="Helvetica Neue"/>
        </w:rPr>
        <w:t xml:space="preserve"> to call </w:t>
      </w:r>
      <w:proofErr w:type="spellStart"/>
      <w:r>
        <w:rPr>
          <w:rFonts w:ascii="Helvetica Neue" w:hAnsi="Helvetica Neue"/>
        </w:rPr>
        <w:t>CodeDeploy</w:t>
      </w:r>
      <w:proofErr w:type="spellEnd"/>
      <w:r>
        <w:rPr>
          <w:rFonts w:ascii="Helvetica Neue" w:hAnsi="Helvetica Neue"/>
        </w:rPr>
        <w:t xml:space="preserve"> APIs to initiate application deployment on EC2 instances.</w:t>
      </w:r>
    </w:p>
    <w:p w14:paraId="100925EE" w14:textId="77777777" w:rsidR="000240B6" w:rsidRDefault="000240B6" w:rsidP="000240B6">
      <w:pPr>
        <w:pStyle w:val="admonition-title"/>
        <w:rPr>
          <w:rFonts w:ascii="Helvetica Neue" w:hAnsi="Helvetica Neue"/>
          <w:b/>
          <w:bCs/>
        </w:rPr>
      </w:pPr>
      <w:r>
        <w:rPr>
          <w:rFonts w:ascii="Helvetica Neue" w:hAnsi="Helvetica Neue"/>
          <w:b/>
          <w:bCs/>
        </w:rPr>
        <w:t>Note</w:t>
      </w:r>
    </w:p>
    <w:p w14:paraId="4A00DC20" w14:textId="77777777" w:rsidR="000240B6" w:rsidRDefault="000240B6" w:rsidP="0047624C">
      <w:pPr>
        <w:numPr>
          <w:ilvl w:val="0"/>
          <w:numId w:val="121"/>
        </w:numPr>
        <w:spacing w:beforeAutospacing="1"/>
        <w:ind w:left="1020"/>
        <w:rPr>
          <w:rFonts w:ascii="Helvetica Neue" w:hAnsi="Helvetica Neue"/>
        </w:rPr>
      </w:pPr>
      <w:r>
        <w:rPr>
          <w:rFonts w:ascii="Helvetica Neue" w:hAnsi="Helvetica Neue"/>
        </w:rPr>
        <w:t>Replace </w:t>
      </w:r>
      <w:r>
        <w:rPr>
          <w:rStyle w:val="err"/>
          <w:rFonts w:ascii="Courier New" w:hAnsi="Courier New" w:cs="Courier New"/>
          <w:color w:val="A61717"/>
          <w:sz w:val="16"/>
          <w:szCs w:val="16"/>
        </w:rPr>
        <w:t>AWS_REGION</w:t>
      </w:r>
      <w:r>
        <w:rPr>
          <w:rFonts w:ascii="Helvetica Neue" w:hAnsi="Helvetica Neue"/>
        </w:rPr>
        <w:t> with AWS region.</w:t>
      </w:r>
    </w:p>
    <w:p w14:paraId="1E09881A" w14:textId="77777777" w:rsidR="000240B6" w:rsidRDefault="000240B6" w:rsidP="0047624C">
      <w:pPr>
        <w:numPr>
          <w:ilvl w:val="0"/>
          <w:numId w:val="121"/>
        </w:numPr>
        <w:spacing w:beforeAutospacing="1"/>
        <w:ind w:left="1020"/>
        <w:rPr>
          <w:rFonts w:ascii="Helvetica Neue" w:hAnsi="Helvetica Neue"/>
        </w:rPr>
      </w:pPr>
      <w:r>
        <w:rPr>
          <w:rFonts w:ascii="Helvetica Neue" w:hAnsi="Helvetica Neue"/>
        </w:rPr>
        <w:t>Replace </w:t>
      </w:r>
      <w:r>
        <w:rPr>
          <w:rStyle w:val="err"/>
          <w:rFonts w:ascii="Courier New" w:hAnsi="Courier New" w:cs="Courier New"/>
          <w:color w:val="A61717"/>
          <w:sz w:val="16"/>
          <w:szCs w:val="16"/>
        </w:rPr>
        <w:t>AWS_ACCOUNT_ID</w:t>
      </w:r>
      <w:r>
        <w:rPr>
          <w:rFonts w:ascii="Helvetica Neue" w:hAnsi="Helvetica Neue"/>
        </w:rPr>
        <w:t> with your account id.</w:t>
      </w:r>
    </w:p>
    <w:p w14:paraId="6EB70411" w14:textId="77777777" w:rsidR="000240B6" w:rsidRDefault="000240B6" w:rsidP="0047624C">
      <w:pPr>
        <w:numPr>
          <w:ilvl w:val="0"/>
          <w:numId w:val="121"/>
        </w:numPr>
        <w:spacing w:beforeAutospacing="1"/>
        <w:ind w:left="1020"/>
        <w:rPr>
          <w:rFonts w:ascii="Helvetica Neue" w:hAnsi="Helvetica Neue"/>
        </w:rPr>
      </w:pPr>
      <w:r>
        <w:rPr>
          <w:rFonts w:ascii="Helvetica Neue" w:hAnsi="Helvetica Neue"/>
        </w:rPr>
        <w:t>Replace </w:t>
      </w:r>
      <w:r>
        <w:rPr>
          <w:rStyle w:val="err"/>
          <w:rFonts w:ascii="Courier New" w:hAnsi="Courier New" w:cs="Courier New"/>
          <w:color w:val="A61717"/>
          <w:sz w:val="16"/>
          <w:szCs w:val="16"/>
        </w:rPr>
        <w:t>CODE_DEPLOY_APPLICATION_NAME</w:t>
      </w:r>
      <w:r>
        <w:rPr>
          <w:rFonts w:ascii="Helvetica Neue" w:hAnsi="Helvetica Neue"/>
        </w:rPr>
        <w:t xml:space="preserve"> with your Code Deploy Application Name (Note: We haven’t created Code Deploy Application yet. </w:t>
      </w:r>
      <w:proofErr w:type="gramStart"/>
      <w:r>
        <w:rPr>
          <w:rFonts w:ascii="Helvetica Neue" w:hAnsi="Helvetica Neue"/>
        </w:rPr>
        <w:t>So</w:t>
      </w:r>
      <w:proofErr w:type="gramEnd"/>
      <w:r>
        <w:rPr>
          <w:rFonts w:ascii="Helvetica Neue" w:hAnsi="Helvetica Neue"/>
        </w:rPr>
        <w:t xml:space="preserve"> note down the application name for later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
        <w:gridCol w:w="9121"/>
      </w:tblGrid>
      <w:tr w:rsidR="000240B6" w14:paraId="678B7C31" w14:textId="77777777" w:rsidTr="000240B6">
        <w:trPr>
          <w:tblCellSpacing w:w="15" w:type="dxa"/>
        </w:trPr>
        <w:tc>
          <w:tcPr>
            <w:tcW w:w="0" w:type="auto"/>
            <w:tcMar>
              <w:top w:w="0" w:type="dxa"/>
              <w:left w:w="0" w:type="dxa"/>
              <w:bottom w:w="0" w:type="dxa"/>
              <w:right w:w="0" w:type="dxa"/>
            </w:tcMar>
            <w:hideMark/>
          </w:tcPr>
          <w:p w14:paraId="7E23E9F9" w14:textId="77777777" w:rsidR="000240B6" w:rsidRDefault="000240B6" w:rsidP="000240B6">
            <w:pPr>
              <w:pStyle w:val="HTMLPreformatted"/>
              <w:jc w:val="right"/>
            </w:pPr>
            <w:r>
              <w:t xml:space="preserve"> 1</w:t>
            </w:r>
          </w:p>
          <w:p w14:paraId="42D3E194" w14:textId="77777777" w:rsidR="000240B6" w:rsidRDefault="000240B6" w:rsidP="000240B6">
            <w:pPr>
              <w:pStyle w:val="HTMLPreformatted"/>
              <w:jc w:val="right"/>
            </w:pPr>
            <w:r>
              <w:t xml:space="preserve"> 2</w:t>
            </w:r>
          </w:p>
          <w:p w14:paraId="5581C8CD" w14:textId="77777777" w:rsidR="000240B6" w:rsidRDefault="000240B6" w:rsidP="000240B6">
            <w:pPr>
              <w:pStyle w:val="HTMLPreformatted"/>
              <w:jc w:val="right"/>
            </w:pPr>
            <w:r>
              <w:t xml:space="preserve"> 3</w:t>
            </w:r>
          </w:p>
          <w:p w14:paraId="6F0138BC" w14:textId="77777777" w:rsidR="000240B6" w:rsidRDefault="000240B6" w:rsidP="000240B6">
            <w:pPr>
              <w:pStyle w:val="HTMLPreformatted"/>
              <w:jc w:val="right"/>
            </w:pPr>
            <w:r>
              <w:t xml:space="preserve"> 4</w:t>
            </w:r>
          </w:p>
          <w:p w14:paraId="1CEA8374" w14:textId="77777777" w:rsidR="000240B6" w:rsidRDefault="000240B6" w:rsidP="000240B6">
            <w:pPr>
              <w:pStyle w:val="HTMLPreformatted"/>
              <w:jc w:val="right"/>
            </w:pPr>
            <w:r>
              <w:t xml:space="preserve"> 5</w:t>
            </w:r>
          </w:p>
          <w:p w14:paraId="6BC1B60E" w14:textId="77777777" w:rsidR="000240B6" w:rsidRDefault="000240B6" w:rsidP="000240B6">
            <w:pPr>
              <w:pStyle w:val="HTMLPreformatted"/>
              <w:jc w:val="right"/>
            </w:pPr>
            <w:r>
              <w:t xml:space="preserve"> 6</w:t>
            </w:r>
          </w:p>
          <w:p w14:paraId="01722AC8" w14:textId="77777777" w:rsidR="000240B6" w:rsidRDefault="000240B6" w:rsidP="000240B6">
            <w:pPr>
              <w:pStyle w:val="HTMLPreformatted"/>
              <w:jc w:val="right"/>
            </w:pPr>
            <w:r>
              <w:t xml:space="preserve"> 7</w:t>
            </w:r>
          </w:p>
          <w:p w14:paraId="13DFD928" w14:textId="77777777" w:rsidR="000240B6" w:rsidRDefault="000240B6" w:rsidP="000240B6">
            <w:pPr>
              <w:pStyle w:val="HTMLPreformatted"/>
              <w:jc w:val="right"/>
            </w:pPr>
            <w:r>
              <w:t xml:space="preserve"> 8</w:t>
            </w:r>
          </w:p>
          <w:p w14:paraId="0D9A843D" w14:textId="77777777" w:rsidR="000240B6" w:rsidRDefault="000240B6" w:rsidP="000240B6">
            <w:pPr>
              <w:pStyle w:val="HTMLPreformatted"/>
              <w:jc w:val="right"/>
            </w:pPr>
            <w:r>
              <w:t xml:space="preserve"> 9</w:t>
            </w:r>
          </w:p>
          <w:p w14:paraId="7BCFD9AE" w14:textId="77777777" w:rsidR="000240B6" w:rsidRDefault="000240B6" w:rsidP="000240B6">
            <w:pPr>
              <w:pStyle w:val="HTMLPreformatted"/>
              <w:jc w:val="right"/>
            </w:pPr>
            <w:r>
              <w:t>10</w:t>
            </w:r>
          </w:p>
          <w:p w14:paraId="6FDEF5A3" w14:textId="77777777" w:rsidR="000240B6" w:rsidRDefault="000240B6" w:rsidP="000240B6">
            <w:pPr>
              <w:pStyle w:val="HTMLPreformatted"/>
              <w:jc w:val="right"/>
            </w:pPr>
            <w:r>
              <w:t>11</w:t>
            </w:r>
          </w:p>
          <w:p w14:paraId="57825564" w14:textId="77777777" w:rsidR="000240B6" w:rsidRDefault="000240B6" w:rsidP="000240B6">
            <w:pPr>
              <w:pStyle w:val="HTMLPreformatted"/>
              <w:jc w:val="right"/>
            </w:pPr>
            <w:r>
              <w:t>12</w:t>
            </w:r>
          </w:p>
          <w:p w14:paraId="3E12BBD0" w14:textId="77777777" w:rsidR="000240B6" w:rsidRDefault="000240B6" w:rsidP="000240B6">
            <w:pPr>
              <w:pStyle w:val="HTMLPreformatted"/>
              <w:jc w:val="right"/>
            </w:pPr>
            <w:r>
              <w:t>13</w:t>
            </w:r>
          </w:p>
          <w:p w14:paraId="6FBBF646" w14:textId="77777777" w:rsidR="000240B6" w:rsidRDefault="000240B6" w:rsidP="000240B6">
            <w:pPr>
              <w:pStyle w:val="HTMLPreformatted"/>
              <w:jc w:val="right"/>
            </w:pPr>
            <w:r>
              <w:t>14</w:t>
            </w:r>
          </w:p>
          <w:p w14:paraId="18E3C1DC" w14:textId="77777777" w:rsidR="000240B6" w:rsidRDefault="000240B6" w:rsidP="000240B6">
            <w:pPr>
              <w:pStyle w:val="HTMLPreformatted"/>
              <w:jc w:val="right"/>
            </w:pPr>
            <w:r>
              <w:t>15</w:t>
            </w:r>
          </w:p>
          <w:p w14:paraId="7490D415" w14:textId="77777777" w:rsidR="000240B6" w:rsidRDefault="000240B6" w:rsidP="000240B6">
            <w:pPr>
              <w:pStyle w:val="HTMLPreformatted"/>
              <w:jc w:val="right"/>
            </w:pPr>
            <w:r>
              <w:t>16</w:t>
            </w:r>
          </w:p>
          <w:p w14:paraId="73252E8D" w14:textId="77777777" w:rsidR="000240B6" w:rsidRDefault="000240B6" w:rsidP="000240B6">
            <w:pPr>
              <w:pStyle w:val="HTMLPreformatted"/>
              <w:jc w:val="right"/>
            </w:pPr>
            <w:r>
              <w:t>17</w:t>
            </w:r>
          </w:p>
          <w:p w14:paraId="7477BA0D" w14:textId="77777777" w:rsidR="000240B6" w:rsidRDefault="000240B6" w:rsidP="000240B6">
            <w:pPr>
              <w:pStyle w:val="HTMLPreformatted"/>
              <w:jc w:val="right"/>
            </w:pPr>
            <w:r>
              <w:t>18</w:t>
            </w:r>
          </w:p>
          <w:p w14:paraId="3029750B" w14:textId="77777777" w:rsidR="000240B6" w:rsidRDefault="000240B6" w:rsidP="000240B6">
            <w:pPr>
              <w:pStyle w:val="HTMLPreformatted"/>
              <w:jc w:val="right"/>
            </w:pPr>
            <w:r>
              <w:t>19</w:t>
            </w:r>
          </w:p>
          <w:p w14:paraId="417BE543" w14:textId="77777777" w:rsidR="000240B6" w:rsidRDefault="000240B6" w:rsidP="000240B6">
            <w:pPr>
              <w:pStyle w:val="HTMLPreformatted"/>
              <w:jc w:val="right"/>
            </w:pPr>
            <w:r>
              <w:t>20</w:t>
            </w:r>
          </w:p>
          <w:p w14:paraId="49171301" w14:textId="77777777" w:rsidR="000240B6" w:rsidRDefault="000240B6" w:rsidP="000240B6">
            <w:pPr>
              <w:pStyle w:val="HTMLPreformatted"/>
              <w:jc w:val="right"/>
            </w:pPr>
            <w:r>
              <w:t>21</w:t>
            </w:r>
          </w:p>
          <w:p w14:paraId="1540FB23" w14:textId="77777777" w:rsidR="000240B6" w:rsidRDefault="000240B6" w:rsidP="000240B6">
            <w:pPr>
              <w:pStyle w:val="HTMLPreformatted"/>
              <w:jc w:val="right"/>
            </w:pPr>
            <w:r>
              <w:lastRenderedPageBreak/>
              <w:t>22</w:t>
            </w:r>
          </w:p>
          <w:p w14:paraId="78EF2529" w14:textId="77777777" w:rsidR="000240B6" w:rsidRDefault="000240B6" w:rsidP="000240B6">
            <w:pPr>
              <w:pStyle w:val="HTMLPreformatted"/>
              <w:jc w:val="right"/>
            </w:pPr>
            <w:r>
              <w:t>23</w:t>
            </w:r>
          </w:p>
          <w:p w14:paraId="09717F9F" w14:textId="77777777" w:rsidR="000240B6" w:rsidRDefault="000240B6" w:rsidP="000240B6">
            <w:pPr>
              <w:pStyle w:val="HTMLPreformatted"/>
              <w:jc w:val="right"/>
            </w:pPr>
            <w:r>
              <w:t>24</w:t>
            </w:r>
          </w:p>
          <w:p w14:paraId="6239B5A0" w14:textId="77777777" w:rsidR="000240B6" w:rsidRDefault="000240B6" w:rsidP="000240B6">
            <w:pPr>
              <w:pStyle w:val="HTMLPreformatted"/>
              <w:jc w:val="right"/>
            </w:pPr>
            <w:r>
              <w:t>25</w:t>
            </w:r>
          </w:p>
          <w:p w14:paraId="5AF9A42C" w14:textId="77777777" w:rsidR="000240B6" w:rsidRDefault="000240B6" w:rsidP="000240B6">
            <w:pPr>
              <w:pStyle w:val="HTMLPreformatted"/>
              <w:jc w:val="right"/>
            </w:pPr>
            <w:r>
              <w:t>26</w:t>
            </w:r>
          </w:p>
          <w:p w14:paraId="361C1F26" w14:textId="77777777" w:rsidR="000240B6" w:rsidRDefault="000240B6" w:rsidP="000240B6">
            <w:pPr>
              <w:pStyle w:val="HTMLPreformatted"/>
              <w:jc w:val="right"/>
            </w:pPr>
            <w:r>
              <w:t>27</w:t>
            </w:r>
          </w:p>
          <w:p w14:paraId="6FE3D59C" w14:textId="77777777" w:rsidR="000240B6" w:rsidRDefault="000240B6" w:rsidP="000240B6">
            <w:pPr>
              <w:pStyle w:val="HTMLPreformatted"/>
              <w:jc w:val="right"/>
            </w:pPr>
            <w:r>
              <w:t>28</w:t>
            </w:r>
          </w:p>
          <w:p w14:paraId="1286B597" w14:textId="77777777" w:rsidR="000240B6" w:rsidRDefault="000240B6" w:rsidP="000240B6">
            <w:pPr>
              <w:pStyle w:val="HTMLPreformatted"/>
              <w:jc w:val="right"/>
            </w:pPr>
            <w:r>
              <w:t>29</w:t>
            </w:r>
          </w:p>
          <w:p w14:paraId="54F11555" w14:textId="77777777" w:rsidR="000240B6" w:rsidRDefault="000240B6" w:rsidP="000240B6">
            <w:pPr>
              <w:pStyle w:val="HTMLPreformatted"/>
              <w:jc w:val="right"/>
            </w:pPr>
            <w:r>
              <w:t>30</w:t>
            </w:r>
          </w:p>
          <w:p w14:paraId="3FCC2F8D" w14:textId="77777777" w:rsidR="000240B6" w:rsidRDefault="000240B6" w:rsidP="000240B6">
            <w:pPr>
              <w:pStyle w:val="HTMLPreformatted"/>
              <w:jc w:val="right"/>
            </w:pPr>
            <w:r>
              <w:t>31</w:t>
            </w:r>
          </w:p>
          <w:p w14:paraId="17490D9D" w14:textId="77777777" w:rsidR="000240B6" w:rsidRDefault="000240B6" w:rsidP="000240B6">
            <w:pPr>
              <w:pStyle w:val="HTMLPreformatted"/>
              <w:jc w:val="right"/>
            </w:pPr>
            <w:r>
              <w:t>32</w:t>
            </w:r>
          </w:p>
          <w:p w14:paraId="689C0E42" w14:textId="77777777" w:rsidR="000240B6" w:rsidRDefault="000240B6" w:rsidP="000240B6">
            <w:pPr>
              <w:pStyle w:val="HTMLPreformatted"/>
              <w:jc w:val="right"/>
            </w:pPr>
            <w:r>
              <w:t>33</w:t>
            </w:r>
          </w:p>
          <w:p w14:paraId="45DBEC18" w14:textId="77777777" w:rsidR="000240B6" w:rsidRDefault="000240B6" w:rsidP="000240B6">
            <w:pPr>
              <w:pStyle w:val="HTMLPreformatted"/>
              <w:jc w:val="right"/>
            </w:pPr>
            <w:r>
              <w:t>34</w:t>
            </w:r>
          </w:p>
          <w:p w14:paraId="20FD20B3" w14:textId="77777777" w:rsidR="000240B6" w:rsidRDefault="000240B6" w:rsidP="000240B6">
            <w:pPr>
              <w:pStyle w:val="HTMLPreformatted"/>
              <w:jc w:val="right"/>
            </w:pPr>
            <w:r>
              <w:t>35</w:t>
            </w:r>
          </w:p>
          <w:p w14:paraId="29DC2D8C" w14:textId="77777777" w:rsidR="000240B6" w:rsidRDefault="000240B6" w:rsidP="000240B6">
            <w:pPr>
              <w:pStyle w:val="HTMLPreformatted"/>
              <w:jc w:val="right"/>
            </w:pPr>
            <w:r>
              <w:t>36</w:t>
            </w:r>
          </w:p>
        </w:tc>
        <w:tc>
          <w:tcPr>
            <w:tcW w:w="0" w:type="auto"/>
            <w:tcMar>
              <w:top w:w="0" w:type="dxa"/>
              <w:left w:w="0" w:type="dxa"/>
              <w:bottom w:w="0" w:type="dxa"/>
              <w:right w:w="0" w:type="dxa"/>
            </w:tcMar>
            <w:hideMark/>
          </w:tcPr>
          <w:p w14:paraId="7ECC2860" w14:textId="77777777" w:rsidR="000240B6" w:rsidRDefault="000240B6" w:rsidP="000240B6">
            <w:pPr>
              <w:pStyle w:val="HTMLPreformatted"/>
              <w:textAlignment w:val="top"/>
              <w:rPr>
                <w:color w:val="37474F"/>
              </w:rPr>
            </w:pPr>
            <w:r>
              <w:rPr>
                <w:rStyle w:val="p"/>
                <w:color w:val="37474F"/>
              </w:rPr>
              <w:lastRenderedPageBreak/>
              <w:t>{</w:t>
            </w:r>
          </w:p>
          <w:p w14:paraId="7935E6E1" w14:textId="77777777" w:rsidR="000240B6" w:rsidRDefault="000240B6" w:rsidP="000240B6">
            <w:pPr>
              <w:pStyle w:val="HTMLPreformatted"/>
              <w:textAlignment w:val="top"/>
              <w:rPr>
                <w:color w:val="37474F"/>
              </w:rPr>
            </w:pPr>
            <w:r>
              <w:rPr>
                <w:color w:val="37474F"/>
              </w:rPr>
              <w:t xml:space="preserve">  </w:t>
            </w:r>
            <w:r>
              <w:rPr>
                <w:rStyle w:val="nt"/>
                <w:color w:val="3B78E7"/>
              </w:rPr>
              <w:t>"Version"</w:t>
            </w:r>
            <w:r>
              <w:rPr>
                <w:rStyle w:val="p"/>
                <w:color w:val="37474F"/>
              </w:rPr>
              <w:t>:</w:t>
            </w:r>
            <w:r>
              <w:rPr>
                <w:color w:val="37474F"/>
              </w:rPr>
              <w:t xml:space="preserve"> </w:t>
            </w:r>
            <w:r>
              <w:rPr>
                <w:rStyle w:val="s2"/>
                <w:color w:val="0D904F"/>
              </w:rPr>
              <w:t>"2012-10-17"</w:t>
            </w:r>
            <w:r>
              <w:rPr>
                <w:rStyle w:val="p"/>
                <w:color w:val="37474F"/>
              </w:rPr>
              <w:t>,</w:t>
            </w:r>
          </w:p>
          <w:p w14:paraId="23E73742" w14:textId="77777777" w:rsidR="000240B6" w:rsidRDefault="000240B6" w:rsidP="000240B6">
            <w:pPr>
              <w:pStyle w:val="HTMLPreformatted"/>
              <w:textAlignment w:val="top"/>
              <w:rPr>
                <w:color w:val="37474F"/>
              </w:rPr>
            </w:pPr>
            <w:r>
              <w:rPr>
                <w:color w:val="37474F"/>
              </w:rPr>
              <w:t xml:space="preserve">  </w:t>
            </w:r>
            <w:r>
              <w:rPr>
                <w:rStyle w:val="nt"/>
                <w:color w:val="3B78E7"/>
              </w:rPr>
              <w:t>"Statement"</w:t>
            </w:r>
            <w:r>
              <w:rPr>
                <w:rStyle w:val="p"/>
                <w:color w:val="37474F"/>
              </w:rPr>
              <w:t>:</w:t>
            </w:r>
            <w:r>
              <w:rPr>
                <w:color w:val="37474F"/>
              </w:rPr>
              <w:t xml:space="preserve"> </w:t>
            </w:r>
            <w:r>
              <w:rPr>
                <w:rStyle w:val="p"/>
                <w:color w:val="37474F"/>
              </w:rPr>
              <w:t>[</w:t>
            </w:r>
          </w:p>
          <w:p w14:paraId="783F99A4"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AF63166" w14:textId="77777777" w:rsidR="000240B6" w:rsidRDefault="000240B6" w:rsidP="000240B6">
            <w:pPr>
              <w:pStyle w:val="HTMLPreformatted"/>
              <w:textAlignment w:val="top"/>
              <w:rPr>
                <w:color w:val="37474F"/>
              </w:rPr>
            </w:pPr>
            <w:r>
              <w:rPr>
                <w:color w:val="37474F"/>
              </w:rPr>
              <w:t xml:space="preserve">      </w:t>
            </w:r>
            <w:r>
              <w:rPr>
                <w:rStyle w:val="nt"/>
                <w:color w:val="3B78E7"/>
              </w:rPr>
              <w:t>"Effect"</w:t>
            </w:r>
            <w:r>
              <w:rPr>
                <w:rStyle w:val="p"/>
                <w:color w:val="37474F"/>
              </w:rPr>
              <w:t>:</w:t>
            </w:r>
            <w:r>
              <w:rPr>
                <w:color w:val="37474F"/>
              </w:rPr>
              <w:t xml:space="preserve"> </w:t>
            </w:r>
            <w:r>
              <w:rPr>
                <w:rStyle w:val="s2"/>
                <w:color w:val="0D904F"/>
              </w:rPr>
              <w:t>"Allow"</w:t>
            </w:r>
            <w:r>
              <w:rPr>
                <w:rStyle w:val="p"/>
                <w:color w:val="37474F"/>
              </w:rPr>
              <w:t>,</w:t>
            </w:r>
          </w:p>
          <w:p w14:paraId="11D1E39C" w14:textId="77777777" w:rsidR="000240B6" w:rsidRDefault="000240B6" w:rsidP="000240B6">
            <w:pPr>
              <w:pStyle w:val="HTMLPreformatted"/>
              <w:textAlignment w:val="top"/>
              <w:rPr>
                <w:color w:val="37474F"/>
              </w:rPr>
            </w:pPr>
            <w:r>
              <w:rPr>
                <w:color w:val="37474F"/>
              </w:rPr>
              <w:t xml:space="preserve">      </w:t>
            </w:r>
            <w:r>
              <w:rPr>
                <w:rStyle w:val="nt"/>
                <w:color w:val="3B78E7"/>
              </w:rPr>
              <w:t>"Action"</w:t>
            </w:r>
            <w:r>
              <w:rPr>
                <w:rStyle w:val="p"/>
                <w:color w:val="37474F"/>
              </w:rPr>
              <w:t>:</w:t>
            </w:r>
            <w:r>
              <w:rPr>
                <w:color w:val="37474F"/>
              </w:rPr>
              <w:t xml:space="preserve"> </w:t>
            </w:r>
            <w:r>
              <w:rPr>
                <w:rStyle w:val="p"/>
                <w:color w:val="37474F"/>
              </w:rPr>
              <w:t>[</w:t>
            </w:r>
          </w:p>
          <w:p w14:paraId="3C158B13"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spellStart"/>
            <w:proofErr w:type="gramStart"/>
            <w:r>
              <w:rPr>
                <w:rStyle w:val="s2"/>
                <w:color w:val="0D904F"/>
              </w:rPr>
              <w:t>codedeploy:RegisterApplicationRevision</w:t>
            </w:r>
            <w:proofErr w:type="spellEnd"/>
            <w:proofErr w:type="gramEnd"/>
            <w:r>
              <w:rPr>
                <w:rStyle w:val="s2"/>
                <w:color w:val="0D904F"/>
              </w:rPr>
              <w:t>"</w:t>
            </w:r>
            <w:r>
              <w:rPr>
                <w:rStyle w:val="p"/>
                <w:color w:val="37474F"/>
              </w:rPr>
              <w:t>,</w:t>
            </w:r>
          </w:p>
          <w:p w14:paraId="2185229C"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spellStart"/>
            <w:proofErr w:type="gramStart"/>
            <w:r>
              <w:rPr>
                <w:rStyle w:val="s2"/>
                <w:color w:val="0D904F"/>
              </w:rPr>
              <w:t>codedeploy:GetApplicationRevision</w:t>
            </w:r>
            <w:proofErr w:type="spellEnd"/>
            <w:proofErr w:type="gramEnd"/>
            <w:r>
              <w:rPr>
                <w:rStyle w:val="s2"/>
                <w:color w:val="0D904F"/>
              </w:rPr>
              <w:t>"</w:t>
            </w:r>
          </w:p>
          <w:p w14:paraId="0B8D71D3"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4C545324" w14:textId="77777777" w:rsidR="000240B6" w:rsidRDefault="000240B6" w:rsidP="000240B6">
            <w:pPr>
              <w:pStyle w:val="HTMLPreformatted"/>
              <w:textAlignment w:val="top"/>
              <w:rPr>
                <w:color w:val="37474F"/>
              </w:rPr>
            </w:pPr>
            <w:r>
              <w:rPr>
                <w:color w:val="37474F"/>
              </w:rPr>
              <w:t xml:space="preserve">      </w:t>
            </w:r>
            <w:r>
              <w:rPr>
                <w:rStyle w:val="nt"/>
                <w:color w:val="3B78E7"/>
              </w:rPr>
              <w:t>"Resource"</w:t>
            </w:r>
            <w:r>
              <w:rPr>
                <w:rStyle w:val="p"/>
                <w:color w:val="37474F"/>
              </w:rPr>
              <w:t>:</w:t>
            </w:r>
            <w:r>
              <w:rPr>
                <w:color w:val="37474F"/>
              </w:rPr>
              <w:t xml:space="preserve"> </w:t>
            </w:r>
            <w:r>
              <w:rPr>
                <w:rStyle w:val="p"/>
                <w:color w:val="37474F"/>
              </w:rPr>
              <w:t>[</w:t>
            </w:r>
          </w:p>
          <w:p w14:paraId="5A065B5A"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gramStart"/>
            <w:r>
              <w:rPr>
                <w:rStyle w:val="s2"/>
                <w:color w:val="0D904F"/>
              </w:rPr>
              <w:t>arn:aws</w:t>
            </w:r>
            <w:proofErr w:type="gramEnd"/>
            <w:r>
              <w:rPr>
                <w:rStyle w:val="s2"/>
                <w:color w:val="0D904F"/>
              </w:rPr>
              <w:t>:codedeploy:AWS_REGION:AWS_ACCOUNT_ID:application:CODE_DEPLOY_APPLICATION_NAME"</w:t>
            </w:r>
          </w:p>
          <w:p w14:paraId="40EB6C47"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22A5BECE"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4B95A499"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46D87186" w14:textId="77777777" w:rsidR="000240B6" w:rsidRDefault="000240B6" w:rsidP="000240B6">
            <w:pPr>
              <w:pStyle w:val="HTMLPreformatted"/>
              <w:textAlignment w:val="top"/>
              <w:rPr>
                <w:color w:val="37474F"/>
              </w:rPr>
            </w:pPr>
            <w:r>
              <w:rPr>
                <w:color w:val="37474F"/>
              </w:rPr>
              <w:t xml:space="preserve">      </w:t>
            </w:r>
            <w:r>
              <w:rPr>
                <w:rStyle w:val="nt"/>
                <w:color w:val="3B78E7"/>
              </w:rPr>
              <w:t>"Effect"</w:t>
            </w:r>
            <w:r>
              <w:rPr>
                <w:rStyle w:val="p"/>
                <w:color w:val="37474F"/>
              </w:rPr>
              <w:t>:</w:t>
            </w:r>
            <w:r>
              <w:rPr>
                <w:color w:val="37474F"/>
              </w:rPr>
              <w:t xml:space="preserve"> </w:t>
            </w:r>
            <w:r>
              <w:rPr>
                <w:rStyle w:val="s2"/>
                <w:color w:val="0D904F"/>
              </w:rPr>
              <w:t>"Allow"</w:t>
            </w:r>
            <w:r>
              <w:rPr>
                <w:rStyle w:val="p"/>
                <w:color w:val="37474F"/>
              </w:rPr>
              <w:t>,</w:t>
            </w:r>
          </w:p>
          <w:p w14:paraId="788809C1" w14:textId="77777777" w:rsidR="000240B6" w:rsidRDefault="000240B6" w:rsidP="000240B6">
            <w:pPr>
              <w:pStyle w:val="HTMLPreformatted"/>
              <w:textAlignment w:val="top"/>
              <w:rPr>
                <w:color w:val="37474F"/>
              </w:rPr>
            </w:pPr>
            <w:r>
              <w:rPr>
                <w:color w:val="37474F"/>
              </w:rPr>
              <w:t xml:space="preserve">      </w:t>
            </w:r>
            <w:r>
              <w:rPr>
                <w:rStyle w:val="nt"/>
                <w:color w:val="3B78E7"/>
              </w:rPr>
              <w:t>"Action"</w:t>
            </w:r>
            <w:r>
              <w:rPr>
                <w:rStyle w:val="p"/>
                <w:color w:val="37474F"/>
              </w:rPr>
              <w:t>:</w:t>
            </w:r>
            <w:r>
              <w:rPr>
                <w:color w:val="37474F"/>
              </w:rPr>
              <w:t xml:space="preserve"> </w:t>
            </w:r>
            <w:r>
              <w:rPr>
                <w:rStyle w:val="p"/>
                <w:color w:val="37474F"/>
              </w:rPr>
              <w:t>[</w:t>
            </w:r>
          </w:p>
          <w:p w14:paraId="15EB166B"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spellStart"/>
            <w:proofErr w:type="gramStart"/>
            <w:r>
              <w:rPr>
                <w:rStyle w:val="s2"/>
                <w:color w:val="0D904F"/>
              </w:rPr>
              <w:t>codedeploy:CreateDeployment</w:t>
            </w:r>
            <w:proofErr w:type="spellEnd"/>
            <w:proofErr w:type="gramEnd"/>
            <w:r>
              <w:rPr>
                <w:rStyle w:val="s2"/>
                <w:color w:val="0D904F"/>
              </w:rPr>
              <w:t>"</w:t>
            </w:r>
            <w:r>
              <w:rPr>
                <w:rStyle w:val="p"/>
                <w:color w:val="37474F"/>
              </w:rPr>
              <w:t>,</w:t>
            </w:r>
          </w:p>
          <w:p w14:paraId="76C7D086"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spellStart"/>
            <w:proofErr w:type="gramStart"/>
            <w:r>
              <w:rPr>
                <w:rStyle w:val="s2"/>
                <w:color w:val="0D904F"/>
              </w:rPr>
              <w:t>codedeploy:GetDeployment</w:t>
            </w:r>
            <w:proofErr w:type="spellEnd"/>
            <w:proofErr w:type="gramEnd"/>
            <w:r>
              <w:rPr>
                <w:rStyle w:val="s2"/>
                <w:color w:val="0D904F"/>
              </w:rPr>
              <w:t>"</w:t>
            </w:r>
          </w:p>
          <w:p w14:paraId="6A9793B9"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540B018A" w14:textId="77777777" w:rsidR="000240B6" w:rsidRDefault="000240B6" w:rsidP="000240B6">
            <w:pPr>
              <w:pStyle w:val="HTMLPreformatted"/>
              <w:textAlignment w:val="top"/>
              <w:rPr>
                <w:color w:val="37474F"/>
              </w:rPr>
            </w:pPr>
            <w:r>
              <w:rPr>
                <w:color w:val="37474F"/>
              </w:rPr>
              <w:t xml:space="preserve">      </w:t>
            </w:r>
            <w:r>
              <w:rPr>
                <w:rStyle w:val="nt"/>
                <w:color w:val="3B78E7"/>
              </w:rPr>
              <w:t>"Resource"</w:t>
            </w:r>
            <w:r>
              <w:rPr>
                <w:rStyle w:val="p"/>
                <w:color w:val="37474F"/>
              </w:rPr>
              <w:t>:</w:t>
            </w:r>
            <w:r>
              <w:rPr>
                <w:color w:val="37474F"/>
              </w:rPr>
              <w:t xml:space="preserve"> </w:t>
            </w:r>
            <w:r>
              <w:rPr>
                <w:rStyle w:val="p"/>
                <w:color w:val="37474F"/>
              </w:rPr>
              <w:t>[</w:t>
            </w:r>
          </w:p>
          <w:p w14:paraId="4546E319" w14:textId="77777777" w:rsidR="000240B6" w:rsidRDefault="000240B6" w:rsidP="000240B6">
            <w:pPr>
              <w:pStyle w:val="HTMLPreformatted"/>
              <w:textAlignment w:val="top"/>
              <w:rPr>
                <w:color w:val="37474F"/>
              </w:rPr>
            </w:pPr>
            <w:r>
              <w:rPr>
                <w:color w:val="37474F"/>
              </w:rPr>
              <w:t xml:space="preserve">        </w:t>
            </w:r>
            <w:r>
              <w:rPr>
                <w:rStyle w:val="s2"/>
                <w:color w:val="0D904F"/>
              </w:rPr>
              <w:t>"*"</w:t>
            </w:r>
          </w:p>
          <w:p w14:paraId="4B83195D"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7F70D21C"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26396765"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034064D6" w14:textId="77777777" w:rsidR="000240B6" w:rsidRDefault="000240B6" w:rsidP="000240B6">
            <w:pPr>
              <w:pStyle w:val="HTMLPreformatted"/>
              <w:textAlignment w:val="top"/>
              <w:rPr>
                <w:color w:val="37474F"/>
              </w:rPr>
            </w:pPr>
            <w:r>
              <w:rPr>
                <w:color w:val="37474F"/>
              </w:rPr>
              <w:t xml:space="preserve">      </w:t>
            </w:r>
            <w:r>
              <w:rPr>
                <w:rStyle w:val="nt"/>
                <w:color w:val="3B78E7"/>
              </w:rPr>
              <w:t>"Effect"</w:t>
            </w:r>
            <w:r>
              <w:rPr>
                <w:rStyle w:val="p"/>
                <w:color w:val="37474F"/>
              </w:rPr>
              <w:t>:</w:t>
            </w:r>
            <w:r>
              <w:rPr>
                <w:color w:val="37474F"/>
              </w:rPr>
              <w:t xml:space="preserve"> </w:t>
            </w:r>
            <w:r>
              <w:rPr>
                <w:rStyle w:val="s2"/>
                <w:color w:val="0D904F"/>
              </w:rPr>
              <w:t>"Allow"</w:t>
            </w:r>
            <w:r>
              <w:rPr>
                <w:rStyle w:val="p"/>
                <w:color w:val="37474F"/>
              </w:rPr>
              <w:t>,</w:t>
            </w:r>
          </w:p>
          <w:p w14:paraId="586922BC" w14:textId="77777777" w:rsidR="000240B6" w:rsidRDefault="000240B6" w:rsidP="000240B6">
            <w:pPr>
              <w:pStyle w:val="HTMLPreformatted"/>
              <w:textAlignment w:val="top"/>
              <w:rPr>
                <w:color w:val="37474F"/>
              </w:rPr>
            </w:pPr>
            <w:r>
              <w:rPr>
                <w:color w:val="37474F"/>
              </w:rPr>
              <w:t xml:space="preserve">      </w:t>
            </w:r>
            <w:r>
              <w:rPr>
                <w:rStyle w:val="nt"/>
                <w:color w:val="3B78E7"/>
              </w:rPr>
              <w:t>"Action"</w:t>
            </w:r>
            <w:r>
              <w:rPr>
                <w:rStyle w:val="p"/>
                <w:color w:val="37474F"/>
              </w:rPr>
              <w:t>:</w:t>
            </w:r>
            <w:r>
              <w:rPr>
                <w:color w:val="37474F"/>
              </w:rPr>
              <w:t xml:space="preserve"> </w:t>
            </w:r>
            <w:r>
              <w:rPr>
                <w:rStyle w:val="p"/>
                <w:color w:val="37474F"/>
              </w:rPr>
              <w:t>[</w:t>
            </w:r>
          </w:p>
          <w:p w14:paraId="54665A98"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spellStart"/>
            <w:proofErr w:type="gramStart"/>
            <w:r>
              <w:rPr>
                <w:rStyle w:val="s2"/>
                <w:color w:val="0D904F"/>
              </w:rPr>
              <w:t>codedeploy:GetDeploymentConfig</w:t>
            </w:r>
            <w:proofErr w:type="spellEnd"/>
            <w:proofErr w:type="gramEnd"/>
            <w:r>
              <w:rPr>
                <w:rStyle w:val="s2"/>
                <w:color w:val="0D904F"/>
              </w:rPr>
              <w:t>"</w:t>
            </w:r>
          </w:p>
          <w:p w14:paraId="75AE50F5"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B64BBBE" w14:textId="77777777" w:rsidR="000240B6" w:rsidRDefault="000240B6" w:rsidP="000240B6">
            <w:pPr>
              <w:pStyle w:val="HTMLPreformatted"/>
              <w:textAlignment w:val="top"/>
              <w:rPr>
                <w:color w:val="37474F"/>
              </w:rPr>
            </w:pPr>
            <w:r>
              <w:rPr>
                <w:color w:val="37474F"/>
              </w:rPr>
              <w:t xml:space="preserve">      </w:t>
            </w:r>
            <w:r>
              <w:rPr>
                <w:rStyle w:val="nt"/>
                <w:color w:val="3B78E7"/>
              </w:rPr>
              <w:t>"Resource"</w:t>
            </w:r>
            <w:r>
              <w:rPr>
                <w:rStyle w:val="p"/>
                <w:color w:val="37474F"/>
              </w:rPr>
              <w:t>:</w:t>
            </w:r>
            <w:r>
              <w:rPr>
                <w:color w:val="37474F"/>
              </w:rPr>
              <w:t xml:space="preserve"> </w:t>
            </w:r>
            <w:r>
              <w:rPr>
                <w:rStyle w:val="p"/>
                <w:color w:val="37474F"/>
              </w:rPr>
              <w:t>[</w:t>
            </w:r>
          </w:p>
          <w:p w14:paraId="228341DD"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gramStart"/>
            <w:r>
              <w:rPr>
                <w:rStyle w:val="s2"/>
                <w:color w:val="0D904F"/>
              </w:rPr>
              <w:t>arn:aws</w:t>
            </w:r>
            <w:proofErr w:type="gramEnd"/>
            <w:r>
              <w:rPr>
                <w:rStyle w:val="s2"/>
                <w:color w:val="0D904F"/>
              </w:rPr>
              <w:t>:codedeploy:AWS_REGION:AWS_ACCOUNT_ID:deploymentconfig:CodeDeployDefault.OneAtATime"</w:t>
            </w:r>
            <w:r>
              <w:rPr>
                <w:rStyle w:val="p"/>
                <w:color w:val="37474F"/>
              </w:rPr>
              <w:t>,</w:t>
            </w:r>
          </w:p>
          <w:p w14:paraId="20828CF6"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gramStart"/>
            <w:r>
              <w:rPr>
                <w:rStyle w:val="s2"/>
                <w:color w:val="0D904F"/>
              </w:rPr>
              <w:t>arn:aws</w:t>
            </w:r>
            <w:proofErr w:type="gramEnd"/>
            <w:r>
              <w:rPr>
                <w:rStyle w:val="s2"/>
                <w:color w:val="0D904F"/>
              </w:rPr>
              <w:t>:codedeploy:AWS_REGION:AWS_ACCOUNT_ID:deploymentconfig:CodeDeployDefault.HalfAtATime"</w:t>
            </w:r>
            <w:r>
              <w:rPr>
                <w:rStyle w:val="p"/>
                <w:color w:val="37474F"/>
              </w:rPr>
              <w:t>,</w:t>
            </w:r>
          </w:p>
          <w:p w14:paraId="4B666C65"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gramStart"/>
            <w:r>
              <w:rPr>
                <w:rStyle w:val="s2"/>
                <w:color w:val="0D904F"/>
              </w:rPr>
              <w:t>arn:aws</w:t>
            </w:r>
            <w:proofErr w:type="gramEnd"/>
            <w:r>
              <w:rPr>
                <w:rStyle w:val="s2"/>
                <w:color w:val="0D904F"/>
              </w:rPr>
              <w:t>:codedeploy:AWS_REGION:AWS_ACCOUNT_ID:deploymentconfig:CodeDeployDefault.AllAtOnce"</w:t>
            </w:r>
          </w:p>
          <w:p w14:paraId="33592CEB"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7F1CFF1F"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6743A9B"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03F906FB" w14:textId="77777777" w:rsidR="000240B6" w:rsidRDefault="000240B6" w:rsidP="000240B6">
            <w:pPr>
              <w:pStyle w:val="HTMLPreformatted"/>
              <w:textAlignment w:val="top"/>
              <w:rPr>
                <w:color w:val="37474F"/>
              </w:rPr>
            </w:pPr>
            <w:r>
              <w:rPr>
                <w:rStyle w:val="p"/>
                <w:color w:val="37474F"/>
              </w:rPr>
              <w:lastRenderedPageBreak/>
              <w:t>}</w:t>
            </w:r>
          </w:p>
          <w:p w14:paraId="038D8748" w14:textId="77777777" w:rsidR="000240B6" w:rsidRDefault="000240B6"/>
        </w:tc>
      </w:tr>
    </w:tbl>
    <w:p w14:paraId="6D2855FD" w14:textId="77777777" w:rsidR="000240B6" w:rsidRDefault="000240B6" w:rsidP="000240B6">
      <w:pPr>
        <w:pStyle w:val="Heading4"/>
        <w:rPr>
          <w:rFonts w:ascii="Helvetica Neue" w:hAnsi="Helvetica Neue"/>
          <w:spacing w:val="-2"/>
        </w:rPr>
      </w:pPr>
      <w:r>
        <w:rPr>
          <w:rFonts w:ascii="Helvetica Neue" w:hAnsi="Helvetica Neue"/>
          <w:spacing w:val="-2"/>
        </w:rPr>
        <w:lastRenderedPageBreak/>
        <w:t xml:space="preserve">Create New IAM User for </w:t>
      </w:r>
      <w:proofErr w:type="spellStart"/>
      <w:r>
        <w:rPr>
          <w:rFonts w:ascii="Helvetica Neue" w:hAnsi="Helvetica Neue"/>
          <w:spacing w:val="-2"/>
        </w:rPr>
        <w:t>CircleCI</w:t>
      </w:r>
      <w:proofErr w:type="spellEnd"/>
      <w:r>
        <w:rPr>
          <w:rFonts w:ascii="Helvetica Neue" w:hAnsi="Helvetica Neue"/>
          <w:spacing w:val="-2"/>
        </w:rPr>
        <w:fldChar w:fldCharType="begin"/>
      </w:r>
      <w:r>
        <w:rPr>
          <w:rFonts w:ascii="Helvetica Neue" w:hAnsi="Helvetica Neue"/>
          <w:spacing w:val="-2"/>
        </w:rPr>
        <w:instrText xml:space="preserve"> HYPERLINK "https://fall2019.csye6225.cloud/lectures/08/" \l "create-new-iam-user-for-circleci" \o "Permanent link" </w:instrText>
      </w:r>
      <w:r>
        <w:rPr>
          <w:rFonts w:ascii="Helvetica Neue" w:hAnsi="Helvetica Neue"/>
          <w:spacing w:val="-2"/>
        </w:rPr>
        <w:fldChar w:fldCharType="separate"/>
      </w:r>
      <w:r>
        <w:rPr>
          <w:rStyle w:val="Hyperlink"/>
          <w:rFonts w:ascii="Helvetica Neue" w:hAnsi="Helvetica Neue"/>
          <w:spacing w:val="-2"/>
          <w:u w:val="none"/>
        </w:rPr>
        <w:t>¶</w:t>
      </w:r>
      <w:r>
        <w:rPr>
          <w:rFonts w:ascii="Helvetica Neue" w:hAnsi="Helvetica Neue"/>
          <w:spacing w:val="-2"/>
        </w:rPr>
        <w:fldChar w:fldCharType="end"/>
      </w:r>
    </w:p>
    <w:p w14:paraId="3F77C438"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Create a new IAM user </w:t>
      </w:r>
      <w:proofErr w:type="spellStart"/>
      <w:r>
        <w:rPr>
          <w:rStyle w:val="err"/>
          <w:rFonts w:ascii="Courier New" w:hAnsi="Courier New" w:cs="Courier New"/>
          <w:color w:val="A61717"/>
          <w:sz w:val="20"/>
          <w:szCs w:val="20"/>
        </w:rPr>
        <w:t>circleci</w:t>
      </w:r>
      <w:proofErr w:type="spellEnd"/>
      <w:r>
        <w:rPr>
          <w:rFonts w:ascii="Helvetica Neue" w:hAnsi="Helvetica Neue"/>
        </w:rPr>
        <w:t> with programmatic access only. Attach following IAM policies to this newly created user:</w:t>
      </w:r>
    </w:p>
    <w:p w14:paraId="70AF752D" w14:textId="77777777" w:rsidR="000240B6" w:rsidRDefault="000240B6" w:rsidP="0047624C">
      <w:pPr>
        <w:numPr>
          <w:ilvl w:val="0"/>
          <w:numId w:val="122"/>
        </w:numPr>
        <w:spacing w:before="100" w:beforeAutospacing="1" w:after="120"/>
        <w:ind w:left="450"/>
        <w:rPr>
          <w:rFonts w:ascii="Helvetica Neue" w:hAnsi="Helvetica Neue"/>
        </w:rPr>
      </w:pPr>
      <w:r>
        <w:rPr>
          <w:rFonts w:ascii="Helvetica Neue" w:hAnsi="Helvetica Neue"/>
        </w:rPr>
        <w:t>CircleCI-Upload-To-S3</w:t>
      </w:r>
    </w:p>
    <w:p w14:paraId="162F4193" w14:textId="77777777" w:rsidR="000240B6" w:rsidRDefault="000240B6" w:rsidP="0047624C">
      <w:pPr>
        <w:numPr>
          <w:ilvl w:val="0"/>
          <w:numId w:val="122"/>
        </w:numPr>
        <w:spacing w:before="100" w:beforeAutospacing="1" w:after="120"/>
        <w:ind w:left="450"/>
        <w:rPr>
          <w:rFonts w:ascii="Helvetica Neue" w:hAnsi="Helvetica Neue"/>
        </w:rPr>
      </w:pPr>
      <w:proofErr w:type="spellStart"/>
      <w:r>
        <w:rPr>
          <w:rFonts w:ascii="Helvetica Neue" w:hAnsi="Helvetica Neue"/>
        </w:rPr>
        <w:t>CircleCI</w:t>
      </w:r>
      <w:proofErr w:type="spellEnd"/>
      <w:r>
        <w:rPr>
          <w:rFonts w:ascii="Helvetica Neue" w:hAnsi="Helvetica Neue"/>
        </w:rPr>
        <w:t>-Code-Deploy</w:t>
      </w:r>
    </w:p>
    <w:p w14:paraId="2DF3728E" w14:textId="77777777" w:rsidR="000240B6" w:rsidRDefault="000240B6" w:rsidP="0047624C">
      <w:pPr>
        <w:numPr>
          <w:ilvl w:val="0"/>
          <w:numId w:val="122"/>
        </w:numPr>
        <w:spacing w:before="100" w:beforeAutospacing="1"/>
        <w:ind w:left="450"/>
        <w:rPr>
          <w:rFonts w:ascii="Helvetica Neue" w:hAnsi="Helvetica Neue"/>
        </w:rPr>
      </w:pPr>
      <w:hyperlink r:id="rId357" w:anchor="iam-task-or-instance-role" w:history="1">
        <w:r>
          <w:rPr>
            <w:rStyle w:val="Hyperlink"/>
            <w:rFonts w:ascii="Helvetica Neue" w:hAnsi="Helvetica Neue"/>
            <w:color w:val="2196F3"/>
            <w:u w:val="none"/>
          </w:rPr>
          <w:t>circleci-ec2-ami</w:t>
        </w:r>
      </w:hyperlink>
    </w:p>
    <w:p w14:paraId="6F7E765E" w14:textId="77777777" w:rsidR="000240B6" w:rsidRDefault="000240B6" w:rsidP="000240B6">
      <w:pPr>
        <w:pStyle w:val="Heading4"/>
        <w:rPr>
          <w:rFonts w:ascii="Helvetica Neue" w:hAnsi="Helvetica Neue"/>
          <w:spacing w:val="-2"/>
        </w:rPr>
      </w:pPr>
      <w:r>
        <w:rPr>
          <w:rFonts w:ascii="Helvetica Neue" w:hAnsi="Helvetica Neue"/>
          <w:spacing w:val="-2"/>
        </w:rPr>
        <w:t>Create CodeDeployEC2ServiceRole IAM Role for EC2 Instance(s)</w:t>
      </w:r>
      <w:hyperlink r:id="rId358" w:anchor="create-codedeployec2servicerole-iam-role-for-ec2-instances" w:tooltip="Permanent link" w:history="1">
        <w:r>
          <w:rPr>
            <w:rStyle w:val="Hyperlink"/>
            <w:rFonts w:ascii="Helvetica Neue" w:hAnsi="Helvetica Neue"/>
            <w:spacing w:val="-2"/>
            <w:u w:val="none"/>
          </w:rPr>
          <w:t>¶</w:t>
        </w:r>
      </w:hyperlink>
    </w:p>
    <w:p w14:paraId="618FEA9C"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Create a new role </w:t>
      </w:r>
      <w:r>
        <w:rPr>
          <w:rStyle w:val="err"/>
          <w:rFonts w:ascii="Courier New" w:hAnsi="Courier New" w:cs="Courier New"/>
          <w:color w:val="A61717"/>
          <w:sz w:val="20"/>
          <w:szCs w:val="20"/>
        </w:rPr>
        <w:t>CodeDeployEC2ServiceRole</w:t>
      </w:r>
      <w:r>
        <w:rPr>
          <w:rFonts w:ascii="Helvetica Neue" w:hAnsi="Helvetica Neue"/>
        </w:rPr>
        <w:t> for EC2 instances that will be used to host your web application.</w:t>
      </w:r>
    </w:p>
    <w:p w14:paraId="69284341" w14:textId="7B7908B9" w:rsidR="000240B6" w:rsidRDefault="000240B6" w:rsidP="000240B6">
      <w:pPr>
        <w:pStyle w:val="NormalWeb"/>
        <w:rPr>
          <w:rFonts w:ascii="Helvetica Neue" w:hAnsi="Helvetica Neue"/>
        </w:rPr>
      </w:pPr>
      <w:r>
        <w:rPr>
          <w:rFonts w:ascii="Helvetica Neue" w:hAnsi="Helvetica Neue"/>
        </w:rPr>
        <w:lastRenderedPageBreak/>
        <w:fldChar w:fldCharType="begin"/>
      </w:r>
      <w:r>
        <w:rPr>
          <w:rFonts w:ascii="Helvetica Neue" w:hAnsi="Helvetica Neue"/>
        </w:rPr>
        <w:instrText xml:space="preserve"> INCLUDEPICTURE "https://fall2019.csye6225.cloud/images/aws/ec2-code-deploy-service-role-1.png" \* MERGEFORMATINET </w:instrText>
      </w:r>
      <w:r>
        <w:rPr>
          <w:rFonts w:ascii="Helvetica Neue" w:hAnsi="Helvetica Neue"/>
        </w:rPr>
        <w:fldChar w:fldCharType="separate"/>
      </w:r>
      <w:r>
        <w:rPr>
          <w:rFonts w:ascii="Helvetica Neue" w:hAnsi="Helvetica Neue"/>
          <w:noProof/>
        </w:rPr>
        <w:drawing>
          <wp:inline distT="0" distB="0" distL="0" distR="0" wp14:anchorId="0FCE9870" wp14:editId="24BCD661">
            <wp:extent cx="5943600" cy="2832735"/>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943600" cy="2832735"/>
                    </a:xfrm>
                    <a:prstGeom prst="rect">
                      <a:avLst/>
                    </a:prstGeom>
                    <a:noFill/>
                    <a:ln>
                      <a:noFill/>
                    </a:ln>
                  </pic:spPr>
                </pic:pic>
              </a:graphicData>
            </a:graphic>
          </wp:inline>
        </w:drawing>
      </w:r>
      <w:r>
        <w:rPr>
          <w:rFonts w:ascii="Helvetica Neue" w:hAnsi="Helvetica Neue"/>
        </w:rPr>
        <w:fldChar w:fldCharType="end"/>
      </w:r>
    </w:p>
    <w:p w14:paraId="48A8F39F" w14:textId="59B31E1A" w:rsidR="000240B6" w:rsidRDefault="000240B6" w:rsidP="000240B6">
      <w:pPr>
        <w:pStyle w:val="NormalWeb"/>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"https://fall2019.csye6225.cloud/images/aws/ec2-code-deploy-service-role-2.png" \* MERGEFORMATINET </w:instrText>
      </w:r>
      <w:r>
        <w:rPr>
          <w:rFonts w:ascii="Helvetica Neue" w:hAnsi="Helvetica Neue"/>
        </w:rPr>
        <w:fldChar w:fldCharType="separate"/>
      </w:r>
      <w:r>
        <w:rPr>
          <w:rFonts w:ascii="Helvetica Neue" w:hAnsi="Helvetica Neue"/>
          <w:noProof/>
        </w:rPr>
        <w:drawing>
          <wp:inline distT="0" distB="0" distL="0" distR="0" wp14:anchorId="03BABD4F" wp14:editId="04660AA5">
            <wp:extent cx="5943600" cy="37750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943600" cy="3775075"/>
                    </a:xfrm>
                    <a:prstGeom prst="rect">
                      <a:avLst/>
                    </a:prstGeom>
                    <a:noFill/>
                    <a:ln>
                      <a:noFill/>
                    </a:ln>
                  </pic:spPr>
                </pic:pic>
              </a:graphicData>
            </a:graphic>
          </wp:inline>
        </w:drawing>
      </w:r>
      <w:r>
        <w:rPr>
          <w:rFonts w:ascii="Helvetica Neue" w:hAnsi="Helvetica Neue"/>
        </w:rPr>
        <w:fldChar w:fldCharType="end"/>
      </w:r>
    </w:p>
    <w:p w14:paraId="149700E4" w14:textId="63F0320B" w:rsidR="000240B6" w:rsidRDefault="000240B6" w:rsidP="000240B6">
      <w:pPr>
        <w:pStyle w:val="NormalWeb"/>
        <w:rPr>
          <w:rFonts w:ascii="Helvetica Neue" w:hAnsi="Helvetica Neue"/>
        </w:rPr>
      </w:pPr>
      <w:r>
        <w:rPr>
          <w:rFonts w:ascii="Helvetica Neue" w:hAnsi="Helvetica Neue"/>
        </w:rPr>
        <w:lastRenderedPageBreak/>
        <w:fldChar w:fldCharType="begin"/>
      </w:r>
      <w:r>
        <w:rPr>
          <w:rFonts w:ascii="Helvetica Neue" w:hAnsi="Helvetica Neue"/>
        </w:rPr>
        <w:instrText xml:space="preserve"> INCLUDEPICTURE "https://fall2019.csye6225.cloud/images/aws/ec2-code-deploy-service-role-3.png" \* MERGEFORMATINET </w:instrText>
      </w:r>
      <w:r>
        <w:rPr>
          <w:rFonts w:ascii="Helvetica Neue" w:hAnsi="Helvetica Neue"/>
        </w:rPr>
        <w:fldChar w:fldCharType="separate"/>
      </w:r>
      <w:r>
        <w:rPr>
          <w:rFonts w:ascii="Helvetica Neue" w:hAnsi="Helvetica Neue"/>
          <w:noProof/>
        </w:rPr>
        <w:drawing>
          <wp:inline distT="0" distB="0" distL="0" distR="0" wp14:anchorId="2DFD3127" wp14:editId="7B07590D">
            <wp:extent cx="5943600" cy="37211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r>
        <w:rPr>
          <w:rFonts w:ascii="Helvetica Neue" w:hAnsi="Helvetica Neue"/>
        </w:rPr>
        <w:fldChar w:fldCharType="end"/>
      </w:r>
    </w:p>
    <w:p w14:paraId="0009F469" w14:textId="7435EFA7" w:rsidR="000240B6" w:rsidRDefault="000240B6" w:rsidP="000240B6">
      <w:pPr>
        <w:pStyle w:val="NormalWeb"/>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"https://fall2019.csye6225.cloud/images/aws/ec2-code-deploy-service-role-4.png" \* MERGEFORMATINET </w:instrText>
      </w:r>
      <w:r>
        <w:rPr>
          <w:rFonts w:ascii="Helvetica Neue" w:hAnsi="Helvetica Neue"/>
        </w:rPr>
        <w:fldChar w:fldCharType="separate"/>
      </w:r>
      <w:r>
        <w:rPr>
          <w:rFonts w:ascii="Helvetica Neue" w:hAnsi="Helvetica Neue"/>
          <w:noProof/>
        </w:rPr>
        <w:drawing>
          <wp:inline distT="0" distB="0" distL="0" distR="0" wp14:anchorId="65537A82" wp14:editId="23FB2137">
            <wp:extent cx="5943600" cy="3745230"/>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inline>
        </w:drawing>
      </w:r>
      <w:r>
        <w:rPr>
          <w:rFonts w:ascii="Helvetica Neue" w:hAnsi="Helvetica Neue"/>
        </w:rPr>
        <w:fldChar w:fldCharType="end"/>
      </w:r>
    </w:p>
    <w:p w14:paraId="18F221DC" w14:textId="26F88B73" w:rsidR="000240B6" w:rsidRDefault="000240B6" w:rsidP="000240B6">
      <w:pPr>
        <w:pStyle w:val="NormalWeb"/>
        <w:rPr>
          <w:rFonts w:ascii="Helvetica Neue" w:hAnsi="Helvetica Neue"/>
        </w:rPr>
      </w:pPr>
      <w:r>
        <w:rPr>
          <w:rFonts w:ascii="Helvetica Neue" w:hAnsi="Helvetica Neue"/>
        </w:rPr>
        <w:lastRenderedPageBreak/>
        <w:fldChar w:fldCharType="begin"/>
      </w:r>
      <w:r>
        <w:rPr>
          <w:rFonts w:ascii="Helvetica Neue" w:hAnsi="Helvetica Neue"/>
        </w:rPr>
        <w:instrText xml:space="preserve"> INCLUDEPICTURE "https://fall2019.csye6225.cloud/images/aws/ec2-code-deploy-service-role-5.png" \* MERGEFORMATINET </w:instrText>
      </w:r>
      <w:r>
        <w:rPr>
          <w:rFonts w:ascii="Helvetica Neue" w:hAnsi="Helvetica Neue"/>
        </w:rPr>
        <w:fldChar w:fldCharType="separate"/>
      </w:r>
      <w:r>
        <w:rPr>
          <w:rFonts w:ascii="Helvetica Neue" w:hAnsi="Helvetica Neue"/>
          <w:noProof/>
        </w:rPr>
        <w:drawing>
          <wp:inline distT="0" distB="0" distL="0" distR="0" wp14:anchorId="4E8FC928" wp14:editId="03E29847">
            <wp:extent cx="5943600" cy="3643630"/>
            <wp:effectExtent l="0" t="0" r="0" b="127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r>
        <w:rPr>
          <w:rFonts w:ascii="Helvetica Neue" w:hAnsi="Helvetica Neue"/>
        </w:rPr>
        <w:fldChar w:fldCharType="end"/>
      </w:r>
    </w:p>
    <w:p w14:paraId="1C09B3DE" w14:textId="50925580" w:rsidR="000240B6" w:rsidRDefault="000240B6" w:rsidP="000240B6">
      <w:pPr>
        <w:pStyle w:val="NormalWeb"/>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"https://fall2019.csye6225.cloud/images/aws/ec2-code-deploy-service-role-6.png" \* MERGEFORMATINET </w:instrText>
      </w:r>
      <w:r>
        <w:rPr>
          <w:rFonts w:ascii="Helvetica Neue" w:hAnsi="Helvetica Neue"/>
        </w:rPr>
        <w:fldChar w:fldCharType="separate"/>
      </w:r>
      <w:r>
        <w:rPr>
          <w:rFonts w:ascii="Helvetica Neue" w:hAnsi="Helvetica Neue"/>
          <w:noProof/>
        </w:rPr>
        <w:drawing>
          <wp:inline distT="0" distB="0" distL="0" distR="0" wp14:anchorId="7D24EE00" wp14:editId="77429671">
            <wp:extent cx="5943600" cy="3822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943600" cy="3822700"/>
                    </a:xfrm>
                    <a:prstGeom prst="rect">
                      <a:avLst/>
                    </a:prstGeom>
                    <a:noFill/>
                    <a:ln>
                      <a:noFill/>
                    </a:ln>
                  </pic:spPr>
                </pic:pic>
              </a:graphicData>
            </a:graphic>
          </wp:inline>
        </w:drawing>
      </w:r>
      <w:r>
        <w:rPr>
          <w:rFonts w:ascii="Helvetica Neue" w:hAnsi="Helvetica Neue"/>
        </w:rPr>
        <w:fldChar w:fldCharType="end"/>
      </w:r>
    </w:p>
    <w:p w14:paraId="3B45FC99" w14:textId="77777777" w:rsidR="000240B6" w:rsidRDefault="000240B6" w:rsidP="000240B6">
      <w:pPr>
        <w:pStyle w:val="Heading4"/>
        <w:rPr>
          <w:rFonts w:ascii="Helvetica Neue" w:hAnsi="Helvetica Neue"/>
          <w:spacing w:val="-2"/>
        </w:rPr>
      </w:pPr>
      <w:r>
        <w:rPr>
          <w:rFonts w:ascii="Helvetica Neue" w:hAnsi="Helvetica Neue"/>
          <w:spacing w:val="-2"/>
        </w:rPr>
        <w:lastRenderedPageBreak/>
        <w:t xml:space="preserve">Create </w:t>
      </w:r>
      <w:proofErr w:type="spellStart"/>
      <w:r>
        <w:rPr>
          <w:rFonts w:ascii="Helvetica Neue" w:hAnsi="Helvetica Neue"/>
          <w:spacing w:val="-2"/>
        </w:rPr>
        <w:t>CodeDeployServiceRole</w:t>
      </w:r>
      <w:proofErr w:type="spellEnd"/>
      <w:r>
        <w:rPr>
          <w:rFonts w:ascii="Helvetica Neue" w:hAnsi="Helvetica Neue"/>
          <w:spacing w:val="-2"/>
        </w:rPr>
        <w:t xml:space="preserve"> IAM Role for </w:t>
      </w:r>
      <w:proofErr w:type="spellStart"/>
      <w:r>
        <w:rPr>
          <w:rFonts w:ascii="Helvetica Neue" w:hAnsi="Helvetica Neue"/>
          <w:spacing w:val="-2"/>
        </w:rPr>
        <w:t>CodeDeploy</w:t>
      </w:r>
      <w:proofErr w:type="spellEnd"/>
      <w:r>
        <w:rPr>
          <w:rFonts w:ascii="Helvetica Neue" w:hAnsi="Helvetica Neue"/>
          <w:spacing w:val="-2"/>
        </w:rPr>
        <w:fldChar w:fldCharType="begin"/>
      </w:r>
      <w:r>
        <w:rPr>
          <w:rFonts w:ascii="Helvetica Neue" w:hAnsi="Helvetica Neue"/>
          <w:spacing w:val="-2"/>
        </w:rPr>
        <w:instrText xml:space="preserve"> HYPERLINK "https://fall2019.csye6225.cloud/lectures/08/" \l "create-codedeployservicerole-iam-role-for-codedeploy" \o "Permanent link" </w:instrText>
      </w:r>
      <w:r>
        <w:rPr>
          <w:rFonts w:ascii="Helvetica Neue" w:hAnsi="Helvetica Neue"/>
          <w:spacing w:val="-2"/>
        </w:rPr>
        <w:fldChar w:fldCharType="separate"/>
      </w:r>
      <w:r>
        <w:rPr>
          <w:rStyle w:val="Hyperlink"/>
          <w:rFonts w:ascii="Helvetica Neue" w:hAnsi="Helvetica Neue"/>
          <w:spacing w:val="-2"/>
          <w:u w:val="none"/>
        </w:rPr>
        <w:t>¶</w:t>
      </w:r>
      <w:r>
        <w:rPr>
          <w:rFonts w:ascii="Helvetica Neue" w:hAnsi="Helvetica Neue"/>
          <w:spacing w:val="-2"/>
        </w:rPr>
        <w:fldChar w:fldCharType="end"/>
      </w:r>
    </w:p>
    <w:p w14:paraId="06F83CA6"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Create a new role </w:t>
      </w:r>
      <w:proofErr w:type="spellStart"/>
      <w:r>
        <w:rPr>
          <w:rStyle w:val="err"/>
          <w:rFonts w:ascii="Courier New" w:hAnsi="Courier New" w:cs="Courier New"/>
          <w:color w:val="A61717"/>
          <w:sz w:val="20"/>
          <w:szCs w:val="20"/>
        </w:rPr>
        <w:t>CodeDeployServiceRole</w:t>
      </w:r>
      <w:proofErr w:type="spellEnd"/>
      <w:r>
        <w:rPr>
          <w:rFonts w:ascii="Helvetica Neue" w:hAnsi="Helvetica Neue"/>
        </w:rPr>
        <w:t> for EC2 instances that will be used to host your web application.</w:t>
      </w:r>
    </w:p>
    <w:p w14:paraId="7C3B4F38" w14:textId="2C494FA1" w:rsidR="000240B6" w:rsidRDefault="000240B6" w:rsidP="000240B6">
      <w:pPr>
        <w:pStyle w:val="NormalWeb"/>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"https://fall2019.csye6225.cloud/images/aws/code-deploy-service-role-01.png" \* MERGEFORMATINET </w:instrText>
      </w:r>
      <w:r>
        <w:rPr>
          <w:rFonts w:ascii="Helvetica Neue" w:hAnsi="Helvetica Neue"/>
        </w:rPr>
        <w:fldChar w:fldCharType="separate"/>
      </w:r>
      <w:r>
        <w:rPr>
          <w:rFonts w:ascii="Helvetica Neue" w:hAnsi="Helvetica Neue"/>
          <w:noProof/>
        </w:rPr>
        <w:drawing>
          <wp:inline distT="0" distB="0" distL="0" distR="0" wp14:anchorId="0CCB7A7A" wp14:editId="34012DDD">
            <wp:extent cx="5943600" cy="67805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943600" cy="6780530"/>
                    </a:xfrm>
                    <a:prstGeom prst="rect">
                      <a:avLst/>
                    </a:prstGeom>
                    <a:noFill/>
                    <a:ln>
                      <a:noFill/>
                    </a:ln>
                  </pic:spPr>
                </pic:pic>
              </a:graphicData>
            </a:graphic>
          </wp:inline>
        </w:drawing>
      </w:r>
      <w:r>
        <w:rPr>
          <w:rFonts w:ascii="Helvetica Neue" w:hAnsi="Helvetica Neue"/>
        </w:rPr>
        <w:fldChar w:fldCharType="end"/>
      </w:r>
    </w:p>
    <w:p w14:paraId="0A5B09EA" w14:textId="01217995" w:rsidR="000240B6" w:rsidRDefault="000240B6" w:rsidP="000240B6">
      <w:pPr>
        <w:pStyle w:val="NormalWeb"/>
        <w:rPr>
          <w:rFonts w:ascii="Helvetica Neue" w:hAnsi="Helvetica Neue"/>
        </w:rPr>
      </w:pPr>
      <w:r>
        <w:rPr>
          <w:rFonts w:ascii="Helvetica Neue" w:hAnsi="Helvetica Neue"/>
        </w:rPr>
        <w:lastRenderedPageBreak/>
        <w:fldChar w:fldCharType="begin"/>
      </w:r>
      <w:r>
        <w:rPr>
          <w:rFonts w:ascii="Helvetica Neue" w:hAnsi="Helvetica Neue"/>
        </w:rPr>
        <w:instrText xml:space="preserve"> INCLUDEPICTURE "https://fall2019.csye6225.cloud/images/aws/code-deploy-service-role-02.png" \* MERGEFORMATINET </w:instrText>
      </w:r>
      <w:r>
        <w:rPr>
          <w:rFonts w:ascii="Helvetica Neue" w:hAnsi="Helvetica Neue"/>
        </w:rPr>
        <w:fldChar w:fldCharType="separate"/>
      </w:r>
      <w:r>
        <w:rPr>
          <w:rFonts w:ascii="Helvetica Neue" w:hAnsi="Helvetica Neue"/>
          <w:noProof/>
        </w:rPr>
        <w:drawing>
          <wp:inline distT="0" distB="0" distL="0" distR="0" wp14:anchorId="75265330" wp14:editId="64112767">
            <wp:extent cx="5943600" cy="392493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r>
        <w:rPr>
          <w:rFonts w:ascii="Helvetica Neue" w:hAnsi="Helvetica Neue"/>
        </w:rPr>
        <w:fldChar w:fldCharType="end"/>
      </w:r>
    </w:p>
    <w:p w14:paraId="6197FF24" w14:textId="7A77D547" w:rsidR="000240B6" w:rsidRDefault="000240B6" w:rsidP="000240B6">
      <w:pPr>
        <w:pStyle w:val="NormalWeb"/>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"https://fall2019.csye6225.cloud/images/aws/code-deploy-service-role-03.png" \* MERGEFORMATINET </w:instrText>
      </w:r>
      <w:r>
        <w:rPr>
          <w:rFonts w:ascii="Helvetica Neue" w:hAnsi="Helvetica Neue"/>
        </w:rPr>
        <w:fldChar w:fldCharType="separate"/>
      </w:r>
      <w:r>
        <w:rPr>
          <w:rFonts w:ascii="Helvetica Neue" w:hAnsi="Helvetica Neue"/>
          <w:noProof/>
        </w:rPr>
        <w:drawing>
          <wp:inline distT="0" distB="0" distL="0" distR="0" wp14:anchorId="5A525378" wp14:editId="26894063">
            <wp:extent cx="5943600" cy="389064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r>
        <w:rPr>
          <w:rFonts w:ascii="Helvetica Neue" w:hAnsi="Helvetica Neue"/>
        </w:rPr>
        <w:fldChar w:fldCharType="end"/>
      </w:r>
    </w:p>
    <w:p w14:paraId="1F23FD91" w14:textId="54D55A63" w:rsidR="000240B6" w:rsidRDefault="000240B6" w:rsidP="000240B6">
      <w:pPr>
        <w:pStyle w:val="NormalWeb"/>
        <w:rPr>
          <w:rFonts w:ascii="Helvetica Neue" w:hAnsi="Helvetica Neue"/>
        </w:rPr>
      </w:pPr>
      <w:r>
        <w:rPr>
          <w:rFonts w:ascii="Helvetica Neue" w:hAnsi="Helvetica Neue"/>
        </w:rPr>
        <w:lastRenderedPageBreak/>
        <w:fldChar w:fldCharType="begin"/>
      </w:r>
      <w:r>
        <w:rPr>
          <w:rFonts w:ascii="Helvetica Neue" w:hAnsi="Helvetica Neue"/>
        </w:rPr>
        <w:instrText xml:space="preserve"> INCLUDEPICTURE "https://fall2019.csye6225.cloud/images/aws/code-deploy-service-role-04.png" \* MERGEFORMATINET </w:instrText>
      </w:r>
      <w:r>
        <w:rPr>
          <w:rFonts w:ascii="Helvetica Neue" w:hAnsi="Helvetica Neue"/>
        </w:rPr>
        <w:fldChar w:fldCharType="separate"/>
      </w:r>
      <w:r>
        <w:rPr>
          <w:rFonts w:ascii="Helvetica Neue" w:hAnsi="Helvetica Neue"/>
          <w:noProof/>
        </w:rPr>
        <w:drawing>
          <wp:inline distT="0" distB="0" distL="0" distR="0" wp14:anchorId="23590653" wp14:editId="33440DE2">
            <wp:extent cx="5943600" cy="38557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r>
        <w:rPr>
          <w:rFonts w:ascii="Helvetica Neue" w:hAnsi="Helvetica Neue"/>
        </w:rPr>
        <w:fldChar w:fldCharType="end"/>
      </w:r>
    </w:p>
    <w:p w14:paraId="42C37652" w14:textId="3DB3B69A" w:rsidR="000240B6" w:rsidRDefault="000240B6" w:rsidP="000240B6">
      <w:pPr>
        <w:pStyle w:val="NormalWeb"/>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"https://fall2019.csye6225.cloud/images/aws/code-deploy-service-role-05.png" \* MERGEFORMATINET </w:instrText>
      </w:r>
      <w:r>
        <w:rPr>
          <w:rFonts w:ascii="Helvetica Neue" w:hAnsi="Helvetica Neue"/>
        </w:rPr>
        <w:fldChar w:fldCharType="separate"/>
      </w:r>
      <w:r>
        <w:rPr>
          <w:rFonts w:ascii="Helvetica Neue" w:hAnsi="Helvetica Neue"/>
          <w:noProof/>
        </w:rPr>
        <w:drawing>
          <wp:inline distT="0" distB="0" distL="0" distR="0" wp14:anchorId="29546EED" wp14:editId="408EB49D">
            <wp:extent cx="5943600" cy="38557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r>
        <w:rPr>
          <w:rFonts w:ascii="Helvetica Neue" w:hAnsi="Helvetica Neue"/>
        </w:rPr>
        <w:fldChar w:fldCharType="end"/>
      </w:r>
    </w:p>
    <w:p w14:paraId="5F9F0F0A"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lastRenderedPageBreak/>
        <w:t xml:space="preserve">Create S3 bucket for </w:t>
      </w:r>
      <w:proofErr w:type="spellStart"/>
      <w:r>
        <w:rPr>
          <w:rFonts w:ascii="Helvetica Neue" w:hAnsi="Helvetica Neue"/>
          <w:b w:val="0"/>
          <w:bCs w:val="0"/>
          <w:spacing w:val="-2"/>
        </w:rPr>
        <w:t>CodeDeploy</w:t>
      </w:r>
      <w:proofErr w:type="spellEnd"/>
      <w:r>
        <w:rPr>
          <w:rFonts w:ascii="Helvetica Neue" w:hAnsi="Helvetica Neue"/>
          <w:b w:val="0"/>
          <w:bCs w:val="0"/>
          <w:spacing w:val="-2"/>
        </w:rPr>
        <w:fldChar w:fldCharType="begin"/>
      </w:r>
      <w:r>
        <w:rPr>
          <w:rFonts w:ascii="Helvetica Neue" w:hAnsi="Helvetica Neue"/>
          <w:b w:val="0"/>
          <w:bCs w:val="0"/>
          <w:spacing w:val="-2"/>
        </w:rPr>
        <w:instrText xml:space="preserve"> HYPERLINK "https://fall2019.csye6225.cloud/lectures/08/" \l "create-s3-bucket-for-codedeploy" \o "Permanent link" </w:instrText>
      </w:r>
      <w:r>
        <w:rPr>
          <w:rFonts w:ascii="Helvetica Neue" w:hAnsi="Helvetica Neue"/>
          <w:b w:val="0"/>
          <w:bCs w:val="0"/>
          <w:spacing w:val="-2"/>
        </w:rPr>
        <w:fldChar w:fldCharType="separate"/>
      </w:r>
      <w:r>
        <w:rPr>
          <w:rStyle w:val="Hyperlink"/>
          <w:rFonts w:ascii="Helvetica Neue" w:hAnsi="Helvetica Neue"/>
          <w:b w:val="0"/>
          <w:bCs w:val="0"/>
          <w:spacing w:val="-2"/>
          <w:u w:val="none"/>
        </w:rPr>
        <w:t>¶</w:t>
      </w:r>
      <w:r>
        <w:rPr>
          <w:rFonts w:ascii="Helvetica Neue" w:hAnsi="Helvetica Neue"/>
          <w:b w:val="0"/>
          <w:bCs w:val="0"/>
          <w:spacing w:val="-2"/>
        </w:rPr>
        <w:fldChar w:fldCharType="end"/>
      </w:r>
    </w:p>
    <w:p w14:paraId="7410D802" w14:textId="77777777" w:rsidR="000240B6" w:rsidRDefault="000240B6" w:rsidP="0047624C">
      <w:pPr>
        <w:numPr>
          <w:ilvl w:val="0"/>
          <w:numId w:val="123"/>
        </w:numPr>
        <w:spacing w:before="100" w:beforeAutospacing="1" w:after="120"/>
        <w:ind w:left="450"/>
        <w:rPr>
          <w:rFonts w:ascii="Helvetica Neue" w:hAnsi="Helvetica Neue"/>
        </w:rPr>
      </w:pPr>
      <w:r>
        <w:rPr>
          <w:rFonts w:ascii="Helvetica Neue" w:hAnsi="Helvetica Neue"/>
        </w:rPr>
        <w:t>Create a S3 bucket in same region as your EC2 instance.</w:t>
      </w:r>
    </w:p>
    <w:p w14:paraId="453BBBB6" w14:textId="77777777" w:rsidR="000240B6" w:rsidRDefault="000240B6" w:rsidP="0047624C">
      <w:pPr>
        <w:numPr>
          <w:ilvl w:val="0"/>
          <w:numId w:val="123"/>
        </w:numPr>
        <w:spacing w:beforeAutospacing="1"/>
        <w:ind w:left="450"/>
        <w:rPr>
          <w:rFonts w:ascii="Helvetica Neue" w:hAnsi="Helvetica Neue"/>
        </w:rPr>
      </w:pPr>
      <w:r>
        <w:rPr>
          <w:rFonts w:ascii="Helvetica Neue" w:hAnsi="Helvetica Neue"/>
        </w:rPr>
        <w:t>Bucket name should be </w:t>
      </w:r>
      <w:proofErr w:type="spellStart"/>
      <w:r>
        <w:rPr>
          <w:rStyle w:val="err"/>
          <w:rFonts w:ascii="Courier New" w:hAnsi="Courier New" w:cs="Courier New"/>
          <w:color w:val="A61717"/>
          <w:sz w:val="20"/>
          <w:szCs w:val="20"/>
        </w:rPr>
        <w:t>codedeploy.yourdomain.tld</w:t>
      </w:r>
      <w:proofErr w:type="spellEnd"/>
      <w:r>
        <w:rPr>
          <w:rFonts w:ascii="Helvetica Neue" w:hAnsi="Helvetica Neue"/>
        </w:rPr>
        <w:t> where </w:t>
      </w:r>
      <w:proofErr w:type="spellStart"/>
      <w:r>
        <w:rPr>
          <w:rStyle w:val="err"/>
          <w:rFonts w:ascii="Courier New" w:hAnsi="Courier New" w:cs="Courier New"/>
          <w:color w:val="A61717"/>
          <w:sz w:val="20"/>
          <w:szCs w:val="20"/>
        </w:rPr>
        <w:t>yourdomain.tld</w:t>
      </w:r>
      <w:proofErr w:type="spellEnd"/>
      <w:r>
        <w:rPr>
          <w:rFonts w:ascii="Helvetica Neue" w:hAnsi="Helvetica Neue"/>
        </w:rPr>
        <w:t> should be replaced with your domain name.</w:t>
      </w:r>
    </w:p>
    <w:p w14:paraId="1F9D200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Create EC2 Instance to Host Application</w:t>
      </w:r>
      <w:hyperlink r:id="rId370" w:anchor="create-ec2-instance-to-host-application" w:tooltip="Permanent link" w:history="1">
        <w:r>
          <w:rPr>
            <w:rStyle w:val="Hyperlink"/>
            <w:rFonts w:ascii="Helvetica Neue" w:hAnsi="Helvetica Neue"/>
            <w:b w:val="0"/>
            <w:bCs w:val="0"/>
            <w:spacing w:val="-2"/>
            <w:u w:val="none"/>
          </w:rPr>
          <w:t>¶</w:t>
        </w:r>
      </w:hyperlink>
    </w:p>
    <w:p w14:paraId="69E30130"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Create one or more EC2 instance to host your application. This EC2 instance must have the IAM Role </w:t>
      </w:r>
      <w:r>
        <w:rPr>
          <w:rStyle w:val="Strong"/>
          <w:rFonts w:ascii="Helvetica Neue" w:hAnsi="Helvetica Neue"/>
        </w:rPr>
        <w:t>CodeDeployEC2ServiceRole</w:t>
      </w:r>
      <w:r>
        <w:rPr>
          <w:rFonts w:ascii="Helvetica Neue" w:hAnsi="Helvetica Neue"/>
        </w:rPr>
        <w:t>. Tag the instance with </w:t>
      </w:r>
      <w:r>
        <w:rPr>
          <w:rStyle w:val="err"/>
          <w:rFonts w:ascii="Courier New" w:hAnsi="Courier New" w:cs="Courier New"/>
          <w:color w:val="A61717"/>
          <w:sz w:val="20"/>
          <w:szCs w:val="20"/>
        </w:rPr>
        <w:t>KEY</w:t>
      </w:r>
      <w:r>
        <w:rPr>
          <w:rFonts w:ascii="Helvetica Neue" w:hAnsi="Helvetica Neue"/>
        </w:rPr>
        <w:t> and </w:t>
      </w:r>
      <w:r>
        <w:rPr>
          <w:rStyle w:val="err"/>
          <w:rFonts w:ascii="Courier New" w:hAnsi="Courier New" w:cs="Courier New"/>
          <w:color w:val="A61717"/>
          <w:sz w:val="20"/>
          <w:szCs w:val="20"/>
        </w:rPr>
        <w:t>VALUE</w:t>
      </w:r>
      <w:r>
        <w:rPr>
          <w:rFonts w:ascii="Helvetica Neue" w:hAnsi="Helvetica Neue"/>
        </w:rPr>
        <w:t> of your choice. You will need the </w:t>
      </w:r>
      <w:r>
        <w:rPr>
          <w:rStyle w:val="err"/>
          <w:rFonts w:ascii="Courier New" w:hAnsi="Courier New" w:cs="Courier New"/>
          <w:color w:val="A61717"/>
          <w:sz w:val="20"/>
          <w:szCs w:val="20"/>
        </w:rPr>
        <w:t>KEY</w:t>
      </w:r>
      <w:r>
        <w:rPr>
          <w:rFonts w:ascii="Helvetica Neue" w:hAnsi="Helvetica Neue"/>
        </w:rPr>
        <w:t> and </w:t>
      </w:r>
      <w:r>
        <w:rPr>
          <w:rStyle w:val="err"/>
          <w:rFonts w:ascii="Courier New" w:hAnsi="Courier New" w:cs="Courier New"/>
          <w:color w:val="A61717"/>
          <w:sz w:val="20"/>
          <w:szCs w:val="20"/>
        </w:rPr>
        <w:t>VALUE</w:t>
      </w:r>
      <w:r>
        <w:rPr>
          <w:rFonts w:ascii="Helvetica Neue" w:hAnsi="Helvetica Neue"/>
        </w:rPr>
        <w:t xml:space="preserve"> later when creating </w:t>
      </w:r>
      <w:proofErr w:type="spellStart"/>
      <w:r>
        <w:rPr>
          <w:rFonts w:ascii="Helvetica Neue" w:hAnsi="Helvetica Neue"/>
        </w:rPr>
        <w:t>CodeDeploy</w:t>
      </w:r>
      <w:proofErr w:type="spellEnd"/>
      <w:r>
        <w:rPr>
          <w:rFonts w:ascii="Helvetica Neue" w:hAnsi="Helvetica Neue"/>
        </w:rPr>
        <w:t xml:space="preserve"> application.</w:t>
      </w:r>
    </w:p>
    <w:p w14:paraId="44B17B4F" w14:textId="5D5A0413" w:rsidR="000240B6" w:rsidRDefault="000240B6" w:rsidP="000240B6">
      <w:pPr>
        <w:pStyle w:val="NormalWeb"/>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"https://fall2019.csye6225.cloud/images/aws/ec2-iam-role.png" \* MERGEFORMATINET </w:instrText>
      </w:r>
      <w:r>
        <w:rPr>
          <w:rFonts w:ascii="Helvetica Neue" w:hAnsi="Helvetica Neue"/>
        </w:rPr>
        <w:fldChar w:fldCharType="separate"/>
      </w:r>
      <w:r>
        <w:rPr>
          <w:rFonts w:ascii="Helvetica Neue" w:hAnsi="Helvetica Neue"/>
          <w:noProof/>
        </w:rPr>
        <w:drawing>
          <wp:inline distT="0" distB="0" distL="0" distR="0" wp14:anchorId="27304C98" wp14:editId="0ECCAEC9">
            <wp:extent cx="5943600" cy="36379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5943600" cy="3637915"/>
                    </a:xfrm>
                    <a:prstGeom prst="rect">
                      <a:avLst/>
                    </a:prstGeom>
                    <a:noFill/>
                    <a:ln>
                      <a:noFill/>
                    </a:ln>
                  </pic:spPr>
                </pic:pic>
              </a:graphicData>
            </a:graphic>
          </wp:inline>
        </w:drawing>
      </w:r>
      <w:r>
        <w:rPr>
          <w:rFonts w:ascii="Helvetica Neue" w:hAnsi="Helvetica Neue"/>
        </w:rPr>
        <w:fldChar w:fldCharType="end"/>
      </w:r>
    </w:p>
    <w:p w14:paraId="67D45C9D"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Install </w:t>
      </w:r>
      <w:proofErr w:type="spellStart"/>
      <w:r>
        <w:rPr>
          <w:rFonts w:ascii="Helvetica Neue" w:hAnsi="Helvetica Neue"/>
          <w:b w:val="0"/>
          <w:bCs w:val="0"/>
          <w:spacing w:val="-2"/>
        </w:rPr>
        <w:t>CodeDeploy</w:t>
      </w:r>
      <w:proofErr w:type="spellEnd"/>
      <w:r>
        <w:rPr>
          <w:rFonts w:ascii="Helvetica Neue" w:hAnsi="Helvetica Neue"/>
          <w:b w:val="0"/>
          <w:bCs w:val="0"/>
          <w:spacing w:val="-2"/>
        </w:rPr>
        <w:t xml:space="preserve"> Agent</w:t>
      </w:r>
      <w:hyperlink r:id="rId372" w:anchor="install-codedeploy-agent" w:tooltip="Permanent link" w:history="1">
        <w:r>
          <w:rPr>
            <w:rStyle w:val="Hyperlink"/>
            <w:rFonts w:ascii="Helvetica Neue" w:hAnsi="Helvetica Neue"/>
            <w:b w:val="0"/>
            <w:bCs w:val="0"/>
            <w:spacing w:val="-2"/>
            <w:u w:val="none"/>
          </w:rPr>
          <w:t>¶</w:t>
        </w:r>
      </w:hyperlink>
    </w:p>
    <w:p w14:paraId="58F1E7D9" w14:textId="77777777" w:rsidR="000240B6" w:rsidRDefault="000240B6" w:rsidP="000240B6">
      <w:pPr>
        <w:pStyle w:val="NormalWeb"/>
        <w:spacing w:before="240" w:beforeAutospacing="0" w:after="240" w:afterAutospacing="0"/>
        <w:rPr>
          <w:rFonts w:ascii="Helvetica Neue" w:hAnsi="Helvetica Neue"/>
        </w:rPr>
      </w:pPr>
      <w:hyperlink r:id="rId373" w:history="1">
        <w:r>
          <w:rPr>
            <w:rStyle w:val="Hyperlink"/>
            <w:rFonts w:ascii="Helvetica Neue" w:hAnsi="Helvetica Neue"/>
            <w:color w:val="2196F3"/>
            <w:u w:val="none"/>
          </w:rPr>
          <w:t>Install</w:t>
        </w:r>
      </w:hyperlink>
      <w:r>
        <w:rPr>
          <w:rFonts w:ascii="Helvetica Neue" w:hAnsi="Helvetica Neue"/>
        </w:rPr>
        <w:t> Code Deploy Agent from the region your EC2 instance is running.</w:t>
      </w:r>
    </w:p>
    <w:p w14:paraId="5358507D" w14:textId="77777777" w:rsidR="000240B6" w:rsidRDefault="000240B6" w:rsidP="000240B6">
      <w:pPr>
        <w:pStyle w:val="Heading3"/>
        <w:rPr>
          <w:rFonts w:ascii="Helvetica Neue" w:hAnsi="Helvetica Neue"/>
          <w:b w:val="0"/>
          <w:bCs w:val="0"/>
          <w:spacing w:val="-2"/>
        </w:rPr>
      </w:pPr>
      <w:proofErr w:type="spellStart"/>
      <w:r>
        <w:rPr>
          <w:rFonts w:ascii="Helvetica Neue" w:hAnsi="Helvetica Neue"/>
          <w:b w:val="0"/>
          <w:bCs w:val="0"/>
          <w:spacing w:val="-2"/>
        </w:rPr>
        <w:t>CodeDeploy</w:t>
      </w:r>
      <w:proofErr w:type="spellEnd"/>
      <w:r>
        <w:rPr>
          <w:rFonts w:ascii="Helvetica Neue" w:hAnsi="Helvetica Neue"/>
          <w:b w:val="0"/>
          <w:bCs w:val="0"/>
          <w:spacing w:val="-2"/>
        </w:rPr>
        <w:t xml:space="preserve"> App Spec</w:t>
      </w:r>
      <w:hyperlink r:id="rId374" w:anchor="codedeploy-app-spec" w:tooltip="Permanent link" w:history="1">
        <w:r>
          <w:rPr>
            <w:rStyle w:val="Hyperlink"/>
            <w:rFonts w:ascii="Helvetica Neue" w:hAnsi="Helvetica Neue"/>
            <w:b w:val="0"/>
            <w:bCs w:val="0"/>
            <w:spacing w:val="-2"/>
            <w:u w:val="none"/>
          </w:rPr>
          <w:t>¶</w:t>
        </w:r>
      </w:hyperlink>
    </w:p>
    <w:p w14:paraId="7E14B162" w14:textId="77777777" w:rsidR="000240B6" w:rsidRDefault="000240B6" w:rsidP="0047624C">
      <w:pPr>
        <w:numPr>
          <w:ilvl w:val="0"/>
          <w:numId w:val="124"/>
        </w:numPr>
        <w:spacing w:before="100" w:beforeAutospacing="1"/>
        <w:ind w:left="450"/>
        <w:rPr>
          <w:rFonts w:ascii="Helvetica Neue" w:hAnsi="Helvetica Neue"/>
        </w:rPr>
      </w:pPr>
      <w:r>
        <w:rPr>
          <w:rFonts w:ascii="Helvetica Neue" w:hAnsi="Helvetica Neue"/>
        </w:rPr>
        <w:t xml:space="preserve">Create AWS </w:t>
      </w:r>
      <w:proofErr w:type="spellStart"/>
      <w:r>
        <w:rPr>
          <w:rFonts w:ascii="Helvetica Neue" w:hAnsi="Helvetica Neue"/>
        </w:rPr>
        <w:t>CodeDeploy</w:t>
      </w:r>
      <w:proofErr w:type="spellEnd"/>
      <w:r>
        <w:rPr>
          <w:rFonts w:ascii="Helvetica Neue" w:hAnsi="Helvetica Neue"/>
        </w:rPr>
        <w:t xml:space="preserve"> App Spec file. The </w:t>
      </w:r>
      <w:proofErr w:type="spellStart"/>
      <w:r>
        <w:rPr>
          <w:rFonts w:ascii="Helvetica Neue" w:hAnsi="Helvetica Neue"/>
        </w:rPr>
        <w:t>AppSpec</w:t>
      </w:r>
      <w:proofErr w:type="spellEnd"/>
      <w:r>
        <w:rPr>
          <w:rFonts w:ascii="Helvetica Neue" w:hAnsi="Helvetica Neue"/>
        </w:rPr>
        <w:t xml:space="preserve"> file is used to manage each deployment as a series of lifecycle events. The </w:t>
      </w:r>
      <w:proofErr w:type="spellStart"/>
      <w:r>
        <w:rPr>
          <w:rStyle w:val="Strong"/>
          <w:rFonts w:ascii="Helvetica Neue" w:hAnsi="Helvetica Neue"/>
        </w:rPr>
        <w:t>appspec.yml</w:t>
      </w:r>
      <w:proofErr w:type="spellEnd"/>
      <w:r>
        <w:rPr>
          <w:rFonts w:ascii="Helvetica Neue" w:hAnsi="Helvetica Neue"/>
        </w:rPr>
        <w:t> file should be in root of your repository. See App Spec documentation </w:t>
      </w:r>
      <w:hyperlink r:id="rId375" w:history="1">
        <w:r>
          <w:rPr>
            <w:rStyle w:val="Hyperlink"/>
            <w:rFonts w:ascii="Helvetica Neue" w:hAnsi="Helvetica Neue"/>
            <w:color w:val="2196F3"/>
            <w:u w:val="none"/>
          </w:rPr>
          <w:t>here</w:t>
        </w:r>
      </w:hyperlink>
      <w:r>
        <w:rPr>
          <w:rFonts w:ascii="Helvetica Neue" w:hAnsi="Helvetica Neu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4966"/>
      </w:tblGrid>
      <w:tr w:rsidR="000240B6" w14:paraId="5B65637A" w14:textId="77777777" w:rsidTr="000240B6">
        <w:trPr>
          <w:tblCellSpacing w:w="15" w:type="dxa"/>
        </w:trPr>
        <w:tc>
          <w:tcPr>
            <w:tcW w:w="0" w:type="auto"/>
            <w:tcMar>
              <w:top w:w="0" w:type="dxa"/>
              <w:left w:w="0" w:type="dxa"/>
              <w:bottom w:w="0" w:type="dxa"/>
              <w:right w:w="0" w:type="dxa"/>
            </w:tcMar>
            <w:hideMark/>
          </w:tcPr>
          <w:p w14:paraId="7AE604F8" w14:textId="77777777" w:rsidR="000240B6" w:rsidRDefault="000240B6" w:rsidP="000240B6">
            <w:pPr>
              <w:pStyle w:val="HTMLPreformatted"/>
              <w:jc w:val="right"/>
            </w:pPr>
            <w:r>
              <w:t xml:space="preserve"> 1</w:t>
            </w:r>
          </w:p>
          <w:p w14:paraId="65598E69" w14:textId="77777777" w:rsidR="000240B6" w:rsidRDefault="000240B6" w:rsidP="000240B6">
            <w:pPr>
              <w:pStyle w:val="HTMLPreformatted"/>
              <w:jc w:val="right"/>
            </w:pPr>
            <w:r>
              <w:lastRenderedPageBreak/>
              <w:t xml:space="preserve"> 2</w:t>
            </w:r>
          </w:p>
          <w:p w14:paraId="37B936C6" w14:textId="77777777" w:rsidR="000240B6" w:rsidRDefault="000240B6" w:rsidP="000240B6">
            <w:pPr>
              <w:pStyle w:val="HTMLPreformatted"/>
              <w:jc w:val="right"/>
            </w:pPr>
            <w:r>
              <w:t xml:space="preserve"> 3</w:t>
            </w:r>
          </w:p>
          <w:p w14:paraId="57772198" w14:textId="77777777" w:rsidR="000240B6" w:rsidRDefault="000240B6" w:rsidP="000240B6">
            <w:pPr>
              <w:pStyle w:val="HTMLPreformatted"/>
              <w:jc w:val="right"/>
            </w:pPr>
            <w:r>
              <w:t xml:space="preserve"> 4</w:t>
            </w:r>
          </w:p>
          <w:p w14:paraId="1050B1FE" w14:textId="77777777" w:rsidR="000240B6" w:rsidRDefault="000240B6" w:rsidP="000240B6">
            <w:pPr>
              <w:pStyle w:val="HTMLPreformatted"/>
              <w:jc w:val="right"/>
            </w:pPr>
            <w:r>
              <w:t xml:space="preserve"> 5</w:t>
            </w:r>
          </w:p>
          <w:p w14:paraId="02C914B9" w14:textId="77777777" w:rsidR="000240B6" w:rsidRDefault="000240B6" w:rsidP="000240B6">
            <w:pPr>
              <w:pStyle w:val="HTMLPreformatted"/>
              <w:jc w:val="right"/>
            </w:pPr>
            <w:r>
              <w:t xml:space="preserve"> 6</w:t>
            </w:r>
          </w:p>
          <w:p w14:paraId="772CC091" w14:textId="77777777" w:rsidR="000240B6" w:rsidRDefault="000240B6" w:rsidP="000240B6">
            <w:pPr>
              <w:pStyle w:val="HTMLPreformatted"/>
              <w:jc w:val="right"/>
            </w:pPr>
            <w:r>
              <w:t xml:space="preserve"> 7</w:t>
            </w:r>
          </w:p>
          <w:p w14:paraId="0AE45FD6" w14:textId="77777777" w:rsidR="000240B6" w:rsidRDefault="000240B6" w:rsidP="000240B6">
            <w:pPr>
              <w:pStyle w:val="HTMLPreformatted"/>
              <w:jc w:val="right"/>
            </w:pPr>
            <w:r>
              <w:t xml:space="preserve"> 8</w:t>
            </w:r>
          </w:p>
          <w:p w14:paraId="763D412C" w14:textId="77777777" w:rsidR="000240B6" w:rsidRDefault="000240B6" w:rsidP="000240B6">
            <w:pPr>
              <w:pStyle w:val="HTMLPreformatted"/>
              <w:jc w:val="right"/>
            </w:pPr>
            <w:r>
              <w:t xml:space="preserve"> 9</w:t>
            </w:r>
          </w:p>
          <w:p w14:paraId="26FA2A2D" w14:textId="77777777" w:rsidR="000240B6" w:rsidRDefault="000240B6" w:rsidP="000240B6">
            <w:pPr>
              <w:pStyle w:val="HTMLPreformatted"/>
              <w:jc w:val="right"/>
            </w:pPr>
            <w:r>
              <w:t>10</w:t>
            </w:r>
          </w:p>
          <w:p w14:paraId="6630B71E" w14:textId="77777777" w:rsidR="000240B6" w:rsidRDefault="000240B6" w:rsidP="000240B6">
            <w:pPr>
              <w:pStyle w:val="HTMLPreformatted"/>
              <w:jc w:val="right"/>
            </w:pPr>
            <w:r>
              <w:t>11</w:t>
            </w:r>
          </w:p>
          <w:p w14:paraId="75EDF1A2" w14:textId="77777777" w:rsidR="000240B6" w:rsidRDefault="000240B6" w:rsidP="000240B6">
            <w:pPr>
              <w:pStyle w:val="HTMLPreformatted"/>
              <w:jc w:val="right"/>
            </w:pPr>
            <w:r>
              <w:t>12</w:t>
            </w:r>
          </w:p>
        </w:tc>
        <w:tc>
          <w:tcPr>
            <w:tcW w:w="0" w:type="auto"/>
            <w:tcMar>
              <w:top w:w="0" w:type="dxa"/>
              <w:left w:w="0" w:type="dxa"/>
              <w:bottom w:w="0" w:type="dxa"/>
              <w:right w:w="0" w:type="dxa"/>
            </w:tcMar>
            <w:hideMark/>
          </w:tcPr>
          <w:p w14:paraId="445BB7BB" w14:textId="77777777" w:rsidR="000240B6" w:rsidRDefault="000240B6" w:rsidP="000240B6">
            <w:pPr>
              <w:pStyle w:val="HTMLPreformatted"/>
              <w:textAlignment w:val="top"/>
              <w:rPr>
                <w:color w:val="37474F"/>
              </w:rPr>
            </w:pPr>
            <w:r>
              <w:rPr>
                <w:rStyle w:val="nt"/>
                <w:color w:val="3B78E7"/>
              </w:rPr>
              <w:lastRenderedPageBreak/>
              <w:t>version</w:t>
            </w:r>
            <w:r>
              <w:rPr>
                <w:rStyle w:val="p"/>
                <w:color w:val="37474F"/>
              </w:rPr>
              <w:t>:</w:t>
            </w:r>
            <w:r>
              <w:rPr>
                <w:color w:val="37474F"/>
              </w:rPr>
              <w:t xml:space="preserve"> </w:t>
            </w:r>
            <w:r>
              <w:rPr>
                <w:rStyle w:val="l"/>
                <w:color w:val="37474F"/>
              </w:rPr>
              <w:t>0.0</w:t>
            </w:r>
          </w:p>
          <w:p w14:paraId="0DA45FB9" w14:textId="77777777" w:rsidR="000240B6" w:rsidRDefault="000240B6" w:rsidP="000240B6">
            <w:pPr>
              <w:pStyle w:val="HTMLPreformatted"/>
              <w:textAlignment w:val="top"/>
              <w:rPr>
                <w:color w:val="37474F"/>
              </w:rPr>
            </w:pPr>
            <w:proofErr w:type="spellStart"/>
            <w:r>
              <w:rPr>
                <w:rStyle w:val="nt"/>
                <w:color w:val="3B78E7"/>
              </w:rPr>
              <w:lastRenderedPageBreak/>
              <w:t>os</w:t>
            </w:r>
            <w:proofErr w:type="spellEnd"/>
            <w:r>
              <w:rPr>
                <w:rStyle w:val="p"/>
                <w:color w:val="37474F"/>
              </w:rPr>
              <w:t>:</w:t>
            </w:r>
            <w:r>
              <w:rPr>
                <w:color w:val="37474F"/>
              </w:rPr>
              <w:t xml:space="preserve"> </w:t>
            </w:r>
            <w:proofErr w:type="spellStart"/>
            <w:r>
              <w:rPr>
                <w:rStyle w:val="l"/>
                <w:color w:val="37474F"/>
              </w:rPr>
              <w:t>linux</w:t>
            </w:r>
            <w:proofErr w:type="spellEnd"/>
          </w:p>
          <w:p w14:paraId="75F8E710" w14:textId="77777777" w:rsidR="000240B6" w:rsidRDefault="000240B6" w:rsidP="000240B6">
            <w:pPr>
              <w:pStyle w:val="HTMLPreformatted"/>
              <w:textAlignment w:val="top"/>
              <w:rPr>
                <w:color w:val="37474F"/>
              </w:rPr>
            </w:pPr>
          </w:p>
          <w:p w14:paraId="68C54D1E" w14:textId="77777777" w:rsidR="000240B6" w:rsidRDefault="000240B6" w:rsidP="000240B6">
            <w:pPr>
              <w:pStyle w:val="HTMLPreformatted"/>
              <w:textAlignment w:val="top"/>
              <w:rPr>
                <w:color w:val="37474F"/>
              </w:rPr>
            </w:pPr>
            <w:r>
              <w:rPr>
                <w:rStyle w:val="nt"/>
                <w:color w:val="3B78E7"/>
              </w:rPr>
              <w:t>files</w:t>
            </w:r>
            <w:r>
              <w:rPr>
                <w:rStyle w:val="p"/>
                <w:color w:val="37474F"/>
              </w:rPr>
              <w:t>:</w:t>
            </w:r>
          </w:p>
          <w:p w14:paraId="742C5EEC"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nt"/>
                <w:color w:val="3B78E7"/>
              </w:rPr>
              <w:t>source</w:t>
            </w:r>
            <w:r>
              <w:rPr>
                <w:rStyle w:val="p"/>
                <w:color w:val="37474F"/>
              </w:rPr>
              <w:t>:</w:t>
            </w:r>
            <w:r>
              <w:rPr>
                <w:color w:val="37474F"/>
              </w:rPr>
              <w:t xml:space="preserve"> </w:t>
            </w:r>
            <w:r>
              <w:rPr>
                <w:rStyle w:val="l"/>
                <w:color w:val="37474F"/>
              </w:rPr>
              <w:t>./build/libs/</w:t>
            </w:r>
            <w:proofErr w:type="spellStart"/>
            <w:r>
              <w:rPr>
                <w:rStyle w:val="l"/>
                <w:color w:val="37474F"/>
              </w:rPr>
              <w:t>ROOT.war</w:t>
            </w:r>
            <w:proofErr w:type="spellEnd"/>
          </w:p>
          <w:p w14:paraId="65427A92" w14:textId="77777777" w:rsidR="000240B6" w:rsidRDefault="000240B6" w:rsidP="000240B6">
            <w:pPr>
              <w:pStyle w:val="HTMLPreformatted"/>
              <w:textAlignment w:val="top"/>
              <w:rPr>
                <w:color w:val="37474F"/>
              </w:rPr>
            </w:pPr>
            <w:r>
              <w:rPr>
                <w:color w:val="37474F"/>
              </w:rPr>
              <w:t xml:space="preserve">    </w:t>
            </w:r>
            <w:r>
              <w:rPr>
                <w:rStyle w:val="nt"/>
                <w:color w:val="3B78E7"/>
              </w:rPr>
              <w:t>destination</w:t>
            </w:r>
            <w:r>
              <w:rPr>
                <w:rStyle w:val="p"/>
                <w:color w:val="37474F"/>
              </w:rPr>
              <w:t>:</w:t>
            </w:r>
            <w:r>
              <w:rPr>
                <w:color w:val="37474F"/>
              </w:rPr>
              <w:t xml:space="preserve"> </w:t>
            </w:r>
            <w:r>
              <w:rPr>
                <w:rStyle w:val="l"/>
                <w:color w:val="37474F"/>
              </w:rPr>
              <w:t>/var/lib/tomcat7/</w:t>
            </w:r>
            <w:proofErr w:type="spellStart"/>
            <w:r>
              <w:rPr>
                <w:rStyle w:val="l"/>
                <w:color w:val="37474F"/>
              </w:rPr>
              <w:t>webapps</w:t>
            </w:r>
            <w:proofErr w:type="spellEnd"/>
          </w:p>
          <w:p w14:paraId="4265102D" w14:textId="77777777" w:rsidR="000240B6" w:rsidRDefault="000240B6" w:rsidP="000240B6">
            <w:pPr>
              <w:pStyle w:val="HTMLPreformatted"/>
              <w:textAlignment w:val="top"/>
              <w:rPr>
                <w:color w:val="37474F"/>
              </w:rPr>
            </w:pPr>
          </w:p>
          <w:p w14:paraId="3A2A5FB8" w14:textId="77777777" w:rsidR="000240B6" w:rsidRDefault="000240B6" w:rsidP="000240B6">
            <w:pPr>
              <w:pStyle w:val="HTMLPreformatted"/>
              <w:textAlignment w:val="top"/>
              <w:rPr>
                <w:color w:val="37474F"/>
              </w:rPr>
            </w:pPr>
            <w:r>
              <w:rPr>
                <w:rStyle w:val="nt"/>
                <w:color w:val="3B78E7"/>
              </w:rPr>
              <w:t>hooks</w:t>
            </w:r>
            <w:r>
              <w:rPr>
                <w:rStyle w:val="p"/>
                <w:color w:val="37474F"/>
              </w:rPr>
              <w:t>:</w:t>
            </w:r>
          </w:p>
          <w:p w14:paraId="06A6F9BA" w14:textId="77777777" w:rsidR="000240B6" w:rsidRDefault="000240B6" w:rsidP="000240B6">
            <w:pPr>
              <w:pStyle w:val="HTMLPreformatted"/>
              <w:textAlignment w:val="top"/>
              <w:rPr>
                <w:color w:val="37474F"/>
              </w:rPr>
            </w:pPr>
            <w:r>
              <w:rPr>
                <w:color w:val="37474F"/>
              </w:rPr>
              <w:t xml:space="preserve">  </w:t>
            </w:r>
            <w:proofErr w:type="spellStart"/>
            <w:r>
              <w:rPr>
                <w:rStyle w:val="nt"/>
                <w:color w:val="3B78E7"/>
              </w:rPr>
              <w:t>AfterInstall</w:t>
            </w:r>
            <w:proofErr w:type="spellEnd"/>
            <w:r>
              <w:rPr>
                <w:rStyle w:val="p"/>
                <w:color w:val="37474F"/>
              </w:rPr>
              <w:t>:</w:t>
            </w:r>
          </w:p>
          <w:p w14:paraId="4EC70CEA"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nt"/>
                <w:color w:val="3B78E7"/>
              </w:rPr>
              <w:t>location</w:t>
            </w:r>
            <w:r>
              <w:rPr>
                <w:rStyle w:val="p"/>
                <w:color w:val="37474F"/>
              </w:rPr>
              <w:t>:</w:t>
            </w:r>
            <w:r>
              <w:rPr>
                <w:color w:val="37474F"/>
              </w:rPr>
              <w:t xml:space="preserve"> </w:t>
            </w:r>
            <w:r>
              <w:rPr>
                <w:rStyle w:val="l"/>
                <w:color w:val="37474F"/>
              </w:rPr>
              <w:t>./restartTomcat.sh</w:t>
            </w:r>
          </w:p>
          <w:p w14:paraId="45475DA0" w14:textId="77777777" w:rsidR="000240B6" w:rsidRDefault="000240B6" w:rsidP="000240B6">
            <w:pPr>
              <w:pStyle w:val="HTMLPreformatted"/>
              <w:textAlignment w:val="top"/>
              <w:rPr>
                <w:color w:val="37474F"/>
              </w:rPr>
            </w:pPr>
            <w:r>
              <w:rPr>
                <w:color w:val="37474F"/>
              </w:rPr>
              <w:t xml:space="preserve">     </w:t>
            </w:r>
            <w:r>
              <w:rPr>
                <w:rStyle w:val="nt"/>
                <w:color w:val="3B78E7"/>
              </w:rPr>
              <w:t>timeout</w:t>
            </w:r>
            <w:r>
              <w:rPr>
                <w:rStyle w:val="p"/>
                <w:color w:val="37474F"/>
              </w:rPr>
              <w:t>:</w:t>
            </w:r>
            <w:r>
              <w:rPr>
                <w:color w:val="37474F"/>
              </w:rPr>
              <w:t xml:space="preserve"> </w:t>
            </w:r>
            <w:r>
              <w:rPr>
                <w:rStyle w:val="l"/>
                <w:color w:val="37474F"/>
              </w:rPr>
              <w:t>180</w:t>
            </w:r>
          </w:p>
          <w:p w14:paraId="5DDF9D30" w14:textId="77777777" w:rsidR="000240B6" w:rsidRDefault="000240B6" w:rsidP="000240B6">
            <w:pPr>
              <w:pStyle w:val="HTMLPreformatted"/>
              <w:textAlignment w:val="top"/>
              <w:rPr>
                <w:color w:val="37474F"/>
              </w:rPr>
            </w:pPr>
            <w:r>
              <w:rPr>
                <w:color w:val="37474F"/>
              </w:rPr>
              <w:t xml:space="preserve">     </w:t>
            </w:r>
            <w:proofErr w:type="spellStart"/>
            <w:r>
              <w:rPr>
                <w:rStyle w:val="nt"/>
                <w:color w:val="3B78E7"/>
              </w:rPr>
              <w:t>runas</w:t>
            </w:r>
            <w:proofErr w:type="spellEnd"/>
            <w:r>
              <w:rPr>
                <w:rStyle w:val="p"/>
                <w:color w:val="37474F"/>
              </w:rPr>
              <w:t>:</w:t>
            </w:r>
            <w:r>
              <w:rPr>
                <w:color w:val="37474F"/>
              </w:rPr>
              <w:t xml:space="preserve"> </w:t>
            </w:r>
            <w:r>
              <w:rPr>
                <w:rStyle w:val="l"/>
                <w:color w:val="37474F"/>
              </w:rPr>
              <w:t>centos</w:t>
            </w:r>
          </w:p>
          <w:p w14:paraId="669E2103" w14:textId="77777777" w:rsidR="000240B6" w:rsidRDefault="000240B6"/>
        </w:tc>
      </w:tr>
    </w:tbl>
    <w:p w14:paraId="5BA63508"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lastRenderedPageBreak/>
        <w:t xml:space="preserve">Create </w:t>
      </w:r>
      <w:proofErr w:type="spellStart"/>
      <w:r>
        <w:rPr>
          <w:rFonts w:ascii="Helvetica Neue" w:hAnsi="Helvetica Neue"/>
          <w:b w:val="0"/>
          <w:bCs w:val="0"/>
          <w:spacing w:val="-2"/>
        </w:rPr>
        <w:t>CodeDeploy</w:t>
      </w:r>
      <w:proofErr w:type="spellEnd"/>
      <w:r>
        <w:rPr>
          <w:rFonts w:ascii="Helvetica Neue" w:hAnsi="Helvetica Neue"/>
          <w:b w:val="0"/>
          <w:bCs w:val="0"/>
          <w:spacing w:val="-2"/>
        </w:rPr>
        <w:t xml:space="preserve"> Application</w:t>
      </w:r>
      <w:hyperlink r:id="rId376" w:anchor="create-codedeploy-application" w:tooltip="Permanent link" w:history="1">
        <w:r>
          <w:rPr>
            <w:rStyle w:val="Hyperlink"/>
            <w:rFonts w:ascii="Helvetica Neue" w:hAnsi="Helvetica Neue"/>
            <w:b w:val="0"/>
            <w:bCs w:val="0"/>
            <w:spacing w:val="-2"/>
            <w:u w:val="none"/>
          </w:rPr>
          <w:t>¶</w:t>
        </w:r>
      </w:hyperlink>
    </w:p>
    <w:p w14:paraId="124D5B76" w14:textId="77777777" w:rsidR="000240B6" w:rsidRDefault="000240B6" w:rsidP="0047624C">
      <w:pPr>
        <w:numPr>
          <w:ilvl w:val="0"/>
          <w:numId w:val="125"/>
        </w:numPr>
        <w:spacing w:before="100" w:beforeAutospacing="1" w:after="120"/>
        <w:ind w:left="450"/>
        <w:rPr>
          <w:rFonts w:ascii="Helvetica Neue" w:hAnsi="Helvetica Neue"/>
        </w:rPr>
      </w:pPr>
      <w:r>
        <w:rPr>
          <w:rFonts w:ascii="Helvetica Neue" w:hAnsi="Helvetica Neue"/>
        </w:rPr>
        <w:t>Application Name - </w:t>
      </w:r>
      <w:r>
        <w:rPr>
          <w:rStyle w:val="Strong"/>
          <w:rFonts w:ascii="Helvetica Neue" w:hAnsi="Helvetica Neue"/>
        </w:rPr>
        <w:t>csye6225-webapp</w:t>
      </w:r>
    </w:p>
    <w:p w14:paraId="3CBA7264" w14:textId="77777777" w:rsidR="000240B6" w:rsidRDefault="000240B6" w:rsidP="0047624C">
      <w:pPr>
        <w:numPr>
          <w:ilvl w:val="0"/>
          <w:numId w:val="125"/>
        </w:numPr>
        <w:spacing w:before="100" w:beforeAutospacing="1"/>
        <w:ind w:left="450"/>
        <w:rPr>
          <w:rFonts w:ascii="Helvetica Neue" w:hAnsi="Helvetica Neue"/>
        </w:rPr>
      </w:pPr>
      <w:r>
        <w:rPr>
          <w:rFonts w:ascii="Helvetica Neue" w:hAnsi="Helvetica Neue"/>
        </w:rPr>
        <w:t>Compute Platform - </w:t>
      </w:r>
      <w:r>
        <w:rPr>
          <w:rStyle w:val="Strong"/>
          <w:rFonts w:ascii="Helvetica Neue" w:hAnsi="Helvetica Neue"/>
        </w:rPr>
        <w:t>EC2/On-premises</w:t>
      </w:r>
    </w:p>
    <w:p w14:paraId="57C34CD4"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Create </w:t>
      </w:r>
      <w:proofErr w:type="spellStart"/>
      <w:r>
        <w:rPr>
          <w:rFonts w:ascii="Helvetica Neue" w:hAnsi="Helvetica Neue"/>
          <w:b w:val="0"/>
          <w:bCs w:val="0"/>
          <w:spacing w:val="-2"/>
        </w:rPr>
        <w:t>CodeDeploy</w:t>
      </w:r>
      <w:proofErr w:type="spellEnd"/>
      <w:r>
        <w:rPr>
          <w:rFonts w:ascii="Helvetica Neue" w:hAnsi="Helvetica Neue"/>
          <w:b w:val="0"/>
          <w:bCs w:val="0"/>
          <w:spacing w:val="-2"/>
        </w:rPr>
        <w:t xml:space="preserve"> Deployment Group</w:t>
      </w:r>
      <w:hyperlink r:id="rId377" w:anchor="create-codedeploy-deployment-group" w:tooltip="Permanent link" w:history="1">
        <w:r>
          <w:rPr>
            <w:rStyle w:val="Hyperlink"/>
            <w:rFonts w:ascii="Helvetica Neue" w:hAnsi="Helvetica Neue"/>
            <w:b w:val="0"/>
            <w:bCs w:val="0"/>
            <w:spacing w:val="-2"/>
            <w:u w:val="none"/>
          </w:rPr>
          <w:t>¶</w:t>
        </w:r>
      </w:hyperlink>
    </w:p>
    <w:p w14:paraId="7A674D6F" w14:textId="77777777" w:rsidR="000240B6" w:rsidRDefault="000240B6" w:rsidP="0047624C">
      <w:pPr>
        <w:numPr>
          <w:ilvl w:val="0"/>
          <w:numId w:val="126"/>
        </w:numPr>
        <w:spacing w:before="100" w:beforeAutospacing="1" w:after="120"/>
        <w:ind w:left="450"/>
        <w:rPr>
          <w:rFonts w:ascii="Helvetica Neue" w:hAnsi="Helvetica Neue"/>
        </w:rPr>
      </w:pPr>
      <w:r>
        <w:rPr>
          <w:rFonts w:ascii="Helvetica Neue" w:hAnsi="Helvetica Neue"/>
        </w:rPr>
        <w:t>Deployment group name - </w:t>
      </w:r>
      <w:r>
        <w:rPr>
          <w:rStyle w:val="Strong"/>
          <w:rFonts w:ascii="Helvetica Neue" w:hAnsi="Helvetica Neue"/>
        </w:rPr>
        <w:t>csye6225-webapp-deployment</w:t>
      </w:r>
    </w:p>
    <w:p w14:paraId="68129528" w14:textId="77777777" w:rsidR="000240B6" w:rsidRDefault="000240B6" w:rsidP="0047624C">
      <w:pPr>
        <w:numPr>
          <w:ilvl w:val="0"/>
          <w:numId w:val="126"/>
        </w:numPr>
        <w:spacing w:before="100" w:beforeAutospacing="1" w:after="120"/>
        <w:ind w:left="450"/>
        <w:rPr>
          <w:rFonts w:ascii="Helvetica Neue" w:hAnsi="Helvetica Neue"/>
        </w:rPr>
      </w:pPr>
      <w:r>
        <w:rPr>
          <w:rFonts w:ascii="Helvetica Neue" w:hAnsi="Helvetica Neue"/>
        </w:rPr>
        <w:t>Service role - </w:t>
      </w:r>
      <w:proofErr w:type="spellStart"/>
      <w:r>
        <w:rPr>
          <w:rStyle w:val="Strong"/>
          <w:rFonts w:ascii="Helvetica Neue" w:hAnsi="Helvetica Neue"/>
        </w:rPr>
        <w:t>CodeDeployServiceRole</w:t>
      </w:r>
      <w:proofErr w:type="spellEnd"/>
    </w:p>
    <w:p w14:paraId="2BF106DC" w14:textId="77777777" w:rsidR="000240B6" w:rsidRDefault="000240B6" w:rsidP="0047624C">
      <w:pPr>
        <w:numPr>
          <w:ilvl w:val="0"/>
          <w:numId w:val="126"/>
        </w:numPr>
        <w:spacing w:before="100" w:beforeAutospacing="1" w:after="120"/>
        <w:ind w:left="450"/>
        <w:rPr>
          <w:rFonts w:ascii="Helvetica Neue" w:hAnsi="Helvetica Neue"/>
        </w:rPr>
      </w:pPr>
      <w:r>
        <w:rPr>
          <w:rFonts w:ascii="Helvetica Neue" w:hAnsi="Helvetica Neue"/>
        </w:rPr>
        <w:t>Deployment type - </w:t>
      </w:r>
      <w:r>
        <w:rPr>
          <w:rStyle w:val="Strong"/>
          <w:rFonts w:ascii="Helvetica Neue" w:hAnsi="Helvetica Neue"/>
        </w:rPr>
        <w:t>In-place</w:t>
      </w:r>
    </w:p>
    <w:p w14:paraId="58A0EBE7" w14:textId="77777777" w:rsidR="000240B6" w:rsidRDefault="000240B6" w:rsidP="0047624C">
      <w:pPr>
        <w:numPr>
          <w:ilvl w:val="0"/>
          <w:numId w:val="126"/>
        </w:numPr>
        <w:spacing w:before="100" w:beforeAutospacing="1" w:after="120"/>
        <w:ind w:left="450"/>
        <w:rPr>
          <w:rFonts w:ascii="Helvetica Neue" w:hAnsi="Helvetica Neue"/>
        </w:rPr>
      </w:pPr>
      <w:r>
        <w:rPr>
          <w:rFonts w:ascii="Helvetica Neue" w:hAnsi="Helvetica Neue"/>
        </w:rPr>
        <w:t>Environment Configuration - </w:t>
      </w:r>
      <w:r>
        <w:rPr>
          <w:rStyle w:val="Strong"/>
          <w:rFonts w:ascii="Helvetica Neue" w:hAnsi="Helvetica Neue"/>
        </w:rPr>
        <w:t>Amazon EC2 Instances</w:t>
      </w:r>
    </w:p>
    <w:p w14:paraId="3086EFC9" w14:textId="77777777" w:rsidR="000240B6" w:rsidRDefault="000240B6" w:rsidP="0047624C">
      <w:pPr>
        <w:numPr>
          <w:ilvl w:val="1"/>
          <w:numId w:val="126"/>
        </w:numPr>
        <w:spacing w:before="100" w:beforeAutospacing="1"/>
        <w:ind w:left="900"/>
        <w:rPr>
          <w:rFonts w:ascii="Helvetica Neue" w:hAnsi="Helvetica Neue"/>
        </w:rPr>
      </w:pPr>
      <w:r>
        <w:rPr>
          <w:rFonts w:ascii="Helvetica Neue" w:hAnsi="Helvetica Neue"/>
        </w:rPr>
        <w:t>Provide the tag group key and values.</w:t>
      </w:r>
    </w:p>
    <w:p w14:paraId="43A9B6F4" w14:textId="77777777" w:rsidR="000240B6" w:rsidRDefault="000240B6" w:rsidP="0047624C">
      <w:pPr>
        <w:numPr>
          <w:ilvl w:val="0"/>
          <w:numId w:val="126"/>
        </w:numPr>
        <w:spacing w:before="100" w:beforeAutospacing="1" w:after="120"/>
        <w:ind w:left="450"/>
        <w:rPr>
          <w:rFonts w:ascii="Helvetica Neue" w:hAnsi="Helvetica Neue"/>
        </w:rPr>
      </w:pPr>
      <w:r>
        <w:rPr>
          <w:rFonts w:ascii="Helvetica Neue" w:hAnsi="Helvetica Neue"/>
        </w:rPr>
        <w:t>Deployment settings - </w:t>
      </w:r>
      <w:proofErr w:type="spellStart"/>
      <w:r>
        <w:rPr>
          <w:rStyle w:val="Strong"/>
          <w:rFonts w:ascii="Helvetica Neue" w:hAnsi="Helvetica Neue"/>
        </w:rPr>
        <w:t>CodeDeployDefault.AllAtOnce</w:t>
      </w:r>
      <w:proofErr w:type="spellEnd"/>
    </w:p>
    <w:p w14:paraId="60DC8CAD" w14:textId="77777777" w:rsidR="000240B6" w:rsidRDefault="000240B6" w:rsidP="0047624C">
      <w:pPr>
        <w:numPr>
          <w:ilvl w:val="0"/>
          <w:numId w:val="126"/>
        </w:numPr>
        <w:spacing w:before="100" w:beforeAutospacing="1" w:after="120"/>
        <w:ind w:left="450"/>
        <w:rPr>
          <w:rFonts w:ascii="Helvetica Neue" w:hAnsi="Helvetica Neue"/>
        </w:rPr>
      </w:pPr>
      <w:r>
        <w:rPr>
          <w:rFonts w:ascii="Helvetica Neue" w:hAnsi="Helvetica Neue"/>
        </w:rPr>
        <w:t>Load Balancer - </w:t>
      </w:r>
      <w:r>
        <w:rPr>
          <w:rStyle w:val="Strong"/>
          <w:rFonts w:ascii="Helvetica Neue" w:hAnsi="Helvetica Neue"/>
        </w:rPr>
        <w:t>disabled</w:t>
      </w:r>
    </w:p>
    <w:p w14:paraId="080DA11E" w14:textId="77777777" w:rsidR="000240B6" w:rsidRDefault="000240B6" w:rsidP="0047624C">
      <w:pPr>
        <w:numPr>
          <w:ilvl w:val="0"/>
          <w:numId w:val="126"/>
        </w:numPr>
        <w:spacing w:before="100" w:beforeAutospacing="1" w:after="120"/>
        <w:ind w:left="450"/>
        <w:rPr>
          <w:rFonts w:ascii="Helvetica Neue" w:hAnsi="Helvetica Neue"/>
        </w:rPr>
      </w:pPr>
      <w:r>
        <w:rPr>
          <w:rFonts w:ascii="Helvetica Neue" w:hAnsi="Helvetica Neue"/>
        </w:rPr>
        <w:t>Rollback - </w:t>
      </w:r>
      <w:r>
        <w:rPr>
          <w:rStyle w:val="Strong"/>
          <w:rFonts w:ascii="Helvetica Neue" w:hAnsi="Helvetica Neue"/>
        </w:rPr>
        <w:t>Roll back when a deployment fails</w:t>
      </w:r>
    </w:p>
    <w:p w14:paraId="0DEAAE54" w14:textId="77777777" w:rsidR="000240B6" w:rsidRDefault="000240B6" w:rsidP="0047624C">
      <w:pPr>
        <w:numPr>
          <w:ilvl w:val="0"/>
          <w:numId w:val="126"/>
        </w:numPr>
        <w:spacing w:before="100" w:beforeAutospacing="1"/>
        <w:ind w:left="450"/>
        <w:rPr>
          <w:rFonts w:ascii="Helvetica Neue" w:hAnsi="Helvetica Neue"/>
        </w:rPr>
      </w:pPr>
      <w:r>
        <w:rPr>
          <w:rFonts w:ascii="Helvetica Neue" w:hAnsi="Helvetica Neue"/>
        </w:rPr>
        <w:t>Everything else can be left to default values.</w:t>
      </w:r>
    </w:p>
    <w:p w14:paraId="7F2E895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Setting </w:t>
      </w:r>
      <w:proofErr w:type="spellStart"/>
      <w:r>
        <w:rPr>
          <w:rFonts w:ascii="Helvetica Neue" w:hAnsi="Helvetica Neue"/>
          <w:b w:val="0"/>
          <w:bCs w:val="0"/>
          <w:spacing w:val="-2"/>
        </w:rPr>
        <w:t>CircleCI</w:t>
      </w:r>
      <w:proofErr w:type="spellEnd"/>
      <w:r>
        <w:rPr>
          <w:rFonts w:ascii="Helvetica Neue" w:hAnsi="Helvetica Neue"/>
          <w:b w:val="0"/>
          <w:bCs w:val="0"/>
          <w:spacing w:val="-2"/>
        </w:rPr>
        <w:t xml:space="preserve"> Environment Variable</w:t>
      </w:r>
      <w:hyperlink r:id="rId378" w:anchor="setting-circleci-environment-variable" w:tooltip="Permanent link" w:history="1">
        <w:r>
          <w:rPr>
            <w:rStyle w:val="Hyperlink"/>
            <w:rFonts w:ascii="Helvetica Neue" w:hAnsi="Helvetica Neue"/>
            <w:b w:val="0"/>
            <w:bCs w:val="0"/>
            <w:spacing w:val="-2"/>
            <w:u w:val="none"/>
          </w:rPr>
          <w:t>¶</w:t>
        </w:r>
      </w:hyperlink>
    </w:p>
    <w:p w14:paraId="375854C8" w14:textId="77777777" w:rsidR="000240B6" w:rsidRDefault="000240B6" w:rsidP="0047624C">
      <w:pPr>
        <w:numPr>
          <w:ilvl w:val="0"/>
          <w:numId w:val="127"/>
        </w:numPr>
        <w:spacing w:before="100" w:beforeAutospacing="1" w:after="120"/>
        <w:ind w:left="450"/>
        <w:rPr>
          <w:rFonts w:ascii="Helvetica Neue" w:hAnsi="Helvetica Neue"/>
        </w:rPr>
      </w:pPr>
      <w:r>
        <w:rPr>
          <w:rFonts w:ascii="Helvetica Neue" w:hAnsi="Helvetica Neue"/>
        </w:rPr>
        <w:t>Add </w:t>
      </w:r>
      <w:hyperlink r:id="rId379" w:anchor="access-keys-and-secret-access-keys" w:history="1">
        <w:r>
          <w:rPr>
            <w:rStyle w:val="Hyperlink"/>
            <w:rFonts w:ascii="Helvetica Neue" w:hAnsi="Helvetica Neue"/>
            <w:color w:val="2196F3"/>
            <w:u w:val="none"/>
          </w:rPr>
          <w:t>AWS access keys</w:t>
        </w:r>
      </w:hyperlink>
      <w:r>
        <w:rPr>
          <w:rFonts w:ascii="Helvetica Neue" w:hAnsi="Helvetica Neue"/>
        </w:rPr>
        <w:t xml:space="preserve"> for </w:t>
      </w:r>
      <w:proofErr w:type="spellStart"/>
      <w:r>
        <w:rPr>
          <w:rFonts w:ascii="Helvetica Neue" w:hAnsi="Helvetica Neue"/>
        </w:rPr>
        <w:t>CircleCI</w:t>
      </w:r>
      <w:proofErr w:type="spellEnd"/>
      <w:r>
        <w:rPr>
          <w:rFonts w:ascii="Helvetica Neue" w:hAnsi="Helvetica Neue"/>
        </w:rPr>
        <w:t xml:space="preserve"> IAM user to </w:t>
      </w:r>
      <w:proofErr w:type="spellStart"/>
      <w:r>
        <w:rPr>
          <w:rFonts w:ascii="Helvetica Neue" w:hAnsi="Helvetica Neue"/>
        </w:rPr>
        <w:t>CircleCI</w:t>
      </w:r>
      <w:proofErr w:type="spellEnd"/>
      <w:r>
        <w:rPr>
          <w:rFonts w:ascii="Helvetica Neue" w:hAnsi="Helvetica Neue"/>
        </w:rPr>
        <w:t xml:space="preserve"> as either </w:t>
      </w:r>
      <w:hyperlink r:id="rId380" w:anchor="setting-an-environment-variable-in-a-project" w:history="1">
        <w:r>
          <w:rPr>
            <w:rStyle w:val="Hyperlink"/>
            <w:rFonts w:ascii="Helvetica Neue" w:hAnsi="Helvetica Neue"/>
            <w:color w:val="2196F3"/>
            <w:u w:val="none"/>
          </w:rPr>
          <w:t>project environment variables</w:t>
        </w:r>
      </w:hyperlink>
      <w:r>
        <w:rPr>
          <w:rFonts w:ascii="Helvetica Neue" w:hAnsi="Helvetica Neue"/>
        </w:rPr>
        <w:t> or </w:t>
      </w:r>
      <w:hyperlink r:id="rId381" w:anchor="setting-an-environment-variable-in-a-context" w:history="1">
        <w:r>
          <w:rPr>
            <w:rStyle w:val="Hyperlink"/>
            <w:rFonts w:ascii="Helvetica Neue" w:hAnsi="Helvetica Neue"/>
            <w:color w:val="2196F3"/>
            <w:u w:val="none"/>
          </w:rPr>
          <w:t>context environment variables</w:t>
        </w:r>
      </w:hyperlink>
      <w:r>
        <w:rPr>
          <w:rFonts w:ascii="Helvetica Neue" w:hAnsi="Helvetica Neue"/>
        </w:rPr>
        <w:t>.</w:t>
      </w:r>
    </w:p>
    <w:p w14:paraId="52B945B6" w14:textId="77777777" w:rsidR="000240B6" w:rsidRDefault="000240B6" w:rsidP="0047624C">
      <w:pPr>
        <w:numPr>
          <w:ilvl w:val="0"/>
          <w:numId w:val="127"/>
        </w:numPr>
        <w:spacing w:beforeAutospacing="1"/>
        <w:ind w:left="450"/>
        <w:rPr>
          <w:rFonts w:ascii="Helvetica Neue" w:hAnsi="Helvetica Neue"/>
        </w:rPr>
      </w:pPr>
      <w:r>
        <w:rPr>
          <w:rFonts w:ascii="Helvetica Neue" w:hAnsi="Helvetica Neue"/>
        </w:rPr>
        <w:t>Store your Access Key ID in a variable called </w:t>
      </w:r>
      <w:r>
        <w:rPr>
          <w:rStyle w:val="err"/>
          <w:rFonts w:ascii="Courier New" w:hAnsi="Courier New" w:cs="Courier New"/>
          <w:color w:val="A61717"/>
          <w:sz w:val="20"/>
          <w:szCs w:val="20"/>
        </w:rPr>
        <w:t>AWS_ACCESS_KEY_ID</w:t>
      </w:r>
      <w:r>
        <w:rPr>
          <w:rFonts w:ascii="Helvetica Neue" w:hAnsi="Helvetica Neue"/>
        </w:rPr>
        <w:t> and your Secret Access Key in a variable called </w:t>
      </w:r>
      <w:r>
        <w:rPr>
          <w:rStyle w:val="err"/>
          <w:rFonts w:ascii="Courier New" w:hAnsi="Courier New" w:cs="Courier New"/>
          <w:color w:val="A61717"/>
          <w:sz w:val="20"/>
          <w:szCs w:val="20"/>
        </w:rPr>
        <w:t>AWS_SECRET_ACCESS_KEY</w:t>
      </w:r>
      <w:r>
        <w:rPr>
          <w:rFonts w:ascii="Helvetica Neue" w:hAnsi="Helvetica Neue"/>
        </w:rPr>
        <w:t>.</w:t>
      </w:r>
    </w:p>
    <w:p w14:paraId="28B434C8" w14:textId="77777777" w:rsidR="000240B6" w:rsidRDefault="000240B6" w:rsidP="000240B6">
      <w:pPr>
        <w:pStyle w:val="NormalWeb"/>
        <w:spacing w:before="240" w:beforeAutospacing="0" w:after="240" w:afterAutospacing="0"/>
        <w:rPr>
          <w:rFonts w:ascii="Helvetica Neue" w:hAnsi="Helvetica Neue"/>
        </w:rPr>
      </w:pPr>
    </w:p>
    <w:p w14:paraId="24599215" w14:textId="5A01B91D" w:rsidR="000240B6" w:rsidRDefault="000240B6" w:rsidP="000240B6">
      <w:pPr>
        <w:pStyle w:val="NormalWeb"/>
        <w:spacing w:before="240" w:beforeAutospacing="0" w:after="240" w:afterAutospacing="0"/>
        <w:rPr>
          <w:rFonts w:ascii="Helvetica Neue" w:hAnsi="Helvetica Neue"/>
        </w:rPr>
      </w:pPr>
      <w:r>
        <w:rPr>
          <w:rFonts w:ascii="Helvetica Neue" w:hAnsi="Helvetica Neue"/>
        </w:rPr>
        <w:lastRenderedPageBreak/>
        <w:fldChar w:fldCharType="begin"/>
      </w:r>
      <w:r>
        <w:rPr>
          <w:rFonts w:ascii="Helvetica Neue" w:hAnsi="Helvetica Neue"/>
        </w:rPr>
        <w:instrText xml:space="preserve"> INCLUDEPICTURE "https://fall2019.csye6225.cloud/images/circleci/circleci-settings.png" \* MERGEFORMATINET </w:instrText>
      </w:r>
      <w:r>
        <w:rPr>
          <w:rFonts w:ascii="Helvetica Neue" w:hAnsi="Helvetica Neue"/>
        </w:rPr>
        <w:fldChar w:fldCharType="separate"/>
      </w:r>
      <w:r>
        <w:rPr>
          <w:rFonts w:ascii="Helvetica Neue" w:hAnsi="Helvetica Neue"/>
          <w:noProof/>
        </w:rPr>
        <w:drawing>
          <wp:inline distT="0" distB="0" distL="0" distR="0" wp14:anchorId="02F73C8A" wp14:editId="5DD54695">
            <wp:extent cx="4672965" cy="6465570"/>
            <wp:effectExtent l="0" t="0" r="63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4672965" cy="6465570"/>
                    </a:xfrm>
                    <a:prstGeom prst="rect">
                      <a:avLst/>
                    </a:prstGeom>
                    <a:noFill/>
                    <a:ln>
                      <a:noFill/>
                    </a:ln>
                  </pic:spPr>
                </pic:pic>
              </a:graphicData>
            </a:graphic>
          </wp:inline>
        </w:drawing>
      </w:r>
      <w:r>
        <w:rPr>
          <w:rFonts w:ascii="Helvetica Neue" w:hAnsi="Helvetica Neue"/>
        </w:rPr>
        <w:fldChar w:fldCharType="end"/>
      </w:r>
    </w:p>
    <w:p w14:paraId="1B45F6AA" w14:textId="77777777" w:rsidR="000240B6" w:rsidRDefault="000240B6" w:rsidP="000240B6">
      <w:pPr>
        <w:pStyle w:val="NormalWeb"/>
        <w:spacing w:before="240" w:beforeAutospacing="0" w:after="240" w:afterAutospacing="0"/>
        <w:rPr>
          <w:rFonts w:ascii="Helvetica Neue" w:hAnsi="Helvetica Neue"/>
        </w:rPr>
      </w:pPr>
    </w:p>
    <w:p w14:paraId="661492B9" w14:textId="25E6AC48" w:rsidR="000240B6" w:rsidRDefault="000240B6" w:rsidP="000240B6">
      <w:pPr>
        <w:pStyle w:val="NormalWeb"/>
        <w:spacing w:before="240" w:beforeAutospacing="0" w:after="240" w:afterAutospacing="0"/>
        <w:rPr>
          <w:rFonts w:ascii="Helvetica Neue" w:hAnsi="Helvetica Neue"/>
        </w:rPr>
      </w:pPr>
      <w:r>
        <w:rPr>
          <w:rFonts w:ascii="Helvetica Neue" w:hAnsi="Helvetica Neue"/>
        </w:rPr>
        <w:lastRenderedPageBreak/>
        <w:fldChar w:fldCharType="begin"/>
      </w:r>
      <w:r>
        <w:rPr>
          <w:rFonts w:ascii="Helvetica Neue" w:hAnsi="Helvetica Neue"/>
        </w:rPr>
        <w:instrText xml:space="preserve"> INCLUDEPICTURE "https://fall2019.csye6225.cloud/images/circleci/circleci-env.png" \* MERGEFORMATINET </w:instrText>
      </w:r>
      <w:r>
        <w:rPr>
          <w:rFonts w:ascii="Helvetica Neue" w:hAnsi="Helvetica Neue"/>
        </w:rPr>
        <w:fldChar w:fldCharType="separate"/>
      </w:r>
      <w:r>
        <w:rPr>
          <w:rFonts w:ascii="Helvetica Neue" w:hAnsi="Helvetica Neue"/>
          <w:noProof/>
        </w:rPr>
        <w:drawing>
          <wp:inline distT="0" distB="0" distL="0" distR="0" wp14:anchorId="61DA1B06" wp14:editId="59E0F367">
            <wp:extent cx="5943600" cy="1964055"/>
            <wp:effectExtent l="0" t="0" r="0" b="444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Pr>
          <w:rFonts w:ascii="Helvetica Neue" w:hAnsi="Helvetica Neue"/>
        </w:rPr>
        <w:fldChar w:fldCharType="end"/>
      </w:r>
    </w:p>
    <w:p w14:paraId="3E4DC189" w14:textId="77777777" w:rsidR="000240B6" w:rsidRDefault="000240B6" w:rsidP="000240B6">
      <w:pPr>
        <w:pStyle w:val="Heading3"/>
        <w:rPr>
          <w:rFonts w:ascii="Helvetica Neue" w:hAnsi="Helvetica Neue"/>
          <w:b w:val="0"/>
          <w:bCs w:val="0"/>
          <w:spacing w:val="-2"/>
        </w:rPr>
      </w:pPr>
      <w:proofErr w:type="spellStart"/>
      <w:r>
        <w:rPr>
          <w:rFonts w:ascii="Helvetica Neue" w:hAnsi="Helvetica Neue"/>
          <w:b w:val="0"/>
          <w:bCs w:val="0"/>
          <w:spacing w:val="-2"/>
        </w:rPr>
        <w:t>CircleCI</w:t>
      </w:r>
      <w:proofErr w:type="spellEnd"/>
      <w:r>
        <w:rPr>
          <w:rFonts w:ascii="Helvetica Neue" w:hAnsi="Helvetica Neue"/>
          <w:b w:val="0"/>
          <w:bCs w:val="0"/>
          <w:spacing w:val="-2"/>
        </w:rPr>
        <w:t xml:space="preserve"> Config Example</w:t>
      </w:r>
      <w:hyperlink r:id="rId384" w:anchor="circleci-config-example" w:tooltip="Permanent link" w:history="1">
        <w:r>
          <w:rPr>
            <w:rStyle w:val="Hyperlink"/>
            <w:rFonts w:ascii="Helvetica Neue" w:hAnsi="Helvetica Neue"/>
            <w:b w:val="0"/>
            <w:bCs w:val="0"/>
            <w:spacing w:val="-2"/>
            <w:u w:val="none"/>
          </w:rPr>
          <w:t>¶</w:t>
        </w:r>
      </w:hyperlink>
    </w:p>
    <w:p w14:paraId="4806880D"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Repo: </w:t>
      </w:r>
      <w:hyperlink r:id="rId385" w:history="1">
        <w:r>
          <w:rPr>
            <w:rStyle w:val="Hyperlink"/>
            <w:rFonts w:ascii="Helvetica Neue" w:hAnsi="Helvetica Neue"/>
            <w:color w:val="2196F3"/>
            <w:u w:val="none"/>
          </w:rPr>
          <w:t>https://github.com/tejasparikh/csye6225-spring2019-ami</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9074"/>
      </w:tblGrid>
      <w:tr w:rsidR="000240B6" w14:paraId="229018FC" w14:textId="77777777" w:rsidTr="000240B6">
        <w:trPr>
          <w:tblCellSpacing w:w="15" w:type="dxa"/>
        </w:trPr>
        <w:tc>
          <w:tcPr>
            <w:tcW w:w="0" w:type="auto"/>
            <w:tcMar>
              <w:top w:w="0" w:type="dxa"/>
              <w:left w:w="0" w:type="dxa"/>
              <w:bottom w:w="0" w:type="dxa"/>
              <w:right w:w="0" w:type="dxa"/>
            </w:tcMar>
            <w:hideMark/>
          </w:tcPr>
          <w:p w14:paraId="3D9E280D" w14:textId="77777777" w:rsidR="000240B6" w:rsidRDefault="000240B6" w:rsidP="000240B6">
            <w:pPr>
              <w:pStyle w:val="HTMLPreformatted"/>
              <w:jc w:val="right"/>
            </w:pPr>
            <w:r>
              <w:t xml:space="preserve"> 1</w:t>
            </w:r>
          </w:p>
          <w:p w14:paraId="77733F94" w14:textId="77777777" w:rsidR="000240B6" w:rsidRDefault="000240B6" w:rsidP="000240B6">
            <w:pPr>
              <w:pStyle w:val="HTMLPreformatted"/>
              <w:jc w:val="right"/>
            </w:pPr>
            <w:r>
              <w:t xml:space="preserve"> 2</w:t>
            </w:r>
          </w:p>
          <w:p w14:paraId="1B5B0E33" w14:textId="77777777" w:rsidR="000240B6" w:rsidRDefault="000240B6" w:rsidP="000240B6">
            <w:pPr>
              <w:pStyle w:val="HTMLPreformatted"/>
              <w:jc w:val="right"/>
            </w:pPr>
            <w:r>
              <w:t xml:space="preserve"> 3</w:t>
            </w:r>
          </w:p>
          <w:p w14:paraId="0F3C70B4" w14:textId="77777777" w:rsidR="000240B6" w:rsidRDefault="000240B6" w:rsidP="000240B6">
            <w:pPr>
              <w:pStyle w:val="HTMLPreformatted"/>
              <w:jc w:val="right"/>
            </w:pPr>
            <w:r>
              <w:t xml:space="preserve"> 4</w:t>
            </w:r>
          </w:p>
          <w:p w14:paraId="1CBC6962" w14:textId="77777777" w:rsidR="000240B6" w:rsidRDefault="000240B6" w:rsidP="000240B6">
            <w:pPr>
              <w:pStyle w:val="HTMLPreformatted"/>
              <w:jc w:val="right"/>
            </w:pPr>
            <w:r>
              <w:t xml:space="preserve"> 5</w:t>
            </w:r>
          </w:p>
          <w:p w14:paraId="03238CBA" w14:textId="77777777" w:rsidR="000240B6" w:rsidRDefault="000240B6" w:rsidP="000240B6">
            <w:pPr>
              <w:pStyle w:val="HTMLPreformatted"/>
              <w:jc w:val="right"/>
            </w:pPr>
            <w:r>
              <w:t xml:space="preserve"> 6</w:t>
            </w:r>
          </w:p>
          <w:p w14:paraId="05DA70EC" w14:textId="77777777" w:rsidR="000240B6" w:rsidRDefault="000240B6" w:rsidP="000240B6">
            <w:pPr>
              <w:pStyle w:val="HTMLPreformatted"/>
              <w:jc w:val="right"/>
            </w:pPr>
            <w:r>
              <w:t xml:space="preserve"> 7</w:t>
            </w:r>
          </w:p>
          <w:p w14:paraId="282ACDCD" w14:textId="77777777" w:rsidR="000240B6" w:rsidRDefault="000240B6" w:rsidP="000240B6">
            <w:pPr>
              <w:pStyle w:val="HTMLPreformatted"/>
              <w:jc w:val="right"/>
            </w:pPr>
            <w:r>
              <w:t xml:space="preserve"> 8</w:t>
            </w:r>
          </w:p>
          <w:p w14:paraId="0D26078F" w14:textId="77777777" w:rsidR="000240B6" w:rsidRDefault="000240B6" w:rsidP="000240B6">
            <w:pPr>
              <w:pStyle w:val="HTMLPreformatted"/>
              <w:jc w:val="right"/>
            </w:pPr>
            <w:r>
              <w:t xml:space="preserve"> 9</w:t>
            </w:r>
          </w:p>
          <w:p w14:paraId="06FCB83B" w14:textId="77777777" w:rsidR="000240B6" w:rsidRDefault="000240B6" w:rsidP="000240B6">
            <w:pPr>
              <w:pStyle w:val="HTMLPreformatted"/>
              <w:jc w:val="right"/>
            </w:pPr>
            <w:r>
              <w:t>10</w:t>
            </w:r>
          </w:p>
          <w:p w14:paraId="28345EE7" w14:textId="77777777" w:rsidR="000240B6" w:rsidRDefault="000240B6" w:rsidP="000240B6">
            <w:pPr>
              <w:pStyle w:val="HTMLPreformatted"/>
              <w:jc w:val="right"/>
            </w:pPr>
            <w:r>
              <w:t>11</w:t>
            </w:r>
          </w:p>
          <w:p w14:paraId="7C298D3B" w14:textId="77777777" w:rsidR="000240B6" w:rsidRDefault="000240B6" w:rsidP="000240B6">
            <w:pPr>
              <w:pStyle w:val="HTMLPreformatted"/>
              <w:jc w:val="right"/>
            </w:pPr>
            <w:r>
              <w:t>12</w:t>
            </w:r>
          </w:p>
          <w:p w14:paraId="611C19AA" w14:textId="77777777" w:rsidR="000240B6" w:rsidRDefault="000240B6" w:rsidP="000240B6">
            <w:pPr>
              <w:pStyle w:val="HTMLPreformatted"/>
              <w:jc w:val="right"/>
            </w:pPr>
            <w:r>
              <w:t>13</w:t>
            </w:r>
          </w:p>
          <w:p w14:paraId="0E116F58" w14:textId="77777777" w:rsidR="000240B6" w:rsidRDefault="000240B6" w:rsidP="000240B6">
            <w:pPr>
              <w:pStyle w:val="HTMLPreformatted"/>
              <w:jc w:val="right"/>
            </w:pPr>
            <w:r>
              <w:t>14</w:t>
            </w:r>
          </w:p>
          <w:p w14:paraId="4DE93B9D" w14:textId="77777777" w:rsidR="000240B6" w:rsidRDefault="000240B6" w:rsidP="000240B6">
            <w:pPr>
              <w:pStyle w:val="HTMLPreformatted"/>
              <w:jc w:val="right"/>
            </w:pPr>
            <w:r>
              <w:t>15</w:t>
            </w:r>
          </w:p>
          <w:p w14:paraId="07A0DC2B" w14:textId="77777777" w:rsidR="000240B6" w:rsidRDefault="000240B6" w:rsidP="000240B6">
            <w:pPr>
              <w:pStyle w:val="HTMLPreformatted"/>
              <w:jc w:val="right"/>
            </w:pPr>
            <w:r>
              <w:t>16</w:t>
            </w:r>
          </w:p>
          <w:p w14:paraId="412B00D6" w14:textId="77777777" w:rsidR="000240B6" w:rsidRDefault="000240B6" w:rsidP="000240B6">
            <w:pPr>
              <w:pStyle w:val="HTMLPreformatted"/>
              <w:jc w:val="right"/>
            </w:pPr>
            <w:r>
              <w:t>17</w:t>
            </w:r>
          </w:p>
          <w:p w14:paraId="29CBF9D2" w14:textId="77777777" w:rsidR="000240B6" w:rsidRDefault="000240B6" w:rsidP="000240B6">
            <w:pPr>
              <w:pStyle w:val="HTMLPreformatted"/>
              <w:jc w:val="right"/>
            </w:pPr>
            <w:r>
              <w:t>18</w:t>
            </w:r>
          </w:p>
          <w:p w14:paraId="113BAC3B" w14:textId="77777777" w:rsidR="000240B6" w:rsidRDefault="000240B6" w:rsidP="000240B6">
            <w:pPr>
              <w:pStyle w:val="HTMLPreformatted"/>
              <w:jc w:val="right"/>
            </w:pPr>
            <w:r>
              <w:t>19</w:t>
            </w:r>
          </w:p>
          <w:p w14:paraId="394B1D17" w14:textId="77777777" w:rsidR="000240B6" w:rsidRDefault="000240B6" w:rsidP="000240B6">
            <w:pPr>
              <w:pStyle w:val="HTMLPreformatted"/>
              <w:jc w:val="right"/>
            </w:pPr>
            <w:r>
              <w:t>20</w:t>
            </w:r>
          </w:p>
          <w:p w14:paraId="11A7C40A" w14:textId="77777777" w:rsidR="000240B6" w:rsidRDefault="000240B6" w:rsidP="000240B6">
            <w:pPr>
              <w:pStyle w:val="HTMLPreformatted"/>
              <w:jc w:val="right"/>
            </w:pPr>
            <w:r>
              <w:t>21</w:t>
            </w:r>
          </w:p>
          <w:p w14:paraId="6C186E73" w14:textId="77777777" w:rsidR="000240B6" w:rsidRDefault="000240B6" w:rsidP="000240B6">
            <w:pPr>
              <w:pStyle w:val="HTMLPreformatted"/>
              <w:jc w:val="right"/>
            </w:pPr>
            <w:r>
              <w:t>22</w:t>
            </w:r>
          </w:p>
          <w:p w14:paraId="0052222D" w14:textId="77777777" w:rsidR="000240B6" w:rsidRDefault="000240B6" w:rsidP="000240B6">
            <w:pPr>
              <w:pStyle w:val="HTMLPreformatted"/>
              <w:jc w:val="right"/>
            </w:pPr>
            <w:r>
              <w:t>23</w:t>
            </w:r>
          </w:p>
          <w:p w14:paraId="69F5B724" w14:textId="77777777" w:rsidR="000240B6" w:rsidRDefault="000240B6" w:rsidP="000240B6">
            <w:pPr>
              <w:pStyle w:val="HTMLPreformatted"/>
              <w:jc w:val="right"/>
            </w:pPr>
            <w:r>
              <w:t>24</w:t>
            </w:r>
          </w:p>
          <w:p w14:paraId="127FD306" w14:textId="77777777" w:rsidR="000240B6" w:rsidRDefault="000240B6" w:rsidP="000240B6">
            <w:pPr>
              <w:pStyle w:val="HTMLPreformatted"/>
              <w:jc w:val="right"/>
            </w:pPr>
            <w:r>
              <w:t>25</w:t>
            </w:r>
          </w:p>
          <w:p w14:paraId="4CCF411B" w14:textId="77777777" w:rsidR="000240B6" w:rsidRDefault="000240B6" w:rsidP="000240B6">
            <w:pPr>
              <w:pStyle w:val="HTMLPreformatted"/>
              <w:jc w:val="right"/>
            </w:pPr>
            <w:r>
              <w:t>26</w:t>
            </w:r>
          </w:p>
          <w:p w14:paraId="46017DED" w14:textId="77777777" w:rsidR="000240B6" w:rsidRDefault="000240B6" w:rsidP="000240B6">
            <w:pPr>
              <w:pStyle w:val="HTMLPreformatted"/>
              <w:jc w:val="right"/>
            </w:pPr>
            <w:r>
              <w:t>27</w:t>
            </w:r>
          </w:p>
          <w:p w14:paraId="4248D420" w14:textId="77777777" w:rsidR="000240B6" w:rsidRDefault="000240B6" w:rsidP="000240B6">
            <w:pPr>
              <w:pStyle w:val="HTMLPreformatted"/>
              <w:jc w:val="right"/>
            </w:pPr>
            <w:r>
              <w:t>28</w:t>
            </w:r>
          </w:p>
          <w:p w14:paraId="7EFEA018" w14:textId="77777777" w:rsidR="000240B6" w:rsidRDefault="000240B6" w:rsidP="000240B6">
            <w:pPr>
              <w:pStyle w:val="HTMLPreformatted"/>
              <w:jc w:val="right"/>
            </w:pPr>
            <w:r>
              <w:t>29</w:t>
            </w:r>
          </w:p>
        </w:tc>
        <w:tc>
          <w:tcPr>
            <w:tcW w:w="0" w:type="auto"/>
            <w:tcMar>
              <w:top w:w="0" w:type="dxa"/>
              <w:left w:w="0" w:type="dxa"/>
              <w:bottom w:w="0" w:type="dxa"/>
              <w:right w:w="0" w:type="dxa"/>
            </w:tcMar>
            <w:hideMark/>
          </w:tcPr>
          <w:p w14:paraId="0950BC12" w14:textId="77777777" w:rsidR="000240B6" w:rsidRDefault="000240B6" w:rsidP="000240B6">
            <w:pPr>
              <w:pStyle w:val="HTMLPreformatted"/>
              <w:textAlignment w:val="top"/>
              <w:rPr>
                <w:color w:val="37474F"/>
              </w:rPr>
            </w:pPr>
            <w:r>
              <w:rPr>
                <w:rStyle w:val="nt"/>
                <w:color w:val="3B78E7"/>
              </w:rPr>
              <w:t>version</w:t>
            </w:r>
            <w:r>
              <w:rPr>
                <w:rStyle w:val="p"/>
                <w:color w:val="37474F"/>
              </w:rPr>
              <w:t>:</w:t>
            </w:r>
            <w:r>
              <w:rPr>
                <w:color w:val="37474F"/>
              </w:rPr>
              <w:t xml:space="preserve"> </w:t>
            </w:r>
            <w:r>
              <w:rPr>
                <w:rStyle w:val="l"/>
                <w:color w:val="37474F"/>
              </w:rPr>
              <w:t>2</w:t>
            </w:r>
          </w:p>
          <w:p w14:paraId="794BC20C" w14:textId="77777777" w:rsidR="000240B6" w:rsidRDefault="000240B6" w:rsidP="000240B6">
            <w:pPr>
              <w:pStyle w:val="HTMLPreformatted"/>
              <w:textAlignment w:val="top"/>
              <w:rPr>
                <w:color w:val="37474F"/>
              </w:rPr>
            </w:pPr>
            <w:r>
              <w:rPr>
                <w:rStyle w:val="nt"/>
                <w:color w:val="3B78E7"/>
              </w:rPr>
              <w:t>jobs</w:t>
            </w:r>
            <w:r>
              <w:rPr>
                <w:rStyle w:val="p"/>
                <w:color w:val="37474F"/>
              </w:rPr>
              <w:t>:</w:t>
            </w:r>
          </w:p>
          <w:p w14:paraId="6A603972" w14:textId="77777777" w:rsidR="000240B6" w:rsidRDefault="000240B6" w:rsidP="000240B6">
            <w:pPr>
              <w:pStyle w:val="HTMLPreformatted"/>
              <w:textAlignment w:val="top"/>
              <w:rPr>
                <w:color w:val="37474F"/>
              </w:rPr>
            </w:pPr>
            <w:r>
              <w:rPr>
                <w:color w:val="37474F"/>
              </w:rPr>
              <w:t xml:space="preserve">  </w:t>
            </w:r>
            <w:r>
              <w:rPr>
                <w:rStyle w:val="nt"/>
                <w:color w:val="3B78E7"/>
              </w:rPr>
              <w:t>build</w:t>
            </w:r>
            <w:r>
              <w:rPr>
                <w:rStyle w:val="p"/>
                <w:color w:val="37474F"/>
              </w:rPr>
              <w:t>:</w:t>
            </w:r>
          </w:p>
          <w:p w14:paraId="0888CA9F" w14:textId="77777777" w:rsidR="000240B6" w:rsidRDefault="000240B6" w:rsidP="000240B6">
            <w:pPr>
              <w:pStyle w:val="HTMLPreformatted"/>
              <w:textAlignment w:val="top"/>
              <w:rPr>
                <w:color w:val="37474F"/>
              </w:rPr>
            </w:pPr>
            <w:r>
              <w:rPr>
                <w:color w:val="37474F"/>
              </w:rPr>
              <w:t xml:space="preserve">    </w:t>
            </w:r>
            <w:r>
              <w:rPr>
                <w:rStyle w:val="nt"/>
                <w:color w:val="3B78E7"/>
              </w:rPr>
              <w:t>docker</w:t>
            </w:r>
            <w:r>
              <w:rPr>
                <w:rStyle w:val="p"/>
                <w:color w:val="37474F"/>
              </w:rPr>
              <w:t>:</w:t>
            </w:r>
          </w:p>
          <w:p w14:paraId="02D1E113"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nt"/>
                <w:color w:val="3B78E7"/>
              </w:rPr>
              <w:t>image</w:t>
            </w:r>
            <w:r>
              <w:rPr>
                <w:rStyle w:val="p"/>
                <w:color w:val="37474F"/>
              </w:rPr>
              <w:t>:</w:t>
            </w:r>
            <w:r>
              <w:rPr>
                <w:color w:val="37474F"/>
              </w:rPr>
              <w:t xml:space="preserve"> </w:t>
            </w:r>
            <w:proofErr w:type="spellStart"/>
            <w:r>
              <w:rPr>
                <w:rStyle w:val="l"/>
                <w:color w:val="37474F"/>
              </w:rPr>
              <w:t>circleci</w:t>
            </w:r>
            <w:proofErr w:type="spellEnd"/>
            <w:r>
              <w:rPr>
                <w:rStyle w:val="l"/>
                <w:color w:val="37474F"/>
              </w:rPr>
              <w:t>/python:2.7-jessie</w:t>
            </w:r>
          </w:p>
          <w:p w14:paraId="48B448EE" w14:textId="77777777" w:rsidR="000240B6" w:rsidRDefault="000240B6" w:rsidP="000240B6">
            <w:pPr>
              <w:pStyle w:val="HTMLPreformatted"/>
              <w:textAlignment w:val="top"/>
              <w:rPr>
                <w:color w:val="37474F"/>
              </w:rPr>
            </w:pPr>
            <w:r>
              <w:rPr>
                <w:color w:val="37474F"/>
              </w:rPr>
              <w:t xml:space="preserve">    </w:t>
            </w:r>
            <w:r>
              <w:rPr>
                <w:rStyle w:val="nt"/>
                <w:color w:val="3B78E7"/>
              </w:rPr>
              <w:t>steps</w:t>
            </w:r>
            <w:r>
              <w:rPr>
                <w:rStyle w:val="p"/>
                <w:color w:val="37474F"/>
              </w:rPr>
              <w:t>:</w:t>
            </w:r>
          </w:p>
          <w:p w14:paraId="475EA0B0"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l"/>
                <w:color w:val="37474F"/>
              </w:rPr>
              <w:t>checkout</w:t>
            </w:r>
          </w:p>
          <w:p w14:paraId="144762B2"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nt"/>
                <w:color w:val="3B78E7"/>
              </w:rPr>
              <w:t>run</w:t>
            </w:r>
            <w:r>
              <w:rPr>
                <w:rStyle w:val="p"/>
                <w:color w:val="37474F"/>
              </w:rPr>
              <w:t>:</w:t>
            </w:r>
          </w:p>
          <w:p w14:paraId="11A20994" w14:textId="77777777" w:rsidR="000240B6" w:rsidRDefault="000240B6" w:rsidP="000240B6">
            <w:pPr>
              <w:pStyle w:val="HTMLPreformatted"/>
              <w:textAlignment w:val="top"/>
              <w:rPr>
                <w:color w:val="37474F"/>
              </w:rPr>
            </w:pPr>
            <w:r>
              <w:rPr>
                <w:color w:val="37474F"/>
              </w:rPr>
              <w:t xml:space="preserve">          </w:t>
            </w:r>
            <w:r>
              <w:rPr>
                <w:rStyle w:val="nt"/>
                <w:color w:val="3B78E7"/>
              </w:rPr>
              <w:t>name</w:t>
            </w:r>
            <w:r>
              <w:rPr>
                <w:rStyle w:val="p"/>
                <w:color w:val="37474F"/>
              </w:rPr>
              <w:t>:</w:t>
            </w:r>
            <w:r>
              <w:rPr>
                <w:color w:val="37474F"/>
              </w:rPr>
              <w:t xml:space="preserve"> </w:t>
            </w:r>
            <w:r>
              <w:rPr>
                <w:rStyle w:val="l"/>
                <w:color w:val="37474F"/>
              </w:rPr>
              <w:t>Install packages</w:t>
            </w:r>
          </w:p>
          <w:p w14:paraId="10562E1D" w14:textId="77777777" w:rsidR="000240B6" w:rsidRDefault="000240B6" w:rsidP="000240B6">
            <w:pPr>
              <w:pStyle w:val="HTMLPreformatted"/>
              <w:textAlignment w:val="top"/>
              <w:rPr>
                <w:color w:val="37474F"/>
              </w:rPr>
            </w:pPr>
            <w:r>
              <w:rPr>
                <w:color w:val="37474F"/>
              </w:rPr>
              <w:t xml:space="preserve">          </w:t>
            </w:r>
            <w:r>
              <w:rPr>
                <w:rStyle w:val="nt"/>
                <w:color w:val="3B78E7"/>
              </w:rPr>
              <w:t>command</w:t>
            </w:r>
            <w:r>
              <w:rPr>
                <w:rStyle w:val="p"/>
                <w:color w:val="37474F"/>
              </w:rPr>
              <w:t>:</w:t>
            </w:r>
            <w:r>
              <w:rPr>
                <w:color w:val="37474F"/>
              </w:rPr>
              <w:t xml:space="preserve"> </w:t>
            </w:r>
            <w:proofErr w:type="spellStart"/>
            <w:r>
              <w:rPr>
                <w:rStyle w:val="l"/>
                <w:color w:val="37474F"/>
              </w:rPr>
              <w:t>sudo</w:t>
            </w:r>
            <w:proofErr w:type="spellEnd"/>
            <w:r>
              <w:rPr>
                <w:rStyle w:val="l"/>
                <w:color w:val="37474F"/>
              </w:rPr>
              <w:t xml:space="preserve"> apt-get update &amp;&amp; </w:t>
            </w:r>
            <w:proofErr w:type="spellStart"/>
            <w:r>
              <w:rPr>
                <w:rStyle w:val="l"/>
                <w:color w:val="37474F"/>
              </w:rPr>
              <w:t>sudo</w:t>
            </w:r>
            <w:proofErr w:type="spellEnd"/>
            <w:r>
              <w:rPr>
                <w:rStyle w:val="l"/>
                <w:color w:val="37474F"/>
              </w:rPr>
              <w:t xml:space="preserve"> apt-get install </w:t>
            </w:r>
            <w:proofErr w:type="spellStart"/>
            <w:r>
              <w:rPr>
                <w:rStyle w:val="l"/>
                <w:color w:val="37474F"/>
              </w:rPr>
              <w:t>wget</w:t>
            </w:r>
            <w:proofErr w:type="spellEnd"/>
            <w:r>
              <w:rPr>
                <w:rStyle w:val="l"/>
                <w:color w:val="37474F"/>
              </w:rPr>
              <w:t xml:space="preserve"> zip unzip -y</w:t>
            </w:r>
          </w:p>
          <w:p w14:paraId="5533BC9D"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nt"/>
                <w:color w:val="3B78E7"/>
              </w:rPr>
              <w:t>run</w:t>
            </w:r>
            <w:r>
              <w:rPr>
                <w:rStyle w:val="p"/>
                <w:color w:val="37474F"/>
              </w:rPr>
              <w:t>:</w:t>
            </w:r>
          </w:p>
          <w:p w14:paraId="3CD7C813" w14:textId="77777777" w:rsidR="000240B6" w:rsidRDefault="000240B6" w:rsidP="000240B6">
            <w:pPr>
              <w:pStyle w:val="HTMLPreformatted"/>
              <w:textAlignment w:val="top"/>
              <w:rPr>
                <w:color w:val="37474F"/>
              </w:rPr>
            </w:pPr>
            <w:r>
              <w:rPr>
                <w:color w:val="37474F"/>
              </w:rPr>
              <w:t xml:space="preserve">          </w:t>
            </w:r>
            <w:r>
              <w:rPr>
                <w:rStyle w:val="nt"/>
                <w:color w:val="3B78E7"/>
              </w:rPr>
              <w:t>name</w:t>
            </w:r>
            <w:r>
              <w:rPr>
                <w:rStyle w:val="p"/>
                <w:color w:val="37474F"/>
              </w:rPr>
              <w:t>:</w:t>
            </w:r>
            <w:r>
              <w:rPr>
                <w:color w:val="37474F"/>
              </w:rPr>
              <w:t xml:space="preserve"> </w:t>
            </w:r>
            <w:r>
              <w:rPr>
                <w:rStyle w:val="l"/>
                <w:color w:val="37474F"/>
              </w:rPr>
              <w:t xml:space="preserve">Install </w:t>
            </w:r>
            <w:proofErr w:type="spellStart"/>
            <w:r>
              <w:rPr>
                <w:rStyle w:val="l"/>
                <w:color w:val="37474F"/>
              </w:rPr>
              <w:t>awscli</w:t>
            </w:r>
            <w:proofErr w:type="spellEnd"/>
          </w:p>
          <w:p w14:paraId="3D23501A" w14:textId="77777777" w:rsidR="000240B6" w:rsidRDefault="000240B6" w:rsidP="000240B6">
            <w:pPr>
              <w:pStyle w:val="HTMLPreformatted"/>
              <w:textAlignment w:val="top"/>
              <w:rPr>
                <w:color w:val="37474F"/>
              </w:rPr>
            </w:pPr>
            <w:r>
              <w:rPr>
                <w:color w:val="37474F"/>
              </w:rPr>
              <w:t xml:space="preserve">          </w:t>
            </w:r>
            <w:r>
              <w:rPr>
                <w:rStyle w:val="nt"/>
                <w:color w:val="3B78E7"/>
              </w:rPr>
              <w:t>command</w:t>
            </w:r>
            <w:r>
              <w:rPr>
                <w:rStyle w:val="p"/>
                <w:color w:val="37474F"/>
              </w:rPr>
              <w:t>:</w:t>
            </w:r>
            <w:r>
              <w:rPr>
                <w:color w:val="37474F"/>
              </w:rPr>
              <w:t xml:space="preserve"> </w:t>
            </w:r>
            <w:proofErr w:type="spellStart"/>
            <w:r>
              <w:rPr>
                <w:rStyle w:val="l"/>
                <w:color w:val="37474F"/>
              </w:rPr>
              <w:t>sudo</w:t>
            </w:r>
            <w:proofErr w:type="spellEnd"/>
            <w:r>
              <w:rPr>
                <w:rStyle w:val="l"/>
                <w:color w:val="37474F"/>
              </w:rPr>
              <w:t xml:space="preserve"> pip install </w:t>
            </w:r>
            <w:proofErr w:type="spellStart"/>
            <w:r>
              <w:rPr>
                <w:rStyle w:val="l"/>
                <w:color w:val="37474F"/>
              </w:rPr>
              <w:t>awscli</w:t>
            </w:r>
            <w:proofErr w:type="spellEnd"/>
          </w:p>
          <w:p w14:paraId="0EC4CF10"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nt"/>
                <w:color w:val="3B78E7"/>
              </w:rPr>
              <w:t>run</w:t>
            </w:r>
            <w:r>
              <w:rPr>
                <w:rStyle w:val="p"/>
                <w:color w:val="37474F"/>
              </w:rPr>
              <w:t>:</w:t>
            </w:r>
          </w:p>
          <w:p w14:paraId="2F485595" w14:textId="77777777" w:rsidR="000240B6" w:rsidRDefault="000240B6" w:rsidP="000240B6">
            <w:pPr>
              <w:pStyle w:val="HTMLPreformatted"/>
              <w:textAlignment w:val="top"/>
              <w:rPr>
                <w:color w:val="37474F"/>
              </w:rPr>
            </w:pPr>
            <w:r>
              <w:rPr>
                <w:color w:val="37474F"/>
              </w:rPr>
              <w:t xml:space="preserve">          </w:t>
            </w:r>
            <w:r>
              <w:rPr>
                <w:rStyle w:val="nt"/>
                <w:color w:val="3B78E7"/>
              </w:rPr>
              <w:t>name</w:t>
            </w:r>
            <w:r>
              <w:rPr>
                <w:rStyle w:val="p"/>
                <w:color w:val="37474F"/>
              </w:rPr>
              <w:t>:</w:t>
            </w:r>
            <w:r>
              <w:rPr>
                <w:color w:val="37474F"/>
              </w:rPr>
              <w:t xml:space="preserve"> </w:t>
            </w:r>
            <w:r>
              <w:rPr>
                <w:rStyle w:val="l"/>
                <w:color w:val="37474F"/>
              </w:rPr>
              <w:t>Download packer</w:t>
            </w:r>
          </w:p>
          <w:p w14:paraId="0507F486" w14:textId="77777777" w:rsidR="000240B6" w:rsidRDefault="000240B6" w:rsidP="000240B6">
            <w:pPr>
              <w:pStyle w:val="HTMLPreformatted"/>
              <w:textAlignment w:val="top"/>
              <w:rPr>
                <w:color w:val="37474F"/>
              </w:rPr>
            </w:pPr>
            <w:r>
              <w:rPr>
                <w:color w:val="37474F"/>
              </w:rPr>
              <w:t xml:space="preserve">          </w:t>
            </w:r>
            <w:r>
              <w:rPr>
                <w:rStyle w:val="nt"/>
                <w:color w:val="3B78E7"/>
              </w:rPr>
              <w:t>command</w:t>
            </w:r>
            <w:r>
              <w:rPr>
                <w:rStyle w:val="p"/>
                <w:color w:val="37474F"/>
              </w:rPr>
              <w:t>:</w:t>
            </w:r>
            <w:r>
              <w:rPr>
                <w:color w:val="37474F"/>
              </w:rPr>
              <w:t xml:space="preserve"> </w:t>
            </w:r>
            <w:r>
              <w:rPr>
                <w:rStyle w:val="p"/>
                <w:color w:val="37474F"/>
              </w:rPr>
              <w:t>|</w:t>
            </w:r>
          </w:p>
          <w:p w14:paraId="1D3C5F6C" w14:textId="77777777" w:rsidR="000240B6" w:rsidRDefault="000240B6" w:rsidP="000240B6">
            <w:pPr>
              <w:pStyle w:val="HTMLPreformatted"/>
              <w:textAlignment w:val="top"/>
              <w:rPr>
                <w:color w:val="37474F"/>
              </w:rPr>
            </w:pPr>
            <w:r>
              <w:rPr>
                <w:color w:val="37474F"/>
              </w:rPr>
              <w:t xml:space="preserve">            </w:t>
            </w:r>
            <w:proofErr w:type="spellStart"/>
            <w:r>
              <w:rPr>
                <w:rStyle w:val="no"/>
                <w:color w:val="3E61A2"/>
              </w:rPr>
              <w:t>wget</w:t>
            </w:r>
            <w:proofErr w:type="spellEnd"/>
            <w:r>
              <w:rPr>
                <w:rStyle w:val="no"/>
                <w:color w:val="3E61A2"/>
              </w:rPr>
              <w:t xml:space="preserve"> -q https://releases.hashicorp.com/packer/1.3.4/packer_1.3.4_linux_amd64.zip</w:t>
            </w:r>
          </w:p>
          <w:p w14:paraId="30256231" w14:textId="77777777" w:rsidR="000240B6" w:rsidRDefault="000240B6" w:rsidP="000240B6">
            <w:pPr>
              <w:pStyle w:val="HTMLPreformatted"/>
              <w:textAlignment w:val="top"/>
              <w:rPr>
                <w:color w:val="37474F"/>
              </w:rPr>
            </w:pPr>
            <w:r>
              <w:rPr>
                <w:color w:val="37474F"/>
              </w:rPr>
              <w:t xml:space="preserve">            </w:t>
            </w:r>
            <w:r>
              <w:rPr>
                <w:rStyle w:val="no"/>
                <w:color w:val="3E61A2"/>
              </w:rPr>
              <w:t>unzip packer*.zip</w:t>
            </w:r>
          </w:p>
          <w:p w14:paraId="2534AEDF" w14:textId="77777777" w:rsidR="000240B6" w:rsidRDefault="000240B6" w:rsidP="000240B6">
            <w:pPr>
              <w:pStyle w:val="HTMLPreformatted"/>
              <w:textAlignment w:val="top"/>
              <w:rPr>
                <w:color w:val="37474F"/>
              </w:rPr>
            </w:pPr>
            <w:r>
              <w:rPr>
                <w:color w:val="37474F"/>
              </w:rPr>
              <w:t xml:space="preserve">            </w:t>
            </w:r>
            <w:proofErr w:type="spellStart"/>
            <w:r>
              <w:rPr>
                <w:rStyle w:val="no"/>
                <w:color w:val="3E61A2"/>
              </w:rPr>
              <w:t>chmod</w:t>
            </w:r>
            <w:proofErr w:type="spellEnd"/>
            <w:r>
              <w:rPr>
                <w:rStyle w:val="no"/>
                <w:color w:val="3E61A2"/>
              </w:rPr>
              <w:t xml:space="preserve"> +x packer</w:t>
            </w:r>
          </w:p>
          <w:p w14:paraId="712555E9"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nt"/>
                <w:color w:val="3B78E7"/>
              </w:rPr>
              <w:t>run</w:t>
            </w:r>
            <w:r>
              <w:rPr>
                <w:rStyle w:val="p"/>
                <w:color w:val="37474F"/>
              </w:rPr>
              <w:t>:</w:t>
            </w:r>
          </w:p>
          <w:p w14:paraId="405DAEA0" w14:textId="77777777" w:rsidR="000240B6" w:rsidRDefault="000240B6" w:rsidP="000240B6">
            <w:pPr>
              <w:pStyle w:val="HTMLPreformatted"/>
              <w:textAlignment w:val="top"/>
              <w:rPr>
                <w:color w:val="37474F"/>
              </w:rPr>
            </w:pPr>
            <w:r>
              <w:rPr>
                <w:color w:val="37474F"/>
              </w:rPr>
              <w:t xml:space="preserve">          </w:t>
            </w:r>
            <w:r>
              <w:rPr>
                <w:rStyle w:val="nt"/>
                <w:color w:val="3B78E7"/>
              </w:rPr>
              <w:t>name</w:t>
            </w:r>
            <w:r>
              <w:rPr>
                <w:rStyle w:val="p"/>
                <w:color w:val="37474F"/>
              </w:rPr>
              <w:t>:</w:t>
            </w:r>
            <w:r>
              <w:rPr>
                <w:color w:val="37474F"/>
              </w:rPr>
              <w:t xml:space="preserve"> </w:t>
            </w:r>
            <w:r>
              <w:rPr>
                <w:rStyle w:val="l"/>
                <w:color w:val="37474F"/>
              </w:rPr>
              <w:t>Validate Packer Template</w:t>
            </w:r>
          </w:p>
          <w:p w14:paraId="65010804" w14:textId="77777777" w:rsidR="000240B6" w:rsidRDefault="000240B6" w:rsidP="000240B6">
            <w:pPr>
              <w:pStyle w:val="HTMLPreformatted"/>
              <w:textAlignment w:val="top"/>
              <w:rPr>
                <w:color w:val="37474F"/>
              </w:rPr>
            </w:pPr>
            <w:r>
              <w:rPr>
                <w:color w:val="37474F"/>
              </w:rPr>
              <w:t xml:space="preserve">          </w:t>
            </w:r>
            <w:r>
              <w:rPr>
                <w:rStyle w:val="nt"/>
                <w:color w:val="3B78E7"/>
              </w:rPr>
              <w:t>command</w:t>
            </w:r>
            <w:proofErr w:type="gramStart"/>
            <w:r>
              <w:rPr>
                <w:rStyle w:val="p"/>
                <w:color w:val="37474F"/>
              </w:rPr>
              <w:t>:</w:t>
            </w:r>
            <w:r>
              <w:rPr>
                <w:color w:val="37474F"/>
              </w:rPr>
              <w:t xml:space="preserve"> </w:t>
            </w:r>
            <w:r>
              <w:rPr>
                <w:rStyle w:val="l"/>
                <w:color w:val="37474F"/>
              </w:rPr>
              <w:t>.</w:t>
            </w:r>
            <w:proofErr w:type="gramEnd"/>
            <w:r>
              <w:rPr>
                <w:rStyle w:val="l"/>
                <w:color w:val="37474F"/>
              </w:rPr>
              <w:t>/packer validate ubuntu-</w:t>
            </w:r>
            <w:proofErr w:type="spellStart"/>
            <w:r>
              <w:rPr>
                <w:rStyle w:val="l"/>
                <w:color w:val="37474F"/>
              </w:rPr>
              <w:t>ami</w:t>
            </w:r>
            <w:proofErr w:type="spellEnd"/>
            <w:r>
              <w:rPr>
                <w:rStyle w:val="l"/>
                <w:color w:val="37474F"/>
              </w:rPr>
              <w:t>-</w:t>
            </w:r>
            <w:proofErr w:type="spellStart"/>
            <w:r>
              <w:rPr>
                <w:rStyle w:val="l"/>
                <w:color w:val="37474F"/>
              </w:rPr>
              <w:t>template.json</w:t>
            </w:r>
            <w:proofErr w:type="spellEnd"/>
          </w:p>
          <w:p w14:paraId="739D5DC3"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color w:val="37474F"/>
              </w:rPr>
              <w:t xml:space="preserve"> </w:t>
            </w:r>
            <w:r>
              <w:rPr>
                <w:rStyle w:val="nt"/>
                <w:color w:val="3B78E7"/>
              </w:rPr>
              <w:t>run</w:t>
            </w:r>
            <w:r>
              <w:rPr>
                <w:rStyle w:val="p"/>
                <w:color w:val="37474F"/>
              </w:rPr>
              <w:t>:</w:t>
            </w:r>
          </w:p>
          <w:p w14:paraId="7722F9A6" w14:textId="77777777" w:rsidR="000240B6" w:rsidRDefault="000240B6" w:rsidP="000240B6">
            <w:pPr>
              <w:pStyle w:val="HTMLPreformatted"/>
              <w:textAlignment w:val="top"/>
              <w:rPr>
                <w:color w:val="37474F"/>
              </w:rPr>
            </w:pPr>
            <w:r>
              <w:rPr>
                <w:color w:val="37474F"/>
              </w:rPr>
              <w:t xml:space="preserve">          </w:t>
            </w:r>
            <w:r>
              <w:rPr>
                <w:rStyle w:val="nt"/>
                <w:color w:val="3B78E7"/>
              </w:rPr>
              <w:t>name</w:t>
            </w:r>
            <w:r>
              <w:rPr>
                <w:rStyle w:val="p"/>
                <w:color w:val="37474F"/>
              </w:rPr>
              <w:t>:</w:t>
            </w:r>
            <w:r>
              <w:rPr>
                <w:color w:val="37474F"/>
              </w:rPr>
              <w:t xml:space="preserve"> </w:t>
            </w:r>
            <w:r>
              <w:rPr>
                <w:rStyle w:val="l"/>
                <w:color w:val="37474F"/>
              </w:rPr>
              <w:t>Build AMI</w:t>
            </w:r>
          </w:p>
          <w:p w14:paraId="13D0403B" w14:textId="77777777" w:rsidR="000240B6" w:rsidRDefault="000240B6" w:rsidP="000240B6">
            <w:pPr>
              <w:pStyle w:val="HTMLPreformatted"/>
              <w:textAlignment w:val="top"/>
              <w:rPr>
                <w:color w:val="37474F"/>
              </w:rPr>
            </w:pPr>
            <w:r>
              <w:rPr>
                <w:color w:val="37474F"/>
              </w:rPr>
              <w:t xml:space="preserve">          </w:t>
            </w:r>
            <w:r>
              <w:rPr>
                <w:rStyle w:val="nt"/>
                <w:color w:val="3B78E7"/>
              </w:rPr>
              <w:t>command</w:t>
            </w:r>
            <w:r>
              <w:rPr>
                <w:rStyle w:val="p"/>
                <w:color w:val="37474F"/>
              </w:rPr>
              <w:t>:</w:t>
            </w:r>
            <w:r>
              <w:rPr>
                <w:color w:val="37474F"/>
              </w:rPr>
              <w:t xml:space="preserve"> </w:t>
            </w:r>
            <w:r>
              <w:rPr>
                <w:rStyle w:val="p"/>
                <w:color w:val="37474F"/>
              </w:rPr>
              <w:t>|</w:t>
            </w:r>
          </w:p>
          <w:p w14:paraId="373CD2B4" w14:textId="77777777" w:rsidR="000240B6" w:rsidRDefault="000240B6" w:rsidP="000240B6">
            <w:pPr>
              <w:pStyle w:val="HTMLPreformatted"/>
              <w:textAlignment w:val="top"/>
              <w:rPr>
                <w:color w:val="37474F"/>
              </w:rPr>
            </w:pPr>
            <w:r>
              <w:rPr>
                <w:color w:val="37474F"/>
              </w:rPr>
              <w:t xml:space="preserve">            </w:t>
            </w:r>
            <w:proofErr w:type="gramStart"/>
            <w:r>
              <w:rPr>
                <w:rStyle w:val="no"/>
                <w:color w:val="3E61A2"/>
              </w:rPr>
              <w:t>./</w:t>
            </w:r>
            <w:proofErr w:type="gramEnd"/>
            <w:r>
              <w:rPr>
                <w:rStyle w:val="no"/>
                <w:color w:val="3E61A2"/>
              </w:rPr>
              <w:t>packer build \</w:t>
            </w:r>
          </w:p>
          <w:p w14:paraId="336C10DE" w14:textId="77777777" w:rsidR="000240B6" w:rsidRDefault="000240B6" w:rsidP="000240B6">
            <w:pPr>
              <w:pStyle w:val="HTMLPreformatted"/>
              <w:textAlignment w:val="top"/>
              <w:rPr>
                <w:color w:val="37474F"/>
              </w:rPr>
            </w:pPr>
            <w:r>
              <w:rPr>
                <w:color w:val="37474F"/>
              </w:rPr>
              <w:t xml:space="preserve">            </w:t>
            </w:r>
            <w:r>
              <w:rPr>
                <w:rStyle w:val="no"/>
                <w:color w:val="3E61A2"/>
              </w:rPr>
              <w:t>-var "</w:t>
            </w:r>
            <w:proofErr w:type="spellStart"/>
            <w:r>
              <w:rPr>
                <w:rStyle w:val="no"/>
                <w:color w:val="3E61A2"/>
              </w:rPr>
              <w:t>aws_region</w:t>
            </w:r>
            <w:proofErr w:type="spellEnd"/>
            <w:r>
              <w:rPr>
                <w:rStyle w:val="no"/>
                <w:color w:val="3E61A2"/>
              </w:rPr>
              <w:t>=${AWS_REGION}" \</w:t>
            </w:r>
          </w:p>
          <w:p w14:paraId="53CFE771" w14:textId="77777777" w:rsidR="000240B6" w:rsidRDefault="000240B6" w:rsidP="000240B6">
            <w:pPr>
              <w:pStyle w:val="HTMLPreformatted"/>
              <w:textAlignment w:val="top"/>
              <w:rPr>
                <w:color w:val="37474F"/>
              </w:rPr>
            </w:pPr>
            <w:r>
              <w:rPr>
                <w:color w:val="37474F"/>
              </w:rPr>
              <w:t xml:space="preserve">            </w:t>
            </w:r>
            <w:r>
              <w:rPr>
                <w:rStyle w:val="no"/>
                <w:color w:val="3E61A2"/>
              </w:rPr>
              <w:t>-var "</w:t>
            </w:r>
            <w:proofErr w:type="spellStart"/>
            <w:r>
              <w:rPr>
                <w:rStyle w:val="no"/>
                <w:color w:val="3E61A2"/>
              </w:rPr>
              <w:t>subnet_id</w:t>
            </w:r>
            <w:proofErr w:type="spellEnd"/>
            <w:r>
              <w:rPr>
                <w:rStyle w:val="no"/>
                <w:color w:val="3E61A2"/>
              </w:rPr>
              <w:t>=${AWS_SUBNET_ID}" \</w:t>
            </w:r>
          </w:p>
          <w:p w14:paraId="69EECF3D" w14:textId="77777777" w:rsidR="000240B6" w:rsidRDefault="000240B6" w:rsidP="000240B6">
            <w:pPr>
              <w:pStyle w:val="HTMLPreformatted"/>
              <w:textAlignment w:val="top"/>
              <w:rPr>
                <w:color w:val="37474F"/>
              </w:rPr>
            </w:pPr>
            <w:r>
              <w:rPr>
                <w:color w:val="37474F"/>
              </w:rPr>
              <w:t xml:space="preserve">            </w:t>
            </w:r>
            <w:r>
              <w:rPr>
                <w:rStyle w:val="no"/>
                <w:color w:val="3E61A2"/>
              </w:rPr>
              <w:t>ubuntu-</w:t>
            </w:r>
            <w:proofErr w:type="spellStart"/>
            <w:r>
              <w:rPr>
                <w:rStyle w:val="no"/>
                <w:color w:val="3E61A2"/>
              </w:rPr>
              <w:t>ami</w:t>
            </w:r>
            <w:proofErr w:type="spellEnd"/>
            <w:r>
              <w:rPr>
                <w:rStyle w:val="no"/>
                <w:color w:val="3E61A2"/>
              </w:rPr>
              <w:t>-</w:t>
            </w:r>
            <w:proofErr w:type="spellStart"/>
            <w:proofErr w:type="gramStart"/>
            <w:r>
              <w:rPr>
                <w:rStyle w:val="no"/>
                <w:color w:val="3E61A2"/>
              </w:rPr>
              <w:t>template.json</w:t>
            </w:r>
            <w:proofErr w:type="spellEnd"/>
            <w:proofErr w:type="gramEnd"/>
          </w:p>
          <w:p w14:paraId="0991344D" w14:textId="77777777" w:rsidR="000240B6" w:rsidRDefault="000240B6"/>
        </w:tc>
      </w:tr>
    </w:tbl>
    <w:p w14:paraId="0D1B3911"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Trigger </w:t>
      </w:r>
      <w:proofErr w:type="spellStart"/>
      <w:r>
        <w:rPr>
          <w:rFonts w:ascii="Helvetica Neue" w:hAnsi="Helvetica Neue"/>
          <w:b w:val="0"/>
          <w:bCs w:val="0"/>
          <w:spacing w:val="-2"/>
        </w:rPr>
        <w:t>CircleCI</w:t>
      </w:r>
      <w:proofErr w:type="spellEnd"/>
      <w:r>
        <w:rPr>
          <w:rFonts w:ascii="Helvetica Neue" w:hAnsi="Helvetica Neue"/>
          <w:b w:val="0"/>
          <w:bCs w:val="0"/>
          <w:spacing w:val="-2"/>
        </w:rPr>
        <w:t xml:space="preserve"> Build Without GitHub Commit</w:t>
      </w:r>
      <w:hyperlink r:id="rId386" w:anchor="trigger-circleci-build-without-github-commit" w:tooltip="Permanent link" w:history="1">
        <w:r>
          <w:rPr>
            <w:rStyle w:val="Hyperlink"/>
            <w:rFonts w:ascii="Helvetica Neue" w:hAnsi="Helvetica Neue"/>
            <w:b w:val="0"/>
            <w:bCs w:val="0"/>
            <w:spacing w:val="-2"/>
            <w:u w:val="none"/>
          </w:rPr>
          <w:t>¶</w:t>
        </w:r>
      </w:hyperlink>
    </w:p>
    <w:p w14:paraId="6868F985"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lastRenderedPageBreak/>
        <w:t xml:space="preserve">You can trigger </w:t>
      </w:r>
      <w:proofErr w:type="spellStart"/>
      <w:r>
        <w:rPr>
          <w:rFonts w:ascii="Helvetica Neue" w:hAnsi="Helvetica Neue"/>
        </w:rPr>
        <w:t>CircleCI</w:t>
      </w:r>
      <w:proofErr w:type="spellEnd"/>
      <w:r>
        <w:rPr>
          <w:rFonts w:ascii="Helvetica Neue" w:hAnsi="Helvetica Neue"/>
        </w:rPr>
        <w:t xml:space="preserve"> job via </w:t>
      </w:r>
      <w:proofErr w:type="spellStart"/>
      <w:r>
        <w:rPr>
          <w:rFonts w:ascii="Helvetica Neue" w:hAnsi="Helvetica Neue"/>
        </w:rPr>
        <w:t>api</w:t>
      </w:r>
      <w:proofErr w:type="spellEnd"/>
      <w:r>
        <w:rPr>
          <w:rFonts w:ascii="Helvetica Neue" w:hAnsi="Helvetica Neue"/>
        </w:rPr>
        <w:t xml:space="preserve"> from command line using curl. See </w:t>
      </w:r>
      <w:hyperlink r:id="rId387" w:history="1">
        <w:r>
          <w:rPr>
            <w:rStyle w:val="Hyperlink"/>
            <w:rFonts w:ascii="Helvetica Neue" w:hAnsi="Helvetica Neue"/>
            <w:color w:val="2196F3"/>
            <w:u w:val="none"/>
          </w:rPr>
          <w:t>https://circleci.com/docs/2.0/api-job-trigger/</w:t>
        </w:r>
      </w:hyperlink>
      <w:r>
        <w:rPr>
          <w:rFonts w:ascii="Helvetica Neue" w:hAnsi="Helvetica Neu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9194"/>
      </w:tblGrid>
      <w:tr w:rsidR="000240B6" w14:paraId="1D1EE250" w14:textId="77777777" w:rsidTr="000240B6">
        <w:trPr>
          <w:tblCellSpacing w:w="15" w:type="dxa"/>
        </w:trPr>
        <w:tc>
          <w:tcPr>
            <w:tcW w:w="0" w:type="auto"/>
            <w:tcMar>
              <w:top w:w="0" w:type="dxa"/>
              <w:left w:w="0" w:type="dxa"/>
              <w:bottom w:w="0" w:type="dxa"/>
              <w:right w:w="0" w:type="dxa"/>
            </w:tcMar>
            <w:hideMark/>
          </w:tcPr>
          <w:p w14:paraId="1E3953F0" w14:textId="77777777" w:rsidR="000240B6" w:rsidRDefault="000240B6" w:rsidP="000240B6">
            <w:pPr>
              <w:pStyle w:val="HTMLPreformatted"/>
              <w:jc w:val="right"/>
            </w:pPr>
            <w:r>
              <w:t>1</w:t>
            </w:r>
          </w:p>
          <w:p w14:paraId="1855D1E4" w14:textId="77777777" w:rsidR="000240B6" w:rsidRDefault="000240B6" w:rsidP="000240B6">
            <w:pPr>
              <w:pStyle w:val="HTMLPreformatted"/>
              <w:jc w:val="right"/>
            </w:pPr>
            <w:r>
              <w:t>2</w:t>
            </w:r>
          </w:p>
          <w:p w14:paraId="2F61D80B" w14:textId="77777777" w:rsidR="000240B6" w:rsidRDefault="000240B6" w:rsidP="000240B6">
            <w:pPr>
              <w:pStyle w:val="HTMLPreformatted"/>
              <w:jc w:val="right"/>
            </w:pPr>
            <w:r>
              <w:t>3</w:t>
            </w:r>
          </w:p>
        </w:tc>
        <w:tc>
          <w:tcPr>
            <w:tcW w:w="0" w:type="auto"/>
            <w:tcMar>
              <w:top w:w="0" w:type="dxa"/>
              <w:left w:w="0" w:type="dxa"/>
              <w:bottom w:w="0" w:type="dxa"/>
              <w:right w:w="0" w:type="dxa"/>
            </w:tcMar>
            <w:hideMark/>
          </w:tcPr>
          <w:p w14:paraId="57A9EB05" w14:textId="77777777" w:rsidR="000240B6" w:rsidRDefault="000240B6" w:rsidP="000240B6">
            <w:pPr>
              <w:pStyle w:val="HTMLPreformatted"/>
              <w:textAlignment w:val="top"/>
              <w:rPr>
                <w:color w:val="37474F"/>
              </w:rPr>
            </w:pPr>
            <w:r>
              <w:rPr>
                <w:color w:val="37474F"/>
              </w:rPr>
              <w:t xml:space="preserve">curl -u </w:t>
            </w:r>
            <w:r>
              <w:rPr>
                <w:rStyle w:val="si"/>
                <w:color w:val="183691"/>
              </w:rPr>
              <w:t>${</w:t>
            </w:r>
            <w:r>
              <w:rPr>
                <w:rStyle w:val="nv"/>
                <w:color w:val="3E61A2"/>
              </w:rPr>
              <w:t>CIRCLE_API_USER_TOKEN</w:t>
            </w:r>
            <w:r>
              <w:rPr>
                <w:rStyle w:val="si"/>
                <w:color w:val="183691"/>
              </w:rPr>
              <w:t>}</w:t>
            </w:r>
            <w:r>
              <w:rPr>
                <w:color w:val="37474F"/>
              </w:rPr>
              <w:t xml:space="preserve"> </w:t>
            </w:r>
            <w:r>
              <w:rPr>
                <w:rStyle w:val="se"/>
                <w:color w:val="183691"/>
              </w:rPr>
              <w:t>\</w:t>
            </w:r>
          </w:p>
          <w:p w14:paraId="2CAA1488" w14:textId="77777777" w:rsidR="000240B6" w:rsidRDefault="000240B6" w:rsidP="000240B6">
            <w:pPr>
              <w:pStyle w:val="HTMLPreformatted"/>
              <w:textAlignment w:val="top"/>
              <w:rPr>
                <w:color w:val="37474F"/>
              </w:rPr>
            </w:pPr>
            <w:r>
              <w:rPr>
                <w:color w:val="37474F"/>
              </w:rPr>
              <w:t xml:space="preserve">     -d </w:t>
            </w:r>
            <w:proofErr w:type="spellStart"/>
            <w:r>
              <w:rPr>
                <w:color w:val="37474F"/>
              </w:rPr>
              <w:t>build_</w:t>
            </w:r>
            <w:proofErr w:type="gramStart"/>
            <w:r>
              <w:rPr>
                <w:color w:val="37474F"/>
              </w:rPr>
              <w:t>parameters</w:t>
            </w:r>
            <w:proofErr w:type="spellEnd"/>
            <w:r>
              <w:rPr>
                <w:rStyle w:val="o"/>
                <w:color w:val="37474F"/>
              </w:rPr>
              <w:t>[</w:t>
            </w:r>
            <w:proofErr w:type="gramEnd"/>
            <w:r>
              <w:rPr>
                <w:color w:val="37474F"/>
              </w:rPr>
              <w:t>CIRCLE_JOB</w:t>
            </w:r>
            <w:r>
              <w:rPr>
                <w:rStyle w:val="o"/>
                <w:color w:val="37474F"/>
              </w:rPr>
              <w:t>]=</w:t>
            </w:r>
            <w:r>
              <w:rPr>
                <w:color w:val="37474F"/>
              </w:rPr>
              <w:t xml:space="preserve">build </w:t>
            </w:r>
            <w:r>
              <w:rPr>
                <w:rStyle w:val="se"/>
                <w:color w:val="183691"/>
              </w:rPr>
              <w:t>\</w:t>
            </w:r>
          </w:p>
          <w:p w14:paraId="13E26699" w14:textId="77777777" w:rsidR="000240B6" w:rsidRDefault="000240B6" w:rsidP="000240B6">
            <w:pPr>
              <w:pStyle w:val="HTMLPreformatted"/>
              <w:textAlignment w:val="top"/>
              <w:rPr>
                <w:color w:val="37474F"/>
              </w:rPr>
            </w:pPr>
            <w:r>
              <w:rPr>
                <w:color w:val="37474F"/>
              </w:rPr>
              <w:t xml:space="preserve">     https://circleci.com/api/v1.1/project/&lt;vcs-type&gt;/&lt;org&gt;/&lt;repo&gt;/tree/&lt;branch&gt;</w:t>
            </w:r>
          </w:p>
          <w:p w14:paraId="6F86B01B" w14:textId="77777777" w:rsidR="000240B6" w:rsidRDefault="000240B6"/>
        </w:tc>
      </w:tr>
    </w:tbl>
    <w:p w14:paraId="44DCDD1F" w14:textId="77777777" w:rsidR="000240B6" w:rsidRDefault="000240B6" w:rsidP="000240B6">
      <w:pPr>
        <w:pStyle w:val="NormalWeb"/>
        <w:spacing w:before="240" w:beforeAutospacing="0" w:after="240" w:afterAutospacing="0"/>
        <w:rPr>
          <w:rFonts w:ascii="Helvetica Neue" w:hAnsi="Helvetica Neue"/>
        </w:rPr>
      </w:pPr>
      <w:r>
        <w:rPr>
          <w:rStyle w:val="Strong"/>
          <w:rFonts w:ascii="Helvetica Neue" w:hAnsi="Helvetica Neue"/>
        </w:rPr>
        <w:t>Example API Call</w:t>
      </w:r>
    </w:p>
    <w:p w14:paraId="681BC1BB"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 xml:space="preserve">Here’s an example </w:t>
      </w:r>
      <w:proofErr w:type="spellStart"/>
      <w:r>
        <w:rPr>
          <w:rFonts w:ascii="Helvetica Neue" w:hAnsi="Helvetica Neue"/>
        </w:rPr>
        <w:t>api</w:t>
      </w:r>
      <w:proofErr w:type="spellEnd"/>
      <w:r>
        <w:rPr>
          <w:rFonts w:ascii="Helvetica Neue" w:hAnsi="Helvetica Neue"/>
        </w:rPr>
        <w:t xml:space="preserve"> call for triggering build for </w:t>
      </w:r>
      <w:hyperlink r:id="rId388" w:history="1">
        <w:r>
          <w:rPr>
            <w:rStyle w:val="Hyperlink"/>
            <w:rFonts w:ascii="Helvetica Neue" w:hAnsi="Helvetica Neue"/>
            <w:color w:val="2196F3"/>
            <w:u w:val="none"/>
          </w:rPr>
          <w:t>https://github.com/tejasparikh/csye6225-spring2019-ami</w:t>
        </w:r>
      </w:hyperlink>
      <w:r>
        <w:rPr>
          <w:rFonts w:ascii="Helvetica Neue" w:hAnsi="Helvetica Neue"/>
        </w:rPr>
        <w:t> repository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9194"/>
      </w:tblGrid>
      <w:tr w:rsidR="000240B6" w14:paraId="788B3FF5" w14:textId="77777777" w:rsidTr="000240B6">
        <w:trPr>
          <w:tblCellSpacing w:w="15" w:type="dxa"/>
        </w:trPr>
        <w:tc>
          <w:tcPr>
            <w:tcW w:w="0" w:type="auto"/>
            <w:tcMar>
              <w:top w:w="0" w:type="dxa"/>
              <w:left w:w="0" w:type="dxa"/>
              <w:bottom w:w="0" w:type="dxa"/>
              <w:right w:w="0" w:type="dxa"/>
            </w:tcMar>
            <w:hideMark/>
          </w:tcPr>
          <w:p w14:paraId="0BE40A1D" w14:textId="77777777" w:rsidR="000240B6" w:rsidRDefault="000240B6" w:rsidP="000240B6">
            <w:pPr>
              <w:pStyle w:val="HTMLPreformatted"/>
              <w:jc w:val="right"/>
            </w:pPr>
            <w:r>
              <w:t>1</w:t>
            </w:r>
          </w:p>
          <w:p w14:paraId="4664B295" w14:textId="77777777" w:rsidR="000240B6" w:rsidRDefault="000240B6" w:rsidP="000240B6">
            <w:pPr>
              <w:pStyle w:val="HTMLPreformatted"/>
              <w:jc w:val="right"/>
            </w:pPr>
            <w:r>
              <w:t>2</w:t>
            </w:r>
          </w:p>
          <w:p w14:paraId="2023D2E0" w14:textId="77777777" w:rsidR="000240B6" w:rsidRDefault="000240B6" w:rsidP="000240B6">
            <w:pPr>
              <w:pStyle w:val="HTMLPreformatted"/>
              <w:jc w:val="right"/>
            </w:pPr>
            <w:r>
              <w:t>3</w:t>
            </w:r>
          </w:p>
        </w:tc>
        <w:tc>
          <w:tcPr>
            <w:tcW w:w="0" w:type="auto"/>
            <w:tcMar>
              <w:top w:w="0" w:type="dxa"/>
              <w:left w:w="0" w:type="dxa"/>
              <w:bottom w:w="0" w:type="dxa"/>
              <w:right w:w="0" w:type="dxa"/>
            </w:tcMar>
            <w:hideMark/>
          </w:tcPr>
          <w:p w14:paraId="195D9F90" w14:textId="77777777" w:rsidR="000240B6" w:rsidRDefault="000240B6" w:rsidP="000240B6">
            <w:pPr>
              <w:pStyle w:val="HTMLPreformatted"/>
              <w:textAlignment w:val="top"/>
              <w:rPr>
                <w:color w:val="37474F"/>
              </w:rPr>
            </w:pPr>
            <w:r>
              <w:rPr>
                <w:color w:val="37474F"/>
              </w:rPr>
              <w:t xml:space="preserve">curl -u 0a1d67cdO_PERSONAL_OR_PROJECT_TOKEN_cdbc356b0f5 </w:t>
            </w:r>
            <w:r>
              <w:rPr>
                <w:rStyle w:val="se"/>
                <w:color w:val="183691"/>
              </w:rPr>
              <w:t>\</w:t>
            </w:r>
          </w:p>
          <w:p w14:paraId="37BF1607" w14:textId="77777777" w:rsidR="000240B6" w:rsidRDefault="000240B6" w:rsidP="000240B6">
            <w:pPr>
              <w:pStyle w:val="HTMLPreformatted"/>
              <w:textAlignment w:val="top"/>
              <w:rPr>
                <w:color w:val="37474F"/>
              </w:rPr>
            </w:pPr>
            <w:r>
              <w:rPr>
                <w:color w:val="37474F"/>
              </w:rPr>
              <w:t xml:space="preserve">    -d </w:t>
            </w:r>
            <w:proofErr w:type="spellStart"/>
            <w:r>
              <w:rPr>
                <w:color w:val="37474F"/>
              </w:rPr>
              <w:t>build_</w:t>
            </w:r>
            <w:proofErr w:type="gramStart"/>
            <w:r>
              <w:rPr>
                <w:color w:val="37474F"/>
              </w:rPr>
              <w:t>parameters</w:t>
            </w:r>
            <w:proofErr w:type="spellEnd"/>
            <w:r>
              <w:rPr>
                <w:rStyle w:val="o"/>
                <w:color w:val="37474F"/>
              </w:rPr>
              <w:t>[</w:t>
            </w:r>
            <w:proofErr w:type="gramEnd"/>
            <w:r>
              <w:rPr>
                <w:color w:val="37474F"/>
              </w:rPr>
              <w:t>CIRCLE_JOB</w:t>
            </w:r>
            <w:r>
              <w:rPr>
                <w:rStyle w:val="o"/>
                <w:color w:val="37474F"/>
              </w:rPr>
              <w:t>]=</w:t>
            </w:r>
            <w:r>
              <w:rPr>
                <w:color w:val="37474F"/>
              </w:rPr>
              <w:t xml:space="preserve">build </w:t>
            </w:r>
            <w:r>
              <w:rPr>
                <w:rStyle w:val="se"/>
                <w:color w:val="183691"/>
              </w:rPr>
              <w:t>\</w:t>
            </w:r>
          </w:p>
          <w:p w14:paraId="38BCE5A8" w14:textId="77777777" w:rsidR="000240B6" w:rsidRDefault="000240B6" w:rsidP="000240B6">
            <w:pPr>
              <w:pStyle w:val="HTMLPreformatted"/>
              <w:textAlignment w:val="top"/>
              <w:rPr>
                <w:color w:val="37474F"/>
              </w:rPr>
            </w:pPr>
            <w:r>
              <w:rPr>
                <w:color w:val="37474F"/>
              </w:rPr>
              <w:t xml:space="preserve">    https://circleci.com/api/v1.1/project/github/tejasparikh/csye6225-spring2019-ami/tree/master</w:t>
            </w:r>
          </w:p>
          <w:p w14:paraId="41C33313" w14:textId="77777777" w:rsidR="000240B6" w:rsidRDefault="000240B6"/>
        </w:tc>
      </w:tr>
    </w:tbl>
    <w:p w14:paraId="112194F7" w14:textId="77777777" w:rsidR="000240B6" w:rsidRDefault="000240B6" w:rsidP="000240B6">
      <w:pPr>
        <w:pStyle w:val="admonition-title"/>
        <w:rPr>
          <w:rFonts w:ascii="Helvetica Neue" w:hAnsi="Helvetica Neue"/>
          <w:b/>
          <w:bCs/>
        </w:rPr>
      </w:pPr>
      <w:r>
        <w:rPr>
          <w:rFonts w:ascii="Helvetica Neue" w:hAnsi="Helvetica Neue"/>
          <w:b/>
          <w:bCs/>
        </w:rPr>
        <w:t>Note</w:t>
      </w:r>
    </w:p>
    <w:p w14:paraId="505C7E0E" w14:textId="77777777" w:rsidR="000240B6" w:rsidRDefault="000240B6" w:rsidP="000240B6">
      <w:pPr>
        <w:pStyle w:val="NormalWeb"/>
        <w:spacing w:before="0" w:after="0"/>
        <w:rPr>
          <w:rFonts w:ascii="Helvetica Neue" w:hAnsi="Helvetica Neue"/>
        </w:rPr>
      </w:pPr>
      <w:r>
        <w:rPr>
          <w:rFonts w:ascii="Helvetica Neue" w:hAnsi="Helvetica Neue"/>
        </w:rPr>
        <w:t>You may be prompted </w:t>
      </w:r>
      <w:r>
        <w:rPr>
          <w:rStyle w:val="err"/>
          <w:rFonts w:ascii="Courier New" w:hAnsi="Courier New" w:cs="Courier New"/>
          <w:color w:val="A61717"/>
          <w:sz w:val="16"/>
          <w:szCs w:val="16"/>
        </w:rPr>
        <w:t>Enter host password for user</w:t>
      </w:r>
      <w:r>
        <w:rPr>
          <w:rFonts w:ascii="Helvetica Neue" w:hAnsi="Helvetica Neue"/>
        </w:rPr>
        <w:t> for password. Simply hit the enter key and it should proceed.</w:t>
      </w:r>
    </w:p>
    <w:p w14:paraId="075CAD04" w14:textId="77777777" w:rsidR="000240B6" w:rsidRDefault="000240B6" w:rsidP="000240B6">
      <w:pPr>
        <w:pStyle w:val="NormalWeb"/>
        <w:spacing w:before="240" w:beforeAutospacing="0" w:after="240" w:afterAutospacing="0"/>
        <w:rPr>
          <w:rFonts w:ascii="Helvetica Neue" w:hAnsi="Helvetica Neue"/>
        </w:rPr>
      </w:pPr>
      <w:r>
        <w:rPr>
          <w:rStyle w:val="Strong"/>
          <w:rFonts w:ascii="Helvetica Neue" w:hAnsi="Helvetica Neue"/>
        </w:rPr>
        <w:t>Output of the API call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9074"/>
      </w:tblGrid>
      <w:tr w:rsidR="000240B6" w14:paraId="5D240E44" w14:textId="77777777" w:rsidTr="000240B6">
        <w:trPr>
          <w:tblCellSpacing w:w="15" w:type="dxa"/>
        </w:trPr>
        <w:tc>
          <w:tcPr>
            <w:tcW w:w="0" w:type="auto"/>
            <w:tcMar>
              <w:top w:w="0" w:type="dxa"/>
              <w:left w:w="0" w:type="dxa"/>
              <w:bottom w:w="0" w:type="dxa"/>
              <w:right w:w="0" w:type="dxa"/>
            </w:tcMar>
            <w:hideMark/>
          </w:tcPr>
          <w:p w14:paraId="09662256" w14:textId="77777777" w:rsidR="000240B6" w:rsidRDefault="000240B6" w:rsidP="000240B6">
            <w:pPr>
              <w:pStyle w:val="HTMLPreformatted"/>
              <w:jc w:val="right"/>
            </w:pPr>
            <w:r>
              <w:t xml:space="preserve"> 1</w:t>
            </w:r>
          </w:p>
          <w:p w14:paraId="2E3FF358" w14:textId="77777777" w:rsidR="000240B6" w:rsidRDefault="000240B6" w:rsidP="000240B6">
            <w:pPr>
              <w:pStyle w:val="HTMLPreformatted"/>
              <w:jc w:val="right"/>
            </w:pPr>
            <w:r>
              <w:t xml:space="preserve"> 2</w:t>
            </w:r>
          </w:p>
          <w:p w14:paraId="66672FFD" w14:textId="77777777" w:rsidR="000240B6" w:rsidRDefault="000240B6" w:rsidP="000240B6">
            <w:pPr>
              <w:pStyle w:val="HTMLPreformatted"/>
              <w:jc w:val="right"/>
            </w:pPr>
            <w:r>
              <w:t xml:space="preserve"> 3</w:t>
            </w:r>
          </w:p>
          <w:p w14:paraId="1FA8DF85" w14:textId="77777777" w:rsidR="000240B6" w:rsidRDefault="000240B6" w:rsidP="000240B6">
            <w:pPr>
              <w:pStyle w:val="HTMLPreformatted"/>
              <w:jc w:val="right"/>
            </w:pPr>
            <w:r>
              <w:t xml:space="preserve"> 4</w:t>
            </w:r>
          </w:p>
          <w:p w14:paraId="2C93A64B" w14:textId="77777777" w:rsidR="000240B6" w:rsidRDefault="000240B6" w:rsidP="000240B6">
            <w:pPr>
              <w:pStyle w:val="HTMLPreformatted"/>
              <w:jc w:val="right"/>
            </w:pPr>
            <w:r>
              <w:t xml:space="preserve"> 5</w:t>
            </w:r>
          </w:p>
          <w:p w14:paraId="375F4ED5" w14:textId="77777777" w:rsidR="000240B6" w:rsidRDefault="000240B6" w:rsidP="000240B6">
            <w:pPr>
              <w:pStyle w:val="HTMLPreformatted"/>
              <w:jc w:val="right"/>
            </w:pPr>
            <w:r>
              <w:t xml:space="preserve"> 6</w:t>
            </w:r>
          </w:p>
          <w:p w14:paraId="5E601513" w14:textId="77777777" w:rsidR="000240B6" w:rsidRDefault="000240B6" w:rsidP="000240B6">
            <w:pPr>
              <w:pStyle w:val="HTMLPreformatted"/>
              <w:jc w:val="right"/>
            </w:pPr>
            <w:r>
              <w:t xml:space="preserve"> 7</w:t>
            </w:r>
          </w:p>
          <w:p w14:paraId="27154F9F" w14:textId="77777777" w:rsidR="000240B6" w:rsidRDefault="000240B6" w:rsidP="000240B6">
            <w:pPr>
              <w:pStyle w:val="HTMLPreformatted"/>
              <w:jc w:val="right"/>
            </w:pPr>
            <w:r>
              <w:t xml:space="preserve"> 8</w:t>
            </w:r>
          </w:p>
          <w:p w14:paraId="779C58CE" w14:textId="77777777" w:rsidR="000240B6" w:rsidRDefault="000240B6" w:rsidP="000240B6">
            <w:pPr>
              <w:pStyle w:val="HTMLPreformatted"/>
              <w:jc w:val="right"/>
            </w:pPr>
            <w:r>
              <w:t xml:space="preserve"> 9</w:t>
            </w:r>
          </w:p>
          <w:p w14:paraId="4407D311" w14:textId="77777777" w:rsidR="000240B6" w:rsidRDefault="000240B6" w:rsidP="000240B6">
            <w:pPr>
              <w:pStyle w:val="HTMLPreformatted"/>
              <w:jc w:val="right"/>
            </w:pPr>
            <w:r>
              <w:t>10</w:t>
            </w:r>
          </w:p>
          <w:p w14:paraId="7B39134E" w14:textId="77777777" w:rsidR="000240B6" w:rsidRDefault="000240B6" w:rsidP="000240B6">
            <w:pPr>
              <w:pStyle w:val="HTMLPreformatted"/>
              <w:jc w:val="right"/>
            </w:pPr>
            <w:r>
              <w:t>11</w:t>
            </w:r>
          </w:p>
          <w:p w14:paraId="57A69943" w14:textId="77777777" w:rsidR="000240B6" w:rsidRDefault="000240B6" w:rsidP="000240B6">
            <w:pPr>
              <w:pStyle w:val="HTMLPreformatted"/>
              <w:jc w:val="right"/>
            </w:pPr>
            <w:r>
              <w:t>12</w:t>
            </w:r>
          </w:p>
          <w:p w14:paraId="2D5277FB" w14:textId="77777777" w:rsidR="000240B6" w:rsidRDefault="000240B6" w:rsidP="000240B6">
            <w:pPr>
              <w:pStyle w:val="HTMLPreformatted"/>
              <w:jc w:val="right"/>
            </w:pPr>
            <w:r>
              <w:t>13</w:t>
            </w:r>
          </w:p>
          <w:p w14:paraId="4FD1AD74" w14:textId="77777777" w:rsidR="000240B6" w:rsidRDefault="000240B6" w:rsidP="000240B6">
            <w:pPr>
              <w:pStyle w:val="HTMLPreformatted"/>
              <w:jc w:val="right"/>
            </w:pPr>
            <w:r>
              <w:t>14</w:t>
            </w:r>
          </w:p>
          <w:p w14:paraId="39F809BE" w14:textId="77777777" w:rsidR="000240B6" w:rsidRDefault="000240B6" w:rsidP="000240B6">
            <w:pPr>
              <w:pStyle w:val="HTMLPreformatted"/>
              <w:jc w:val="right"/>
            </w:pPr>
            <w:r>
              <w:t>15</w:t>
            </w:r>
          </w:p>
          <w:p w14:paraId="7B9A8640" w14:textId="77777777" w:rsidR="000240B6" w:rsidRDefault="000240B6" w:rsidP="000240B6">
            <w:pPr>
              <w:pStyle w:val="HTMLPreformatted"/>
              <w:jc w:val="right"/>
            </w:pPr>
            <w:r>
              <w:t>16</w:t>
            </w:r>
          </w:p>
          <w:p w14:paraId="721D4959" w14:textId="77777777" w:rsidR="000240B6" w:rsidRDefault="000240B6" w:rsidP="000240B6">
            <w:pPr>
              <w:pStyle w:val="HTMLPreformatted"/>
              <w:jc w:val="right"/>
            </w:pPr>
            <w:r>
              <w:t>17</w:t>
            </w:r>
          </w:p>
          <w:p w14:paraId="6893BE29" w14:textId="77777777" w:rsidR="000240B6" w:rsidRDefault="000240B6" w:rsidP="000240B6">
            <w:pPr>
              <w:pStyle w:val="HTMLPreformatted"/>
              <w:jc w:val="right"/>
            </w:pPr>
            <w:r>
              <w:t>18</w:t>
            </w:r>
          </w:p>
          <w:p w14:paraId="06F31B37" w14:textId="77777777" w:rsidR="000240B6" w:rsidRDefault="000240B6" w:rsidP="000240B6">
            <w:pPr>
              <w:pStyle w:val="HTMLPreformatted"/>
              <w:jc w:val="right"/>
            </w:pPr>
            <w:r>
              <w:t>19</w:t>
            </w:r>
          </w:p>
          <w:p w14:paraId="3767CB2C" w14:textId="77777777" w:rsidR="000240B6" w:rsidRDefault="000240B6" w:rsidP="000240B6">
            <w:pPr>
              <w:pStyle w:val="HTMLPreformatted"/>
              <w:jc w:val="right"/>
            </w:pPr>
            <w:r>
              <w:t>20</w:t>
            </w:r>
          </w:p>
          <w:p w14:paraId="23EA27AF" w14:textId="77777777" w:rsidR="000240B6" w:rsidRDefault="000240B6" w:rsidP="000240B6">
            <w:pPr>
              <w:pStyle w:val="HTMLPreformatted"/>
              <w:jc w:val="right"/>
            </w:pPr>
            <w:r>
              <w:t>21</w:t>
            </w:r>
          </w:p>
          <w:p w14:paraId="6901301A" w14:textId="77777777" w:rsidR="000240B6" w:rsidRDefault="000240B6" w:rsidP="000240B6">
            <w:pPr>
              <w:pStyle w:val="HTMLPreformatted"/>
              <w:jc w:val="right"/>
            </w:pPr>
            <w:r>
              <w:t>22</w:t>
            </w:r>
          </w:p>
          <w:p w14:paraId="6D9F32E1" w14:textId="77777777" w:rsidR="000240B6" w:rsidRDefault="000240B6" w:rsidP="000240B6">
            <w:pPr>
              <w:pStyle w:val="HTMLPreformatted"/>
              <w:jc w:val="right"/>
            </w:pPr>
            <w:r>
              <w:t>23</w:t>
            </w:r>
          </w:p>
          <w:p w14:paraId="0F6FCEFD" w14:textId="77777777" w:rsidR="000240B6" w:rsidRDefault="000240B6" w:rsidP="000240B6">
            <w:pPr>
              <w:pStyle w:val="HTMLPreformatted"/>
              <w:jc w:val="right"/>
            </w:pPr>
            <w:r>
              <w:t>24</w:t>
            </w:r>
          </w:p>
          <w:p w14:paraId="4F646D17" w14:textId="77777777" w:rsidR="000240B6" w:rsidRDefault="000240B6" w:rsidP="000240B6">
            <w:pPr>
              <w:pStyle w:val="HTMLPreformatted"/>
              <w:jc w:val="right"/>
            </w:pPr>
            <w:r>
              <w:t>25</w:t>
            </w:r>
          </w:p>
          <w:p w14:paraId="5AB9F980" w14:textId="77777777" w:rsidR="000240B6" w:rsidRDefault="000240B6" w:rsidP="000240B6">
            <w:pPr>
              <w:pStyle w:val="HTMLPreformatted"/>
              <w:jc w:val="right"/>
            </w:pPr>
            <w:r>
              <w:t>26</w:t>
            </w:r>
          </w:p>
          <w:p w14:paraId="2BA57DCA" w14:textId="77777777" w:rsidR="000240B6" w:rsidRDefault="000240B6" w:rsidP="000240B6">
            <w:pPr>
              <w:pStyle w:val="HTMLPreformatted"/>
              <w:jc w:val="right"/>
            </w:pPr>
            <w:r>
              <w:t>27</w:t>
            </w:r>
          </w:p>
          <w:p w14:paraId="06D78381" w14:textId="77777777" w:rsidR="000240B6" w:rsidRDefault="000240B6" w:rsidP="000240B6">
            <w:pPr>
              <w:pStyle w:val="HTMLPreformatted"/>
              <w:jc w:val="right"/>
            </w:pPr>
            <w:r>
              <w:lastRenderedPageBreak/>
              <w:t>28</w:t>
            </w:r>
          </w:p>
          <w:p w14:paraId="14DCAC88" w14:textId="77777777" w:rsidR="000240B6" w:rsidRDefault="000240B6" w:rsidP="000240B6">
            <w:pPr>
              <w:pStyle w:val="HTMLPreformatted"/>
              <w:jc w:val="right"/>
            </w:pPr>
            <w:r>
              <w:t>29</w:t>
            </w:r>
          </w:p>
          <w:p w14:paraId="70D38783" w14:textId="77777777" w:rsidR="000240B6" w:rsidRDefault="000240B6" w:rsidP="000240B6">
            <w:pPr>
              <w:pStyle w:val="HTMLPreformatted"/>
              <w:jc w:val="right"/>
            </w:pPr>
            <w:r>
              <w:t>30</w:t>
            </w:r>
          </w:p>
          <w:p w14:paraId="7E02AFF0" w14:textId="77777777" w:rsidR="000240B6" w:rsidRDefault="000240B6" w:rsidP="000240B6">
            <w:pPr>
              <w:pStyle w:val="HTMLPreformatted"/>
              <w:jc w:val="right"/>
            </w:pPr>
            <w:r>
              <w:t>31</w:t>
            </w:r>
          </w:p>
          <w:p w14:paraId="48247410" w14:textId="77777777" w:rsidR="000240B6" w:rsidRDefault="000240B6" w:rsidP="000240B6">
            <w:pPr>
              <w:pStyle w:val="HTMLPreformatted"/>
              <w:jc w:val="right"/>
            </w:pPr>
            <w:r>
              <w:t>32</w:t>
            </w:r>
          </w:p>
          <w:p w14:paraId="3985569D" w14:textId="77777777" w:rsidR="000240B6" w:rsidRDefault="000240B6" w:rsidP="000240B6">
            <w:pPr>
              <w:pStyle w:val="HTMLPreformatted"/>
              <w:jc w:val="right"/>
            </w:pPr>
            <w:r>
              <w:t>33</w:t>
            </w:r>
          </w:p>
          <w:p w14:paraId="4B58A5D8" w14:textId="77777777" w:rsidR="000240B6" w:rsidRDefault="000240B6" w:rsidP="000240B6">
            <w:pPr>
              <w:pStyle w:val="HTMLPreformatted"/>
              <w:jc w:val="right"/>
            </w:pPr>
            <w:r>
              <w:t>34</w:t>
            </w:r>
          </w:p>
          <w:p w14:paraId="22DF1D06" w14:textId="77777777" w:rsidR="000240B6" w:rsidRDefault="000240B6" w:rsidP="000240B6">
            <w:pPr>
              <w:pStyle w:val="HTMLPreformatted"/>
              <w:jc w:val="right"/>
            </w:pPr>
            <w:r>
              <w:t>35</w:t>
            </w:r>
          </w:p>
          <w:p w14:paraId="64692294" w14:textId="77777777" w:rsidR="000240B6" w:rsidRDefault="000240B6" w:rsidP="000240B6">
            <w:pPr>
              <w:pStyle w:val="HTMLPreformatted"/>
              <w:jc w:val="right"/>
            </w:pPr>
            <w:r>
              <w:t>36</w:t>
            </w:r>
          </w:p>
          <w:p w14:paraId="306078D5" w14:textId="77777777" w:rsidR="000240B6" w:rsidRDefault="000240B6" w:rsidP="000240B6">
            <w:pPr>
              <w:pStyle w:val="HTMLPreformatted"/>
              <w:jc w:val="right"/>
            </w:pPr>
            <w:r>
              <w:t>37</w:t>
            </w:r>
          </w:p>
          <w:p w14:paraId="000860E5" w14:textId="77777777" w:rsidR="000240B6" w:rsidRDefault="000240B6" w:rsidP="000240B6">
            <w:pPr>
              <w:pStyle w:val="HTMLPreformatted"/>
              <w:jc w:val="right"/>
            </w:pPr>
            <w:r>
              <w:t>38</w:t>
            </w:r>
          </w:p>
          <w:p w14:paraId="5C79D8AD" w14:textId="77777777" w:rsidR="000240B6" w:rsidRDefault="000240B6" w:rsidP="000240B6">
            <w:pPr>
              <w:pStyle w:val="HTMLPreformatted"/>
              <w:jc w:val="right"/>
            </w:pPr>
            <w:r>
              <w:t>39</w:t>
            </w:r>
          </w:p>
          <w:p w14:paraId="497A5A7C" w14:textId="77777777" w:rsidR="000240B6" w:rsidRDefault="000240B6" w:rsidP="000240B6">
            <w:pPr>
              <w:pStyle w:val="HTMLPreformatted"/>
              <w:jc w:val="right"/>
            </w:pPr>
            <w:r>
              <w:t>40</w:t>
            </w:r>
          </w:p>
          <w:p w14:paraId="75EE3543" w14:textId="77777777" w:rsidR="000240B6" w:rsidRDefault="000240B6" w:rsidP="000240B6">
            <w:pPr>
              <w:pStyle w:val="HTMLPreformatted"/>
              <w:jc w:val="right"/>
            </w:pPr>
            <w:r>
              <w:t>41</w:t>
            </w:r>
          </w:p>
          <w:p w14:paraId="4E7E52F6" w14:textId="77777777" w:rsidR="000240B6" w:rsidRDefault="000240B6" w:rsidP="000240B6">
            <w:pPr>
              <w:pStyle w:val="HTMLPreformatted"/>
              <w:jc w:val="right"/>
            </w:pPr>
            <w:r>
              <w:t>42</w:t>
            </w:r>
          </w:p>
          <w:p w14:paraId="5F417883" w14:textId="77777777" w:rsidR="000240B6" w:rsidRDefault="000240B6" w:rsidP="000240B6">
            <w:pPr>
              <w:pStyle w:val="HTMLPreformatted"/>
              <w:jc w:val="right"/>
            </w:pPr>
            <w:r>
              <w:t>43</w:t>
            </w:r>
          </w:p>
          <w:p w14:paraId="6DB92EED" w14:textId="77777777" w:rsidR="000240B6" w:rsidRDefault="000240B6" w:rsidP="000240B6">
            <w:pPr>
              <w:pStyle w:val="HTMLPreformatted"/>
              <w:jc w:val="right"/>
            </w:pPr>
            <w:r>
              <w:t>44</w:t>
            </w:r>
          </w:p>
          <w:p w14:paraId="744A252B" w14:textId="77777777" w:rsidR="000240B6" w:rsidRDefault="000240B6" w:rsidP="000240B6">
            <w:pPr>
              <w:pStyle w:val="HTMLPreformatted"/>
              <w:jc w:val="right"/>
            </w:pPr>
            <w:r>
              <w:t>45</w:t>
            </w:r>
          </w:p>
          <w:p w14:paraId="5B80D230" w14:textId="77777777" w:rsidR="000240B6" w:rsidRDefault="000240B6" w:rsidP="000240B6">
            <w:pPr>
              <w:pStyle w:val="HTMLPreformatted"/>
              <w:jc w:val="right"/>
            </w:pPr>
            <w:r>
              <w:t>46</w:t>
            </w:r>
          </w:p>
          <w:p w14:paraId="780C671B" w14:textId="77777777" w:rsidR="000240B6" w:rsidRDefault="000240B6" w:rsidP="000240B6">
            <w:pPr>
              <w:pStyle w:val="HTMLPreformatted"/>
              <w:jc w:val="right"/>
            </w:pPr>
            <w:r>
              <w:t>47</w:t>
            </w:r>
          </w:p>
          <w:p w14:paraId="0EDC77B0" w14:textId="77777777" w:rsidR="000240B6" w:rsidRDefault="000240B6" w:rsidP="000240B6">
            <w:pPr>
              <w:pStyle w:val="HTMLPreformatted"/>
              <w:jc w:val="right"/>
            </w:pPr>
            <w:r>
              <w:t>48</w:t>
            </w:r>
          </w:p>
          <w:p w14:paraId="3AE85E99" w14:textId="77777777" w:rsidR="000240B6" w:rsidRDefault="000240B6" w:rsidP="000240B6">
            <w:pPr>
              <w:pStyle w:val="HTMLPreformatted"/>
              <w:jc w:val="right"/>
            </w:pPr>
            <w:r>
              <w:t>49</w:t>
            </w:r>
          </w:p>
          <w:p w14:paraId="7F81EE3E" w14:textId="77777777" w:rsidR="000240B6" w:rsidRDefault="000240B6" w:rsidP="000240B6">
            <w:pPr>
              <w:pStyle w:val="HTMLPreformatted"/>
              <w:jc w:val="right"/>
            </w:pPr>
            <w:r>
              <w:t>50</w:t>
            </w:r>
          </w:p>
          <w:p w14:paraId="369DB87C" w14:textId="77777777" w:rsidR="000240B6" w:rsidRDefault="000240B6" w:rsidP="000240B6">
            <w:pPr>
              <w:pStyle w:val="HTMLPreformatted"/>
              <w:jc w:val="right"/>
            </w:pPr>
            <w:r>
              <w:t>51</w:t>
            </w:r>
          </w:p>
          <w:p w14:paraId="5BBB3F8B" w14:textId="77777777" w:rsidR="000240B6" w:rsidRDefault="000240B6" w:rsidP="000240B6">
            <w:pPr>
              <w:pStyle w:val="HTMLPreformatted"/>
              <w:jc w:val="right"/>
            </w:pPr>
            <w:r>
              <w:t>52</w:t>
            </w:r>
          </w:p>
          <w:p w14:paraId="398190D0" w14:textId="77777777" w:rsidR="000240B6" w:rsidRDefault="000240B6" w:rsidP="000240B6">
            <w:pPr>
              <w:pStyle w:val="HTMLPreformatted"/>
              <w:jc w:val="right"/>
            </w:pPr>
            <w:r>
              <w:t>53</w:t>
            </w:r>
          </w:p>
          <w:p w14:paraId="3A9D42D2" w14:textId="77777777" w:rsidR="000240B6" w:rsidRDefault="000240B6" w:rsidP="000240B6">
            <w:pPr>
              <w:pStyle w:val="HTMLPreformatted"/>
              <w:jc w:val="right"/>
            </w:pPr>
            <w:r>
              <w:t>54</w:t>
            </w:r>
          </w:p>
          <w:p w14:paraId="3E19422A" w14:textId="77777777" w:rsidR="000240B6" w:rsidRDefault="000240B6" w:rsidP="000240B6">
            <w:pPr>
              <w:pStyle w:val="HTMLPreformatted"/>
              <w:jc w:val="right"/>
            </w:pPr>
            <w:r>
              <w:t>55</w:t>
            </w:r>
          </w:p>
          <w:p w14:paraId="6A0C10DC" w14:textId="77777777" w:rsidR="000240B6" w:rsidRDefault="000240B6" w:rsidP="000240B6">
            <w:pPr>
              <w:pStyle w:val="HTMLPreformatted"/>
              <w:jc w:val="right"/>
            </w:pPr>
            <w:r>
              <w:t>56</w:t>
            </w:r>
          </w:p>
          <w:p w14:paraId="6BEFAC53" w14:textId="77777777" w:rsidR="000240B6" w:rsidRDefault="000240B6" w:rsidP="000240B6">
            <w:pPr>
              <w:pStyle w:val="HTMLPreformatted"/>
              <w:jc w:val="right"/>
            </w:pPr>
            <w:r>
              <w:t>57</w:t>
            </w:r>
          </w:p>
          <w:p w14:paraId="64B2D546" w14:textId="77777777" w:rsidR="000240B6" w:rsidRDefault="000240B6" w:rsidP="000240B6">
            <w:pPr>
              <w:pStyle w:val="HTMLPreformatted"/>
              <w:jc w:val="right"/>
            </w:pPr>
            <w:r>
              <w:t>58</w:t>
            </w:r>
          </w:p>
          <w:p w14:paraId="3BACD8A3" w14:textId="77777777" w:rsidR="000240B6" w:rsidRDefault="000240B6" w:rsidP="000240B6">
            <w:pPr>
              <w:pStyle w:val="HTMLPreformatted"/>
              <w:jc w:val="right"/>
            </w:pPr>
            <w:r>
              <w:t>59</w:t>
            </w:r>
          </w:p>
          <w:p w14:paraId="70FFC8DE" w14:textId="77777777" w:rsidR="000240B6" w:rsidRDefault="000240B6" w:rsidP="000240B6">
            <w:pPr>
              <w:pStyle w:val="HTMLPreformatted"/>
              <w:jc w:val="right"/>
            </w:pPr>
            <w:r>
              <w:t>60</w:t>
            </w:r>
          </w:p>
          <w:p w14:paraId="1FC9DCD2" w14:textId="77777777" w:rsidR="000240B6" w:rsidRDefault="000240B6" w:rsidP="000240B6">
            <w:pPr>
              <w:pStyle w:val="HTMLPreformatted"/>
              <w:jc w:val="right"/>
            </w:pPr>
            <w:r>
              <w:t>61</w:t>
            </w:r>
          </w:p>
          <w:p w14:paraId="1E29149F" w14:textId="77777777" w:rsidR="000240B6" w:rsidRDefault="000240B6" w:rsidP="000240B6">
            <w:pPr>
              <w:pStyle w:val="HTMLPreformatted"/>
              <w:jc w:val="right"/>
            </w:pPr>
            <w:r>
              <w:t>62</w:t>
            </w:r>
          </w:p>
          <w:p w14:paraId="2908D14F" w14:textId="77777777" w:rsidR="000240B6" w:rsidRDefault="000240B6" w:rsidP="000240B6">
            <w:pPr>
              <w:pStyle w:val="HTMLPreformatted"/>
              <w:jc w:val="right"/>
            </w:pPr>
            <w:r>
              <w:t>63</w:t>
            </w:r>
          </w:p>
          <w:p w14:paraId="52528A5B" w14:textId="77777777" w:rsidR="000240B6" w:rsidRDefault="000240B6" w:rsidP="000240B6">
            <w:pPr>
              <w:pStyle w:val="HTMLPreformatted"/>
              <w:jc w:val="right"/>
            </w:pPr>
            <w:r>
              <w:t>64</w:t>
            </w:r>
          </w:p>
          <w:p w14:paraId="4392A9EA" w14:textId="77777777" w:rsidR="000240B6" w:rsidRDefault="000240B6" w:rsidP="000240B6">
            <w:pPr>
              <w:pStyle w:val="HTMLPreformatted"/>
              <w:jc w:val="right"/>
            </w:pPr>
            <w:r>
              <w:t>65</w:t>
            </w:r>
          </w:p>
          <w:p w14:paraId="6C8D3C37" w14:textId="77777777" w:rsidR="000240B6" w:rsidRDefault="000240B6" w:rsidP="000240B6">
            <w:pPr>
              <w:pStyle w:val="HTMLPreformatted"/>
              <w:jc w:val="right"/>
            </w:pPr>
            <w:r>
              <w:t>66</w:t>
            </w:r>
          </w:p>
          <w:p w14:paraId="014BEB64" w14:textId="77777777" w:rsidR="000240B6" w:rsidRDefault="000240B6" w:rsidP="000240B6">
            <w:pPr>
              <w:pStyle w:val="HTMLPreformatted"/>
              <w:jc w:val="right"/>
            </w:pPr>
            <w:r>
              <w:t>67</w:t>
            </w:r>
          </w:p>
          <w:p w14:paraId="589213E6" w14:textId="77777777" w:rsidR="000240B6" w:rsidRDefault="000240B6" w:rsidP="000240B6">
            <w:pPr>
              <w:pStyle w:val="HTMLPreformatted"/>
              <w:jc w:val="right"/>
            </w:pPr>
            <w:r>
              <w:t>68</w:t>
            </w:r>
          </w:p>
          <w:p w14:paraId="77123DB6" w14:textId="77777777" w:rsidR="000240B6" w:rsidRDefault="000240B6" w:rsidP="000240B6">
            <w:pPr>
              <w:pStyle w:val="HTMLPreformatted"/>
              <w:jc w:val="right"/>
            </w:pPr>
            <w:r>
              <w:t>69</w:t>
            </w:r>
          </w:p>
          <w:p w14:paraId="11D66EA6" w14:textId="77777777" w:rsidR="000240B6" w:rsidRDefault="000240B6" w:rsidP="000240B6">
            <w:pPr>
              <w:pStyle w:val="HTMLPreformatted"/>
              <w:jc w:val="right"/>
            </w:pPr>
            <w:r>
              <w:t>70</w:t>
            </w:r>
          </w:p>
          <w:p w14:paraId="6A5F8FC6" w14:textId="77777777" w:rsidR="000240B6" w:rsidRDefault="000240B6" w:rsidP="000240B6">
            <w:pPr>
              <w:pStyle w:val="HTMLPreformatted"/>
              <w:jc w:val="right"/>
            </w:pPr>
            <w:r>
              <w:t>71</w:t>
            </w:r>
          </w:p>
          <w:p w14:paraId="6F1B84FB" w14:textId="77777777" w:rsidR="000240B6" w:rsidRDefault="000240B6" w:rsidP="000240B6">
            <w:pPr>
              <w:pStyle w:val="HTMLPreformatted"/>
              <w:jc w:val="right"/>
            </w:pPr>
            <w:r>
              <w:t>72</w:t>
            </w:r>
          </w:p>
        </w:tc>
        <w:tc>
          <w:tcPr>
            <w:tcW w:w="0" w:type="auto"/>
            <w:tcMar>
              <w:top w:w="0" w:type="dxa"/>
              <w:left w:w="0" w:type="dxa"/>
              <w:bottom w:w="0" w:type="dxa"/>
              <w:right w:w="0" w:type="dxa"/>
            </w:tcMar>
            <w:hideMark/>
          </w:tcPr>
          <w:p w14:paraId="0DC97A29" w14:textId="77777777" w:rsidR="000240B6" w:rsidRDefault="000240B6" w:rsidP="000240B6">
            <w:pPr>
              <w:pStyle w:val="HTMLPreformatted"/>
              <w:textAlignment w:val="top"/>
              <w:rPr>
                <w:color w:val="37474F"/>
              </w:rPr>
            </w:pPr>
            <w:r>
              <w:rPr>
                <w:rStyle w:val="p"/>
                <w:color w:val="37474F"/>
              </w:rPr>
              <w:lastRenderedPageBreak/>
              <w:t>{</w:t>
            </w:r>
          </w:p>
          <w:p w14:paraId="05603CCE" w14:textId="77777777" w:rsidR="000240B6" w:rsidRDefault="000240B6" w:rsidP="000240B6">
            <w:pPr>
              <w:pStyle w:val="HTMLPreformatted"/>
              <w:textAlignment w:val="top"/>
              <w:rPr>
                <w:color w:val="37474F"/>
              </w:rPr>
            </w:pPr>
            <w:r>
              <w:rPr>
                <w:color w:val="37474F"/>
              </w:rPr>
              <w:t xml:space="preserve">  </w:t>
            </w:r>
            <w:r>
              <w:rPr>
                <w:rStyle w:val="nt"/>
                <w:color w:val="3B78E7"/>
              </w:rPr>
              <w:t>"compare</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5809705E"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previous_successful_build</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p"/>
                <w:color w:val="37474F"/>
              </w:rPr>
              <w:t>{</w:t>
            </w:r>
          </w:p>
          <w:p w14:paraId="7D28B590"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build_num</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mi"/>
                <w:color w:val="E74C3C"/>
              </w:rPr>
              <w:t>6</w:t>
            </w:r>
            <w:r>
              <w:rPr>
                <w:rStyle w:val="p"/>
                <w:color w:val="37474F"/>
              </w:rPr>
              <w:t>,</w:t>
            </w:r>
          </w:p>
          <w:p w14:paraId="1DCA5957" w14:textId="77777777" w:rsidR="000240B6" w:rsidRDefault="000240B6" w:rsidP="000240B6">
            <w:pPr>
              <w:pStyle w:val="HTMLPreformatted"/>
              <w:textAlignment w:val="top"/>
              <w:rPr>
                <w:color w:val="37474F"/>
              </w:rPr>
            </w:pPr>
            <w:r>
              <w:rPr>
                <w:color w:val="37474F"/>
              </w:rPr>
              <w:t xml:space="preserve">    </w:t>
            </w:r>
            <w:r>
              <w:rPr>
                <w:rStyle w:val="nt"/>
                <w:color w:val="3B78E7"/>
              </w:rPr>
              <w:t>"status</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"success"</w:t>
            </w:r>
            <w:r>
              <w:rPr>
                <w:rStyle w:val="p"/>
                <w:color w:val="37474F"/>
              </w:rPr>
              <w:t>,</w:t>
            </w:r>
          </w:p>
          <w:p w14:paraId="76D2142D"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build_time_millis</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mi"/>
                <w:color w:val="E74C3C"/>
              </w:rPr>
              <w:t>323972</w:t>
            </w:r>
          </w:p>
          <w:p w14:paraId="745CFDAD"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2E7CD574"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build_parameters</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p"/>
                <w:color w:val="37474F"/>
              </w:rPr>
              <w:t>{</w:t>
            </w:r>
          </w:p>
          <w:p w14:paraId="06158382" w14:textId="77777777" w:rsidR="000240B6" w:rsidRDefault="000240B6" w:rsidP="000240B6">
            <w:pPr>
              <w:pStyle w:val="HTMLPreformatted"/>
              <w:textAlignment w:val="top"/>
              <w:rPr>
                <w:color w:val="37474F"/>
              </w:rPr>
            </w:pPr>
            <w:r>
              <w:rPr>
                <w:color w:val="37474F"/>
              </w:rPr>
              <w:t xml:space="preserve">    </w:t>
            </w:r>
            <w:r>
              <w:rPr>
                <w:rStyle w:val="nt"/>
                <w:color w:val="3B78E7"/>
              </w:rPr>
              <w:t>"CIRCLE_JOB</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"build"</w:t>
            </w:r>
          </w:p>
          <w:p w14:paraId="0262C6D5"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22727A20"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oss</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true</w:t>
            </w:r>
            <w:r>
              <w:rPr>
                <w:rStyle w:val="p"/>
                <w:color w:val="37474F"/>
              </w:rPr>
              <w:t>,</w:t>
            </w:r>
          </w:p>
          <w:p w14:paraId="1CC3DF91"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committer_date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2164822A" w14:textId="77777777" w:rsidR="000240B6" w:rsidRDefault="000240B6" w:rsidP="000240B6">
            <w:pPr>
              <w:pStyle w:val="HTMLPreformatted"/>
              <w:textAlignment w:val="top"/>
              <w:rPr>
                <w:color w:val="37474F"/>
              </w:rPr>
            </w:pPr>
            <w:r>
              <w:rPr>
                <w:color w:val="37474F"/>
              </w:rPr>
              <w:t xml:space="preserve">  </w:t>
            </w:r>
            <w:r>
              <w:rPr>
                <w:rStyle w:val="nt"/>
                <w:color w:val="3B78E7"/>
              </w:rPr>
              <w:t>"body</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27E2397C"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usage_queued_at</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"2019-03-10T21:23:16.702Z"</w:t>
            </w:r>
            <w:r>
              <w:rPr>
                <w:rStyle w:val="p"/>
                <w:color w:val="37474F"/>
              </w:rPr>
              <w:t>,</w:t>
            </w:r>
          </w:p>
          <w:p w14:paraId="2CC414AD"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fail_reason</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795A0763"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retry_of</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0DDA594E"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reponame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"csye6225-spring2019-ami"</w:t>
            </w:r>
            <w:r>
              <w:rPr>
                <w:rStyle w:val="p"/>
                <w:color w:val="37474F"/>
              </w:rPr>
              <w:t>,</w:t>
            </w:r>
          </w:p>
          <w:p w14:paraId="0CA0AE07"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ssh_users</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p"/>
                <w:color w:val="37474F"/>
              </w:rPr>
              <w:t>[</w:t>
            </w:r>
            <w:r>
              <w:rPr>
                <w:color w:val="37474F"/>
              </w:rPr>
              <w:t xml:space="preserve"> </w:t>
            </w:r>
            <w:r>
              <w:rPr>
                <w:rStyle w:val="p"/>
                <w:color w:val="37474F"/>
              </w:rPr>
              <w:t>],</w:t>
            </w:r>
          </w:p>
          <w:p w14:paraId="0B40E7DC"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build_url</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"https://circleci.com/</w:t>
            </w:r>
            <w:proofErr w:type="spellStart"/>
            <w:r>
              <w:rPr>
                <w:rStyle w:val="s2"/>
                <w:color w:val="0D904F"/>
              </w:rPr>
              <w:t>gh</w:t>
            </w:r>
            <w:proofErr w:type="spellEnd"/>
            <w:r>
              <w:rPr>
                <w:rStyle w:val="s2"/>
                <w:color w:val="0D904F"/>
              </w:rPr>
              <w:t>/</w:t>
            </w:r>
            <w:proofErr w:type="spellStart"/>
            <w:r>
              <w:rPr>
                <w:rStyle w:val="s2"/>
                <w:color w:val="0D904F"/>
              </w:rPr>
              <w:t>tejasparikh</w:t>
            </w:r>
            <w:proofErr w:type="spellEnd"/>
            <w:r>
              <w:rPr>
                <w:rStyle w:val="s2"/>
                <w:color w:val="0D904F"/>
              </w:rPr>
              <w:t>/csye6225-spring2019-ami/7"</w:t>
            </w:r>
            <w:r>
              <w:rPr>
                <w:rStyle w:val="p"/>
                <w:color w:val="37474F"/>
              </w:rPr>
              <w:t>,</w:t>
            </w:r>
          </w:p>
          <w:p w14:paraId="540BA7EE" w14:textId="77777777" w:rsidR="000240B6" w:rsidRDefault="000240B6" w:rsidP="000240B6">
            <w:pPr>
              <w:pStyle w:val="HTMLPreformatted"/>
              <w:textAlignment w:val="top"/>
              <w:rPr>
                <w:color w:val="37474F"/>
              </w:rPr>
            </w:pPr>
            <w:r>
              <w:rPr>
                <w:color w:val="37474F"/>
              </w:rPr>
              <w:t xml:space="preserve">  </w:t>
            </w:r>
            <w:r>
              <w:rPr>
                <w:rStyle w:val="nt"/>
                <w:color w:val="3B78E7"/>
              </w:rPr>
              <w:t>"parallel</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mi"/>
                <w:color w:val="E74C3C"/>
              </w:rPr>
              <w:t>1</w:t>
            </w:r>
            <w:r>
              <w:rPr>
                <w:rStyle w:val="p"/>
                <w:color w:val="37474F"/>
              </w:rPr>
              <w:t>,</w:t>
            </w:r>
          </w:p>
          <w:p w14:paraId="5E363A76" w14:textId="77777777" w:rsidR="000240B6" w:rsidRDefault="000240B6" w:rsidP="000240B6">
            <w:pPr>
              <w:pStyle w:val="HTMLPreformatted"/>
              <w:textAlignment w:val="top"/>
              <w:rPr>
                <w:color w:val="37474F"/>
              </w:rPr>
            </w:pPr>
            <w:r>
              <w:rPr>
                <w:color w:val="37474F"/>
              </w:rPr>
              <w:t xml:space="preserve">  </w:t>
            </w:r>
            <w:r>
              <w:rPr>
                <w:rStyle w:val="nt"/>
                <w:color w:val="3B78E7"/>
              </w:rPr>
              <w:t>"failed</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616DBB60" w14:textId="77777777" w:rsidR="000240B6" w:rsidRDefault="000240B6" w:rsidP="000240B6">
            <w:pPr>
              <w:pStyle w:val="HTMLPreformatted"/>
              <w:textAlignment w:val="top"/>
              <w:rPr>
                <w:color w:val="37474F"/>
              </w:rPr>
            </w:pPr>
            <w:r>
              <w:rPr>
                <w:color w:val="37474F"/>
              </w:rPr>
              <w:t xml:space="preserve">  </w:t>
            </w:r>
            <w:r>
              <w:rPr>
                <w:rStyle w:val="nt"/>
                <w:color w:val="3B78E7"/>
              </w:rPr>
              <w:t>"branch</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"master"</w:t>
            </w:r>
            <w:r>
              <w:rPr>
                <w:rStyle w:val="p"/>
                <w:color w:val="37474F"/>
              </w:rPr>
              <w:t>,</w:t>
            </w:r>
          </w:p>
          <w:p w14:paraId="49BA2B0A" w14:textId="77777777" w:rsidR="000240B6" w:rsidRDefault="000240B6" w:rsidP="000240B6">
            <w:pPr>
              <w:pStyle w:val="HTMLPreformatted"/>
              <w:textAlignment w:val="top"/>
              <w:rPr>
                <w:color w:val="37474F"/>
              </w:rPr>
            </w:pPr>
            <w:r>
              <w:rPr>
                <w:color w:val="37474F"/>
              </w:rPr>
              <w:t xml:space="preserve">  </w:t>
            </w:r>
            <w:r>
              <w:rPr>
                <w:rStyle w:val="nt"/>
                <w:color w:val="3B78E7"/>
              </w:rPr>
              <w:t>"username</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w:t>
            </w:r>
            <w:proofErr w:type="spellStart"/>
            <w:r>
              <w:rPr>
                <w:rStyle w:val="s2"/>
                <w:color w:val="0D904F"/>
              </w:rPr>
              <w:t>tejasparikh</w:t>
            </w:r>
            <w:proofErr w:type="spellEnd"/>
            <w:r>
              <w:rPr>
                <w:rStyle w:val="s2"/>
                <w:color w:val="0D904F"/>
              </w:rPr>
              <w:t>"</w:t>
            </w:r>
            <w:r>
              <w:rPr>
                <w:rStyle w:val="p"/>
                <w:color w:val="37474F"/>
              </w:rPr>
              <w:t>,</w:t>
            </w:r>
          </w:p>
          <w:p w14:paraId="0611FE52"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author_date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7B56418A" w14:textId="77777777" w:rsidR="000240B6" w:rsidRDefault="000240B6" w:rsidP="000240B6">
            <w:pPr>
              <w:pStyle w:val="HTMLPreformatted"/>
              <w:textAlignment w:val="top"/>
              <w:rPr>
                <w:color w:val="37474F"/>
              </w:rPr>
            </w:pPr>
            <w:r>
              <w:rPr>
                <w:color w:val="37474F"/>
              </w:rPr>
              <w:t xml:space="preserve">  </w:t>
            </w:r>
            <w:r>
              <w:rPr>
                <w:rStyle w:val="nt"/>
                <w:color w:val="3B78E7"/>
              </w:rPr>
              <w:t>"why</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w:t>
            </w:r>
            <w:proofErr w:type="spellStart"/>
            <w:r>
              <w:rPr>
                <w:rStyle w:val="s2"/>
                <w:color w:val="0D904F"/>
              </w:rPr>
              <w:t>api</w:t>
            </w:r>
            <w:proofErr w:type="spellEnd"/>
            <w:r>
              <w:rPr>
                <w:rStyle w:val="s2"/>
                <w:color w:val="0D904F"/>
              </w:rPr>
              <w:t>"</w:t>
            </w:r>
            <w:r>
              <w:rPr>
                <w:rStyle w:val="p"/>
                <w:color w:val="37474F"/>
              </w:rPr>
              <w:t>,</w:t>
            </w:r>
          </w:p>
          <w:p w14:paraId="371D3C5A" w14:textId="77777777" w:rsidR="000240B6" w:rsidRDefault="000240B6" w:rsidP="000240B6">
            <w:pPr>
              <w:pStyle w:val="HTMLPreformatted"/>
              <w:textAlignment w:val="top"/>
              <w:rPr>
                <w:color w:val="37474F"/>
              </w:rPr>
            </w:pPr>
            <w:r>
              <w:rPr>
                <w:color w:val="37474F"/>
              </w:rPr>
              <w:t xml:space="preserve">  </w:t>
            </w:r>
            <w:r>
              <w:rPr>
                <w:rStyle w:val="nt"/>
                <w:color w:val="3B78E7"/>
              </w:rPr>
              <w:t>"user</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p"/>
                <w:color w:val="37474F"/>
              </w:rPr>
              <w:t>{</w:t>
            </w:r>
          </w:p>
          <w:p w14:paraId="77A10DDA" w14:textId="77777777" w:rsidR="000240B6" w:rsidRDefault="000240B6" w:rsidP="000240B6">
            <w:pPr>
              <w:pStyle w:val="HTMLPreformatted"/>
              <w:textAlignment w:val="top"/>
              <w:rPr>
                <w:color w:val="37474F"/>
              </w:rPr>
            </w:pPr>
            <w:r>
              <w:rPr>
                <w:color w:val="37474F"/>
              </w:rPr>
              <w:lastRenderedPageBreak/>
              <w:t xml:space="preserve">    </w:t>
            </w:r>
            <w:r>
              <w:rPr>
                <w:rStyle w:val="nt"/>
                <w:color w:val="3B78E7"/>
              </w:rPr>
              <w:t>"</w:t>
            </w:r>
            <w:proofErr w:type="spellStart"/>
            <w:r>
              <w:rPr>
                <w:rStyle w:val="nt"/>
                <w:color w:val="3B78E7"/>
              </w:rPr>
              <w:t>is_user</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true</w:t>
            </w:r>
            <w:r>
              <w:rPr>
                <w:rStyle w:val="p"/>
                <w:color w:val="37474F"/>
              </w:rPr>
              <w:t>,</w:t>
            </w:r>
          </w:p>
          <w:p w14:paraId="789D5722" w14:textId="77777777" w:rsidR="000240B6" w:rsidRDefault="000240B6" w:rsidP="000240B6">
            <w:pPr>
              <w:pStyle w:val="HTMLPreformatted"/>
              <w:textAlignment w:val="top"/>
              <w:rPr>
                <w:color w:val="37474F"/>
              </w:rPr>
            </w:pPr>
            <w:r>
              <w:rPr>
                <w:color w:val="37474F"/>
              </w:rPr>
              <w:t xml:space="preserve">    </w:t>
            </w:r>
            <w:r>
              <w:rPr>
                <w:rStyle w:val="nt"/>
                <w:color w:val="3B78E7"/>
              </w:rPr>
              <w:t>"login</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w:t>
            </w:r>
            <w:proofErr w:type="spellStart"/>
            <w:r>
              <w:rPr>
                <w:rStyle w:val="s2"/>
                <w:color w:val="0D904F"/>
              </w:rPr>
              <w:t>tejasparikh</w:t>
            </w:r>
            <w:proofErr w:type="spellEnd"/>
            <w:r>
              <w:rPr>
                <w:rStyle w:val="s2"/>
                <w:color w:val="0D904F"/>
              </w:rPr>
              <w:t>"</w:t>
            </w:r>
            <w:r>
              <w:rPr>
                <w:rStyle w:val="p"/>
                <w:color w:val="37474F"/>
              </w:rPr>
              <w:t>,</w:t>
            </w:r>
          </w:p>
          <w:p w14:paraId="4724A5C4"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avatar_url</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"https://avatars2.githubusercontent.com/u/25620460?v=4"</w:t>
            </w:r>
            <w:r>
              <w:rPr>
                <w:rStyle w:val="p"/>
                <w:color w:val="37474F"/>
              </w:rPr>
              <w:t>,</w:t>
            </w:r>
          </w:p>
          <w:p w14:paraId="63F83820" w14:textId="77777777" w:rsidR="000240B6" w:rsidRDefault="000240B6" w:rsidP="000240B6">
            <w:pPr>
              <w:pStyle w:val="HTMLPreformatted"/>
              <w:textAlignment w:val="top"/>
              <w:rPr>
                <w:color w:val="37474F"/>
              </w:rPr>
            </w:pPr>
            <w:r>
              <w:rPr>
                <w:color w:val="37474F"/>
              </w:rPr>
              <w:t xml:space="preserve">    </w:t>
            </w:r>
            <w:r>
              <w:rPr>
                <w:rStyle w:val="nt"/>
                <w:color w:val="3B78E7"/>
              </w:rPr>
              <w:t>"name</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w:t>
            </w:r>
            <w:proofErr w:type="spellStart"/>
            <w:r>
              <w:rPr>
                <w:rStyle w:val="s2"/>
                <w:color w:val="0D904F"/>
              </w:rPr>
              <w:t>Tejas</w:t>
            </w:r>
            <w:proofErr w:type="spellEnd"/>
            <w:r>
              <w:rPr>
                <w:rStyle w:val="s2"/>
                <w:color w:val="0D904F"/>
              </w:rPr>
              <w:t xml:space="preserve"> Parikh"</w:t>
            </w:r>
            <w:r>
              <w:rPr>
                <w:rStyle w:val="p"/>
                <w:color w:val="37474F"/>
              </w:rPr>
              <w:t>,</w:t>
            </w:r>
          </w:p>
          <w:p w14:paraId="448E215B"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vcs_type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w:t>
            </w:r>
            <w:proofErr w:type="spellStart"/>
            <w:r>
              <w:rPr>
                <w:rStyle w:val="s2"/>
                <w:color w:val="0D904F"/>
              </w:rPr>
              <w:t>github</w:t>
            </w:r>
            <w:proofErr w:type="spellEnd"/>
            <w:r>
              <w:rPr>
                <w:rStyle w:val="s2"/>
                <w:color w:val="0D904F"/>
              </w:rPr>
              <w:t>"</w:t>
            </w:r>
            <w:r>
              <w:rPr>
                <w:rStyle w:val="p"/>
                <w:color w:val="37474F"/>
              </w:rPr>
              <w:t>,</w:t>
            </w:r>
          </w:p>
          <w:p w14:paraId="1BA271F5" w14:textId="77777777" w:rsidR="000240B6" w:rsidRDefault="000240B6" w:rsidP="000240B6">
            <w:pPr>
              <w:pStyle w:val="HTMLPreformatted"/>
              <w:textAlignment w:val="top"/>
              <w:rPr>
                <w:color w:val="37474F"/>
              </w:rPr>
            </w:pPr>
            <w:r>
              <w:rPr>
                <w:color w:val="37474F"/>
              </w:rPr>
              <w:t xml:space="preserve">    </w:t>
            </w:r>
            <w:r>
              <w:rPr>
                <w:rStyle w:val="nt"/>
                <w:color w:val="3B78E7"/>
              </w:rPr>
              <w:t>"id</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mi"/>
                <w:color w:val="E74C3C"/>
              </w:rPr>
              <w:t>25620460</w:t>
            </w:r>
          </w:p>
          <w:p w14:paraId="41FA8BEF"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43D7380D"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vcs_revision</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"01aff86f5e5dad1c9658a65c1a554cdd609d30d2"</w:t>
            </w:r>
            <w:r>
              <w:rPr>
                <w:rStyle w:val="p"/>
                <w:color w:val="37474F"/>
              </w:rPr>
              <w:t>,</w:t>
            </w:r>
          </w:p>
          <w:p w14:paraId="328E179A"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vcs_tag</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102C305C"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build_num</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mi"/>
                <w:color w:val="E74C3C"/>
              </w:rPr>
              <w:t>7</w:t>
            </w:r>
            <w:r>
              <w:rPr>
                <w:rStyle w:val="p"/>
                <w:color w:val="37474F"/>
              </w:rPr>
              <w:t>,</w:t>
            </w:r>
          </w:p>
          <w:p w14:paraId="0A4802DB"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infrastructure_fail</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false</w:t>
            </w:r>
            <w:r>
              <w:rPr>
                <w:rStyle w:val="p"/>
                <w:color w:val="37474F"/>
              </w:rPr>
              <w:t>,</w:t>
            </w:r>
          </w:p>
          <w:p w14:paraId="07A23F56"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committer_email</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76648D6C" w14:textId="77777777" w:rsidR="000240B6" w:rsidRDefault="000240B6" w:rsidP="000240B6">
            <w:pPr>
              <w:pStyle w:val="HTMLPreformatted"/>
              <w:textAlignment w:val="top"/>
              <w:rPr>
                <w:color w:val="37474F"/>
              </w:rPr>
            </w:pPr>
            <w:r>
              <w:rPr>
                <w:color w:val="37474F"/>
              </w:rPr>
              <w:t xml:space="preserve">  </w:t>
            </w:r>
            <w:r>
              <w:rPr>
                <w:rStyle w:val="nt"/>
                <w:color w:val="3B78E7"/>
              </w:rPr>
              <w:t>"previous</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p"/>
                <w:color w:val="37474F"/>
              </w:rPr>
              <w:t>{</w:t>
            </w:r>
          </w:p>
          <w:p w14:paraId="0A925782"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build_num</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mi"/>
                <w:color w:val="E74C3C"/>
              </w:rPr>
              <w:t>6</w:t>
            </w:r>
            <w:r>
              <w:rPr>
                <w:rStyle w:val="p"/>
                <w:color w:val="37474F"/>
              </w:rPr>
              <w:t>,</w:t>
            </w:r>
          </w:p>
          <w:p w14:paraId="2B33BFAA" w14:textId="77777777" w:rsidR="000240B6" w:rsidRDefault="000240B6" w:rsidP="000240B6">
            <w:pPr>
              <w:pStyle w:val="HTMLPreformatted"/>
              <w:textAlignment w:val="top"/>
              <w:rPr>
                <w:color w:val="37474F"/>
              </w:rPr>
            </w:pPr>
            <w:r>
              <w:rPr>
                <w:color w:val="37474F"/>
              </w:rPr>
              <w:t xml:space="preserve">    </w:t>
            </w:r>
            <w:r>
              <w:rPr>
                <w:rStyle w:val="nt"/>
                <w:color w:val="3B78E7"/>
              </w:rPr>
              <w:t>"status</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"success"</w:t>
            </w:r>
            <w:r>
              <w:rPr>
                <w:rStyle w:val="p"/>
                <w:color w:val="37474F"/>
              </w:rPr>
              <w:t>,</w:t>
            </w:r>
          </w:p>
          <w:p w14:paraId="7B4CA164"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build_time_millis</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mi"/>
                <w:color w:val="E74C3C"/>
              </w:rPr>
              <w:t>323972</w:t>
            </w:r>
          </w:p>
          <w:p w14:paraId="45D861DA"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92ED106" w14:textId="77777777" w:rsidR="000240B6" w:rsidRDefault="000240B6" w:rsidP="000240B6">
            <w:pPr>
              <w:pStyle w:val="HTMLPreformatted"/>
              <w:textAlignment w:val="top"/>
              <w:rPr>
                <w:color w:val="37474F"/>
              </w:rPr>
            </w:pPr>
            <w:r>
              <w:rPr>
                <w:color w:val="37474F"/>
              </w:rPr>
              <w:t xml:space="preserve">  </w:t>
            </w:r>
            <w:r>
              <w:rPr>
                <w:rStyle w:val="nt"/>
                <w:color w:val="3B78E7"/>
              </w:rPr>
              <w:t>"status</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w:t>
            </w:r>
            <w:proofErr w:type="spellStart"/>
            <w:r>
              <w:rPr>
                <w:rStyle w:val="s2"/>
                <w:color w:val="0D904F"/>
              </w:rPr>
              <w:t>not_running</w:t>
            </w:r>
            <w:proofErr w:type="spellEnd"/>
            <w:r>
              <w:rPr>
                <w:rStyle w:val="s2"/>
                <w:color w:val="0D904F"/>
              </w:rPr>
              <w:t>"</w:t>
            </w:r>
            <w:r>
              <w:rPr>
                <w:rStyle w:val="p"/>
                <w:color w:val="37474F"/>
              </w:rPr>
              <w:t>,</w:t>
            </w:r>
          </w:p>
          <w:p w14:paraId="34158B14"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committer_name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39854513" w14:textId="77777777" w:rsidR="000240B6" w:rsidRDefault="000240B6" w:rsidP="000240B6">
            <w:pPr>
              <w:pStyle w:val="HTMLPreformatted"/>
              <w:textAlignment w:val="top"/>
              <w:rPr>
                <w:color w:val="37474F"/>
              </w:rPr>
            </w:pPr>
            <w:r>
              <w:rPr>
                <w:color w:val="37474F"/>
              </w:rPr>
              <w:t xml:space="preserve">  </w:t>
            </w:r>
            <w:r>
              <w:rPr>
                <w:rStyle w:val="nt"/>
                <w:color w:val="3B78E7"/>
              </w:rPr>
              <w:t>"retries</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48B7B654" w14:textId="77777777" w:rsidR="000240B6" w:rsidRDefault="000240B6" w:rsidP="000240B6">
            <w:pPr>
              <w:pStyle w:val="HTMLPreformatted"/>
              <w:textAlignment w:val="top"/>
              <w:rPr>
                <w:color w:val="37474F"/>
              </w:rPr>
            </w:pPr>
            <w:r>
              <w:rPr>
                <w:color w:val="37474F"/>
              </w:rPr>
              <w:t xml:space="preserve">  </w:t>
            </w:r>
            <w:r>
              <w:rPr>
                <w:rStyle w:val="nt"/>
                <w:color w:val="3B78E7"/>
              </w:rPr>
              <w:t>"subject</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4ADA98D8"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vcs_type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w:t>
            </w:r>
            <w:proofErr w:type="spellStart"/>
            <w:r>
              <w:rPr>
                <w:rStyle w:val="s2"/>
                <w:color w:val="0D904F"/>
              </w:rPr>
              <w:t>github</w:t>
            </w:r>
            <w:proofErr w:type="spellEnd"/>
            <w:r>
              <w:rPr>
                <w:rStyle w:val="s2"/>
                <w:color w:val="0D904F"/>
              </w:rPr>
              <w:t>"</w:t>
            </w:r>
            <w:r>
              <w:rPr>
                <w:rStyle w:val="p"/>
                <w:color w:val="37474F"/>
              </w:rPr>
              <w:t>,</w:t>
            </w:r>
          </w:p>
          <w:p w14:paraId="3F2678A0"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timedout</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false</w:t>
            </w:r>
            <w:r>
              <w:rPr>
                <w:rStyle w:val="p"/>
                <w:color w:val="37474F"/>
              </w:rPr>
              <w:t>,</w:t>
            </w:r>
          </w:p>
          <w:p w14:paraId="41EE6A04"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dont_build</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7265F7C3" w14:textId="77777777" w:rsidR="000240B6" w:rsidRDefault="000240B6" w:rsidP="000240B6">
            <w:pPr>
              <w:pStyle w:val="HTMLPreformatted"/>
              <w:textAlignment w:val="top"/>
              <w:rPr>
                <w:color w:val="37474F"/>
              </w:rPr>
            </w:pPr>
            <w:r>
              <w:rPr>
                <w:color w:val="37474F"/>
              </w:rPr>
              <w:t xml:space="preserve">  </w:t>
            </w:r>
            <w:r>
              <w:rPr>
                <w:rStyle w:val="nt"/>
                <w:color w:val="3B78E7"/>
              </w:rPr>
              <w:t>"lifecycle</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w:t>
            </w:r>
            <w:proofErr w:type="spellStart"/>
            <w:r>
              <w:rPr>
                <w:rStyle w:val="s2"/>
                <w:color w:val="0D904F"/>
              </w:rPr>
              <w:t>not_running</w:t>
            </w:r>
            <w:proofErr w:type="spellEnd"/>
            <w:r>
              <w:rPr>
                <w:rStyle w:val="s2"/>
                <w:color w:val="0D904F"/>
              </w:rPr>
              <w:t>"</w:t>
            </w:r>
            <w:r>
              <w:rPr>
                <w:rStyle w:val="p"/>
                <w:color w:val="37474F"/>
              </w:rPr>
              <w:t>,</w:t>
            </w:r>
          </w:p>
          <w:p w14:paraId="4CDEEBA6"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no_dependency_cache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false</w:t>
            </w:r>
            <w:r>
              <w:rPr>
                <w:rStyle w:val="p"/>
                <w:color w:val="37474F"/>
              </w:rPr>
              <w:t>,</w:t>
            </w:r>
          </w:p>
          <w:p w14:paraId="1F032A3B"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stop_time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5777D4A0"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ssh_disabled</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true</w:t>
            </w:r>
            <w:r>
              <w:rPr>
                <w:rStyle w:val="p"/>
                <w:color w:val="37474F"/>
              </w:rPr>
              <w:t>,</w:t>
            </w:r>
          </w:p>
          <w:p w14:paraId="2B24EAFF"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build_time_millis</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42580F8E"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picard</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47598909"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circle_yml</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p"/>
                <w:color w:val="37474F"/>
              </w:rPr>
              <w:t>{</w:t>
            </w:r>
          </w:p>
          <w:p w14:paraId="50EAFEED" w14:textId="77777777" w:rsidR="000240B6" w:rsidRDefault="000240B6" w:rsidP="000240B6">
            <w:pPr>
              <w:pStyle w:val="HTMLPreformatted"/>
              <w:textAlignment w:val="top"/>
              <w:rPr>
                <w:color w:val="37474F"/>
              </w:rPr>
            </w:pPr>
            <w:r>
              <w:rPr>
                <w:color w:val="37474F"/>
              </w:rPr>
              <w:t xml:space="preserve">    </w:t>
            </w:r>
            <w:r>
              <w:rPr>
                <w:rStyle w:val="nt"/>
                <w:color w:val="3B78E7"/>
              </w:rPr>
              <w:t>"string"</w:t>
            </w:r>
            <w:r>
              <w:rPr>
                <w:color w:val="37474F"/>
              </w:rPr>
              <w:t xml:space="preserve"> </w:t>
            </w:r>
            <w:r>
              <w:rPr>
                <w:rStyle w:val="p"/>
                <w:color w:val="37474F"/>
              </w:rPr>
              <w:t>:</w:t>
            </w:r>
            <w:r>
              <w:rPr>
                <w:color w:val="37474F"/>
              </w:rPr>
              <w:t xml:space="preserve"> </w:t>
            </w:r>
            <w:r>
              <w:rPr>
                <w:rStyle w:val="s2"/>
                <w:color w:val="0D904F"/>
              </w:rPr>
              <w:t>"version: 2\</w:t>
            </w:r>
            <w:proofErr w:type="spellStart"/>
            <w:r>
              <w:rPr>
                <w:rStyle w:val="s2"/>
                <w:color w:val="0D904F"/>
              </w:rPr>
              <w:t>njobs</w:t>
            </w:r>
            <w:proofErr w:type="spellEnd"/>
            <w:r>
              <w:rPr>
                <w:rStyle w:val="s2"/>
                <w:color w:val="0D904F"/>
              </w:rPr>
              <w:t xml:space="preserve">:\n  build:\n    docker:\n      - image: </w:t>
            </w:r>
            <w:proofErr w:type="spellStart"/>
            <w:r>
              <w:rPr>
                <w:rStyle w:val="s2"/>
                <w:color w:val="0D904F"/>
              </w:rPr>
              <w:t>circleci</w:t>
            </w:r>
            <w:proofErr w:type="spellEnd"/>
            <w:r>
              <w:rPr>
                <w:rStyle w:val="s2"/>
                <w:color w:val="0D904F"/>
              </w:rPr>
              <w:t xml:space="preserve">/python:2.7-jessie\n    steps:\n      - checkout\n      - run:\n          name: Install packages\n          command: </w:t>
            </w:r>
            <w:proofErr w:type="spellStart"/>
            <w:r>
              <w:rPr>
                <w:rStyle w:val="s2"/>
                <w:color w:val="0D904F"/>
              </w:rPr>
              <w:t>sudo</w:t>
            </w:r>
            <w:proofErr w:type="spellEnd"/>
            <w:r>
              <w:rPr>
                <w:rStyle w:val="s2"/>
                <w:color w:val="0D904F"/>
              </w:rPr>
              <w:t xml:space="preserve"> apt-get update &amp;&amp; </w:t>
            </w:r>
            <w:proofErr w:type="spellStart"/>
            <w:r>
              <w:rPr>
                <w:rStyle w:val="s2"/>
                <w:color w:val="0D904F"/>
              </w:rPr>
              <w:t>sudo</w:t>
            </w:r>
            <w:proofErr w:type="spellEnd"/>
            <w:r>
              <w:rPr>
                <w:rStyle w:val="s2"/>
                <w:color w:val="0D904F"/>
              </w:rPr>
              <w:t xml:space="preserve"> apt-get install </w:t>
            </w:r>
            <w:proofErr w:type="spellStart"/>
            <w:r>
              <w:rPr>
                <w:rStyle w:val="s2"/>
                <w:color w:val="0D904F"/>
              </w:rPr>
              <w:t>wget</w:t>
            </w:r>
            <w:proofErr w:type="spellEnd"/>
            <w:r>
              <w:rPr>
                <w:rStyle w:val="s2"/>
                <w:color w:val="0D904F"/>
              </w:rPr>
              <w:t xml:space="preserve"> zip unzip -y\n      - run:\n          name: Install </w:t>
            </w:r>
            <w:proofErr w:type="spellStart"/>
            <w:r>
              <w:rPr>
                <w:rStyle w:val="s2"/>
                <w:color w:val="0D904F"/>
              </w:rPr>
              <w:t>awscli</w:t>
            </w:r>
            <w:proofErr w:type="spellEnd"/>
            <w:r>
              <w:rPr>
                <w:rStyle w:val="s2"/>
                <w:color w:val="0D904F"/>
              </w:rPr>
              <w:t xml:space="preserve">\n          command: </w:t>
            </w:r>
            <w:proofErr w:type="spellStart"/>
            <w:r>
              <w:rPr>
                <w:rStyle w:val="s2"/>
                <w:color w:val="0D904F"/>
              </w:rPr>
              <w:t>sudo</w:t>
            </w:r>
            <w:proofErr w:type="spellEnd"/>
            <w:r>
              <w:rPr>
                <w:rStyle w:val="s2"/>
                <w:color w:val="0D904F"/>
              </w:rPr>
              <w:t xml:space="preserve"> pip install </w:t>
            </w:r>
            <w:proofErr w:type="spellStart"/>
            <w:r>
              <w:rPr>
                <w:rStyle w:val="s2"/>
                <w:color w:val="0D904F"/>
              </w:rPr>
              <w:t>awscli</w:t>
            </w:r>
            <w:proofErr w:type="spellEnd"/>
            <w:r>
              <w:rPr>
                <w:rStyle w:val="s2"/>
                <w:color w:val="0D904F"/>
              </w:rPr>
              <w:t xml:space="preserve">\n      - run:\n          name: Download packer\n          command: |\n            </w:t>
            </w:r>
            <w:proofErr w:type="spellStart"/>
            <w:r>
              <w:rPr>
                <w:rStyle w:val="s2"/>
                <w:color w:val="0D904F"/>
              </w:rPr>
              <w:t>wget</w:t>
            </w:r>
            <w:proofErr w:type="spellEnd"/>
            <w:r>
              <w:rPr>
                <w:rStyle w:val="s2"/>
                <w:color w:val="0D904F"/>
              </w:rPr>
              <w:t xml:space="preserve"> -q https://releases.hashicorp.com/packer/1.3.4/packer_1.3.4_linux_amd64.zip \n            unzip packer*.zip  \n            </w:t>
            </w:r>
            <w:proofErr w:type="spellStart"/>
            <w:r>
              <w:rPr>
                <w:rStyle w:val="s2"/>
                <w:color w:val="0D904F"/>
              </w:rPr>
              <w:t>chmod</w:t>
            </w:r>
            <w:proofErr w:type="spellEnd"/>
            <w:r>
              <w:rPr>
                <w:rStyle w:val="s2"/>
                <w:color w:val="0D904F"/>
              </w:rPr>
              <w:t xml:space="preserve"> +x packer\n      - run:\n          name: Validate Packer Template\n          command: ./packer validate ubuntu-</w:t>
            </w:r>
            <w:proofErr w:type="spellStart"/>
            <w:r>
              <w:rPr>
                <w:rStyle w:val="s2"/>
                <w:color w:val="0D904F"/>
              </w:rPr>
              <w:t>ami</w:t>
            </w:r>
            <w:proofErr w:type="spellEnd"/>
            <w:r>
              <w:rPr>
                <w:rStyle w:val="s2"/>
                <w:color w:val="0D904F"/>
              </w:rPr>
              <w:t>-</w:t>
            </w:r>
            <w:proofErr w:type="spellStart"/>
            <w:r>
              <w:rPr>
                <w:rStyle w:val="s2"/>
                <w:color w:val="0D904F"/>
              </w:rPr>
              <w:t>template.json</w:t>
            </w:r>
            <w:proofErr w:type="spellEnd"/>
            <w:r>
              <w:rPr>
                <w:rStyle w:val="s2"/>
                <w:color w:val="0D904F"/>
              </w:rPr>
              <w:t>\n      - run:\n          name: Build AMI\n          command: |\n            ./packer build \\\n            -var \"</w:t>
            </w:r>
            <w:proofErr w:type="spellStart"/>
            <w:r>
              <w:rPr>
                <w:rStyle w:val="s2"/>
                <w:color w:val="0D904F"/>
              </w:rPr>
              <w:t>aws_region</w:t>
            </w:r>
            <w:proofErr w:type="spellEnd"/>
            <w:r>
              <w:rPr>
                <w:rStyle w:val="s2"/>
                <w:color w:val="0D904F"/>
              </w:rPr>
              <w:t>=${AWS_REGION}\" \\\n            -var \"</w:t>
            </w:r>
            <w:proofErr w:type="spellStart"/>
            <w:r>
              <w:rPr>
                <w:rStyle w:val="s2"/>
                <w:color w:val="0D904F"/>
              </w:rPr>
              <w:t>subnet_id</w:t>
            </w:r>
            <w:proofErr w:type="spellEnd"/>
            <w:r>
              <w:rPr>
                <w:rStyle w:val="s2"/>
                <w:color w:val="0D904F"/>
              </w:rPr>
              <w:t>=${AWS_SUBNET_ID}\" \\\n            ubuntu-</w:t>
            </w:r>
            <w:proofErr w:type="spellStart"/>
            <w:r>
              <w:rPr>
                <w:rStyle w:val="s2"/>
                <w:color w:val="0D904F"/>
              </w:rPr>
              <w:t>ami</w:t>
            </w:r>
            <w:proofErr w:type="spellEnd"/>
            <w:r>
              <w:rPr>
                <w:rStyle w:val="s2"/>
                <w:color w:val="0D904F"/>
              </w:rPr>
              <w:t>-</w:t>
            </w:r>
            <w:proofErr w:type="spellStart"/>
            <w:r>
              <w:rPr>
                <w:rStyle w:val="s2"/>
                <w:color w:val="0D904F"/>
              </w:rPr>
              <w:t>template.json</w:t>
            </w:r>
            <w:proofErr w:type="spellEnd"/>
            <w:r>
              <w:rPr>
                <w:rStyle w:val="s2"/>
                <w:color w:val="0D904F"/>
              </w:rPr>
              <w:t>\n\n"</w:t>
            </w:r>
          </w:p>
          <w:p w14:paraId="6242B013"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369AAE9" w14:textId="77777777" w:rsidR="000240B6" w:rsidRDefault="000240B6" w:rsidP="000240B6">
            <w:pPr>
              <w:pStyle w:val="HTMLPreformatted"/>
              <w:textAlignment w:val="top"/>
              <w:rPr>
                <w:color w:val="37474F"/>
              </w:rPr>
            </w:pPr>
            <w:r>
              <w:rPr>
                <w:color w:val="37474F"/>
              </w:rPr>
              <w:t xml:space="preserve">  </w:t>
            </w:r>
            <w:r>
              <w:rPr>
                <w:rStyle w:val="nt"/>
                <w:color w:val="3B78E7"/>
              </w:rPr>
              <w:t>"messages</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p"/>
                <w:color w:val="37474F"/>
              </w:rPr>
              <w:t>[</w:t>
            </w:r>
            <w:r>
              <w:rPr>
                <w:color w:val="37474F"/>
              </w:rPr>
              <w:t xml:space="preserve"> </w:t>
            </w:r>
            <w:r>
              <w:rPr>
                <w:rStyle w:val="p"/>
                <w:color w:val="37474F"/>
              </w:rPr>
              <w:t>],</w:t>
            </w:r>
          </w:p>
          <w:p w14:paraId="77CE7698"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is_first_green_build</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false</w:t>
            </w:r>
            <w:r>
              <w:rPr>
                <w:rStyle w:val="p"/>
                <w:color w:val="37474F"/>
              </w:rPr>
              <w:t>,</w:t>
            </w:r>
          </w:p>
          <w:p w14:paraId="46A8B023"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job_name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5079FF90"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start_time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734E10C6" w14:textId="77777777" w:rsidR="000240B6" w:rsidRDefault="000240B6" w:rsidP="000240B6">
            <w:pPr>
              <w:pStyle w:val="HTMLPreformatted"/>
              <w:textAlignment w:val="top"/>
              <w:rPr>
                <w:color w:val="37474F"/>
              </w:rPr>
            </w:pPr>
            <w:r>
              <w:rPr>
                <w:color w:val="37474F"/>
              </w:rPr>
              <w:t xml:space="preserve">  </w:t>
            </w:r>
            <w:r>
              <w:rPr>
                <w:rStyle w:val="nt"/>
                <w:color w:val="3B78E7"/>
              </w:rPr>
              <w:t>"canceler</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14E6777D" w14:textId="77777777" w:rsidR="000240B6" w:rsidRDefault="000240B6" w:rsidP="000240B6">
            <w:pPr>
              <w:pStyle w:val="HTMLPreformatted"/>
              <w:textAlignment w:val="top"/>
              <w:rPr>
                <w:color w:val="37474F"/>
              </w:rPr>
            </w:pPr>
            <w:r>
              <w:rPr>
                <w:color w:val="37474F"/>
              </w:rPr>
              <w:t xml:space="preserve">  </w:t>
            </w:r>
            <w:r>
              <w:rPr>
                <w:rStyle w:val="nt"/>
                <w:color w:val="3B78E7"/>
              </w:rPr>
              <w:t>"platform</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"2.0"</w:t>
            </w:r>
            <w:r>
              <w:rPr>
                <w:rStyle w:val="p"/>
                <w:color w:val="37474F"/>
              </w:rPr>
              <w:t>,</w:t>
            </w:r>
          </w:p>
          <w:p w14:paraId="6882BE1D" w14:textId="77777777" w:rsidR="000240B6" w:rsidRDefault="000240B6" w:rsidP="000240B6">
            <w:pPr>
              <w:pStyle w:val="HTMLPreformatted"/>
              <w:textAlignment w:val="top"/>
              <w:rPr>
                <w:color w:val="37474F"/>
              </w:rPr>
            </w:pPr>
            <w:r>
              <w:rPr>
                <w:color w:val="37474F"/>
              </w:rPr>
              <w:t xml:space="preserve">  </w:t>
            </w:r>
            <w:r>
              <w:rPr>
                <w:rStyle w:val="nt"/>
                <w:color w:val="3B78E7"/>
              </w:rPr>
              <w:t>"outcome</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7AC45837"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vcs_url</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s2"/>
                <w:color w:val="0D904F"/>
              </w:rPr>
              <w:t>"https://github.com/</w:t>
            </w:r>
            <w:proofErr w:type="spellStart"/>
            <w:r>
              <w:rPr>
                <w:rStyle w:val="s2"/>
                <w:color w:val="0D904F"/>
              </w:rPr>
              <w:t>tejasparikh</w:t>
            </w:r>
            <w:proofErr w:type="spellEnd"/>
            <w:r>
              <w:rPr>
                <w:rStyle w:val="s2"/>
                <w:color w:val="0D904F"/>
              </w:rPr>
              <w:t>/csye6225-spring2019-ami"</w:t>
            </w:r>
            <w:r>
              <w:rPr>
                <w:rStyle w:val="p"/>
                <w:color w:val="37474F"/>
              </w:rPr>
              <w:t>,</w:t>
            </w:r>
          </w:p>
          <w:p w14:paraId="59793595"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author_name</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1A097BDC" w14:textId="77777777" w:rsidR="000240B6" w:rsidRDefault="000240B6" w:rsidP="000240B6">
            <w:pPr>
              <w:pStyle w:val="HTMLPreformatted"/>
              <w:textAlignment w:val="top"/>
              <w:rPr>
                <w:color w:val="37474F"/>
              </w:rPr>
            </w:pPr>
            <w:r>
              <w:rPr>
                <w:color w:val="37474F"/>
              </w:rPr>
              <w:t xml:space="preserve">  </w:t>
            </w:r>
            <w:r>
              <w:rPr>
                <w:rStyle w:val="nt"/>
                <w:color w:val="3B78E7"/>
              </w:rPr>
              <w:t>"node</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r>
              <w:rPr>
                <w:rStyle w:val="p"/>
                <w:color w:val="37474F"/>
              </w:rPr>
              <w:t>,</w:t>
            </w:r>
          </w:p>
          <w:p w14:paraId="78E15B85" w14:textId="77777777" w:rsidR="000240B6" w:rsidRDefault="000240B6" w:rsidP="000240B6">
            <w:pPr>
              <w:pStyle w:val="HTMLPreformatted"/>
              <w:textAlignment w:val="top"/>
              <w:rPr>
                <w:color w:val="37474F"/>
              </w:rPr>
            </w:pPr>
            <w:r>
              <w:rPr>
                <w:color w:val="37474F"/>
              </w:rPr>
              <w:lastRenderedPageBreak/>
              <w:t xml:space="preserve">  </w:t>
            </w:r>
            <w:r>
              <w:rPr>
                <w:rStyle w:val="nt"/>
                <w:color w:val="3B78E7"/>
              </w:rPr>
              <w:t>"canceled</w:t>
            </w:r>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false</w:t>
            </w:r>
            <w:r>
              <w:rPr>
                <w:rStyle w:val="p"/>
                <w:color w:val="37474F"/>
              </w:rPr>
              <w:t>,</w:t>
            </w:r>
          </w:p>
          <w:p w14:paraId="7880EAC9"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author_email</w:t>
            </w:r>
            <w:proofErr w:type="spellEnd"/>
            <w:proofErr w:type="gramStart"/>
            <w:r>
              <w:rPr>
                <w:rStyle w:val="nt"/>
                <w:color w:val="3B78E7"/>
              </w:rPr>
              <w:t>"</w:t>
            </w:r>
            <w:r>
              <w:rPr>
                <w:color w:val="37474F"/>
              </w:rPr>
              <w:t xml:space="preserve"> </w:t>
            </w:r>
            <w:r>
              <w:rPr>
                <w:rStyle w:val="p"/>
                <w:color w:val="37474F"/>
              </w:rPr>
              <w:t>:</w:t>
            </w:r>
            <w:proofErr w:type="gramEnd"/>
            <w:r>
              <w:rPr>
                <w:color w:val="37474F"/>
              </w:rPr>
              <w:t xml:space="preserve"> </w:t>
            </w:r>
            <w:r>
              <w:rPr>
                <w:rStyle w:val="kc"/>
                <w:color w:val="A71D5D"/>
              </w:rPr>
              <w:t>null</w:t>
            </w:r>
          </w:p>
          <w:p w14:paraId="04BC0966" w14:textId="77777777" w:rsidR="000240B6" w:rsidRDefault="000240B6" w:rsidP="000240B6">
            <w:pPr>
              <w:pStyle w:val="HTMLPreformatted"/>
              <w:textAlignment w:val="top"/>
              <w:rPr>
                <w:color w:val="37474F"/>
              </w:rPr>
            </w:pPr>
            <w:r>
              <w:rPr>
                <w:rStyle w:val="p"/>
                <w:color w:val="37474F"/>
              </w:rPr>
              <w:t>}</w:t>
            </w:r>
          </w:p>
          <w:p w14:paraId="3CC14294" w14:textId="77777777" w:rsidR="000240B6" w:rsidRDefault="000240B6"/>
        </w:tc>
      </w:tr>
    </w:tbl>
    <w:p w14:paraId="4B443320"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lastRenderedPageBreak/>
        <w:t xml:space="preserve">Troubleshooting EC2 User Data Script &amp; </w:t>
      </w:r>
      <w:proofErr w:type="spellStart"/>
      <w:r>
        <w:rPr>
          <w:rFonts w:ascii="Helvetica Neue" w:hAnsi="Helvetica Neue"/>
          <w:b w:val="0"/>
          <w:bCs w:val="0"/>
          <w:spacing w:val="-2"/>
        </w:rPr>
        <w:t>CodeDeploy</w:t>
      </w:r>
      <w:proofErr w:type="spellEnd"/>
      <w:r>
        <w:rPr>
          <w:rFonts w:ascii="Helvetica Neue" w:hAnsi="Helvetica Neue"/>
          <w:b w:val="0"/>
          <w:bCs w:val="0"/>
          <w:spacing w:val="-2"/>
        </w:rPr>
        <w:fldChar w:fldCharType="begin"/>
      </w:r>
      <w:r>
        <w:rPr>
          <w:rFonts w:ascii="Helvetica Neue" w:hAnsi="Helvetica Neue"/>
          <w:b w:val="0"/>
          <w:bCs w:val="0"/>
          <w:spacing w:val="-2"/>
        </w:rPr>
        <w:instrText xml:space="preserve"> HYPERLINK "https://fall2019.csye6225.cloud/lectures/08/" \l "troubleshooting-ec2-user-data-script-codedeploy" \o "Permanent link" </w:instrText>
      </w:r>
      <w:r>
        <w:rPr>
          <w:rFonts w:ascii="Helvetica Neue" w:hAnsi="Helvetica Neue"/>
          <w:b w:val="0"/>
          <w:bCs w:val="0"/>
          <w:spacing w:val="-2"/>
        </w:rPr>
        <w:fldChar w:fldCharType="separate"/>
      </w:r>
      <w:r>
        <w:rPr>
          <w:rStyle w:val="Hyperlink"/>
          <w:rFonts w:ascii="Helvetica Neue" w:hAnsi="Helvetica Neue"/>
          <w:b w:val="0"/>
          <w:bCs w:val="0"/>
          <w:spacing w:val="-2"/>
          <w:u w:val="none"/>
        </w:rPr>
        <w:t>¶</w:t>
      </w:r>
      <w:r>
        <w:rPr>
          <w:rFonts w:ascii="Helvetica Neue" w:hAnsi="Helvetica Neue"/>
          <w:b w:val="0"/>
          <w:bCs w:val="0"/>
          <w:spacing w:val="-2"/>
        </w:rPr>
        <w:fldChar w:fldCharType="end"/>
      </w:r>
    </w:p>
    <w:p w14:paraId="126A2619" w14:textId="77777777" w:rsidR="000240B6" w:rsidRDefault="000240B6" w:rsidP="0047624C">
      <w:pPr>
        <w:numPr>
          <w:ilvl w:val="0"/>
          <w:numId w:val="128"/>
        </w:numPr>
        <w:spacing w:beforeAutospacing="1"/>
        <w:ind w:left="450"/>
        <w:rPr>
          <w:rFonts w:ascii="Helvetica Neue" w:hAnsi="Helvetica Neue"/>
        </w:rPr>
      </w:pPr>
      <w:r>
        <w:rPr>
          <w:rFonts w:ascii="Helvetica Neue" w:hAnsi="Helvetica Neue"/>
        </w:rPr>
        <w:t>Instance will be online before user data script execution completes. You can follow the log in </w:t>
      </w:r>
      <w:r>
        <w:rPr>
          <w:rStyle w:val="err"/>
          <w:rFonts w:ascii="Courier New" w:hAnsi="Courier New" w:cs="Courier New"/>
          <w:color w:val="A61717"/>
          <w:sz w:val="20"/>
          <w:szCs w:val="20"/>
        </w:rPr>
        <w:t>/var/log/cloud-init.log</w:t>
      </w:r>
      <w:r>
        <w:rPr>
          <w:rFonts w:ascii="Helvetica Neue" w:hAnsi="Helvetica Neue"/>
        </w:rPr>
        <w:t> to see what AWS is doing. This behavior is normal and expected.</w:t>
      </w:r>
    </w:p>
    <w:p w14:paraId="0D444DE6" w14:textId="77777777" w:rsidR="000240B6" w:rsidRDefault="000240B6" w:rsidP="0047624C">
      <w:pPr>
        <w:numPr>
          <w:ilvl w:val="0"/>
          <w:numId w:val="128"/>
        </w:numPr>
        <w:spacing w:beforeAutospacing="1"/>
        <w:ind w:left="450"/>
        <w:rPr>
          <w:rFonts w:ascii="Helvetica Neue" w:hAnsi="Helvetica Neue"/>
        </w:rPr>
      </w:pPr>
      <w:r>
        <w:rPr>
          <w:rFonts w:ascii="Helvetica Neue" w:hAnsi="Helvetica Neue"/>
        </w:rPr>
        <w:t>Look for </w:t>
      </w:r>
      <w:proofErr w:type="gramStart"/>
      <w:r>
        <w:rPr>
          <w:rStyle w:val="n"/>
          <w:rFonts w:ascii="Courier New" w:hAnsi="Courier New" w:cs="Courier New"/>
          <w:color w:val="37474F"/>
          <w:sz w:val="20"/>
          <w:szCs w:val="20"/>
        </w:rPr>
        <w:t>util</w:t>
      </w:r>
      <w:r>
        <w:rPr>
          <w:rStyle w:val="p"/>
          <w:rFonts w:ascii="Courier New" w:hAnsi="Courier New" w:cs="Courier New"/>
          <w:color w:val="37474F"/>
          <w:sz w:val="20"/>
          <w:szCs w:val="20"/>
        </w:rPr>
        <w:t>.</w:t>
      </w:r>
      <w:r>
        <w:rPr>
          <w:rStyle w:val="n"/>
          <w:rFonts w:ascii="Courier New" w:hAnsi="Courier New" w:cs="Courier New"/>
          <w:color w:val="37474F"/>
          <w:sz w:val="20"/>
          <w:szCs w:val="20"/>
        </w:rPr>
        <w:t>py</w:t>
      </w:r>
      <w:r>
        <w:rPr>
          <w:rStyle w:val="o"/>
          <w:rFonts w:ascii="Courier New" w:hAnsi="Courier New" w:cs="Courier New"/>
          <w:color w:val="37474F"/>
          <w:sz w:val="20"/>
          <w:szCs w:val="20"/>
        </w:rPr>
        <w:t>[</w:t>
      </w:r>
      <w:proofErr w:type="gramEnd"/>
      <w:r>
        <w:rPr>
          <w:rStyle w:val="n"/>
          <w:rFonts w:ascii="Courier New" w:hAnsi="Courier New" w:cs="Courier New"/>
          <w:color w:val="37474F"/>
          <w:sz w:val="20"/>
          <w:szCs w:val="20"/>
        </w:rPr>
        <w:t>DEBUG</w:t>
      </w:r>
      <w:r>
        <w:rPr>
          <w:rStyle w:val="o"/>
          <w:rFonts w:ascii="Courier New" w:hAnsi="Courier New" w:cs="Courier New"/>
          <w:color w:val="37474F"/>
          <w:sz w:val="20"/>
          <w:szCs w:val="20"/>
        </w:rPr>
        <w:t>]</w:t>
      </w:r>
      <w:r>
        <w:rPr>
          <w:rStyle w:val="err"/>
          <w:rFonts w:ascii="Courier New" w:hAnsi="Courier New" w:cs="Courier New"/>
          <w:color w:val="A61717"/>
          <w:sz w:val="20"/>
          <w:szCs w:val="20"/>
        </w:rPr>
        <w:t>:</w:t>
      </w:r>
      <w:r>
        <w:rPr>
          <w:rStyle w:val="w"/>
          <w:rFonts w:ascii="Courier New" w:hAnsi="Courier New" w:cs="Courier New"/>
          <w:color w:val="37474F"/>
          <w:sz w:val="20"/>
          <w:szCs w:val="20"/>
        </w:rPr>
        <w:t> </w:t>
      </w:r>
      <w:r>
        <w:rPr>
          <w:rStyle w:val="n"/>
          <w:rFonts w:ascii="Courier New" w:hAnsi="Courier New" w:cs="Courier New"/>
          <w:color w:val="37474F"/>
          <w:sz w:val="20"/>
          <w:szCs w:val="20"/>
        </w:rPr>
        <w:t>Running</w:t>
      </w:r>
      <w:r>
        <w:rPr>
          <w:rStyle w:val="w"/>
          <w:rFonts w:ascii="Courier New" w:hAnsi="Courier New" w:cs="Courier New"/>
          <w:color w:val="37474F"/>
          <w:sz w:val="20"/>
          <w:szCs w:val="20"/>
        </w:rPr>
        <w:t> </w:t>
      </w:r>
      <w:r>
        <w:rPr>
          <w:rStyle w:val="n"/>
          <w:rFonts w:ascii="Courier New" w:hAnsi="Courier New" w:cs="Courier New"/>
          <w:color w:val="37474F"/>
          <w:sz w:val="20"/>
          <w:szCs w:val="20"/>
        </w:rPr>
        <w:t>command</w:t>
      </w:r>
      <w:r>
        <w:rPr>
          <w:rStyle w:val="w"/>
          <w:rFonts w:ascii="Courier New" w:hAnsi="Courier New" w:cs="Courier New"/>
          <w:color w:val="37474F"/>
          <w:sz w:val="20"/>
          <w:szCs w:val="20"/>
        </w:rPr>
        <w:t> </w:t>
      </w:r>
      <w:r>
        <w:rPr>
          <w:rStyle w:val="o"/>
          <w:rFonts w:ascii="Courier New" w:hAnsi="Courier New" w:cs="Courier New"/>
          <w:color w:val="37474F"/>
          <w:sz w:val="20"/>
          <w:szCs w:val="20"/>
        </w:rPr>
        <w:t>[</w:t>
      </w:r>
      <w:r>
        <w:rPr>
          <w:rStyle w:val="n"/>
          <w:rFonts w:ascii="Courier New" w:hAnsi="Courier New" w:cs="Courier New"/>
          <w:color w:val="37474F"/>
          <w:sz w:val="20"/>
          <w:szCs w:val="20"/>
        </w:rPr>
        <w:t>'/var/lib/cloud/instance/scripts/part-001'</w:t>
      </w:r>
      <w:r>
        <w:rPr>
          <w:rStyle w:val="o"/>
          <w:rFonts w:ascii="Courier New" w:hAnsi="Courier New" w:cs="Courier New"/>
          <w:color w:val="37474F"/>
          <w:sz w:val="20"/>
          <w:szCs w:val="20"/>
        </w:rPr>
        <w:t>]</w:t>
      </w:r>
      <w:r>
        <w:rPr>
          <w:rStyle w:val="w"/>
          <w:rFonts w:ascii="Courier New" w:hAnsi="Courier New" w:cs="Courier New"/>
          <w:color w:val="37474F"/>
          <w:sz w:val="20"/>
          <w:szCs w:val="20"/>
        </w:rPr>
        <w:t> </w:t>
      </w:r>
      <w:r>
        <w:rPr>
          <w:rStyle w:val="k"/>
          <w:rFonts w:ascii="Courier New" w:hAnsi="Courier New" w:cs="Courier New"/>
          <w:color w:val="3B78E7"/>
          <w:sz w:val="20"/>
          <w:szCs w:val="20"/>
        </w:rPr>
        <w:t>with</w:t>
      </w:r>
      <w:r>
        <w:rPr>
          <w:rStyle w:val="w"/>
          <w:rFonts w:ascii="Courier New" w:hAnsi="Courier New" w:cs="Courier New"/>
          <w:color w:val="37474F"/>
          <w:sz w:val="20"/>
          <w:szCs w:val="20"/>
        </w:rPr>
        <w:t> </w:t>
      </w:r>
      <w:r>
        <w:rPr>
          <w:rStyle w:val="n"/>
          <w:rFonts w:ascii="Courier New" w:hAnsi="Courier New" w:cs="Courier New"/>
          <w:color w:val="37474F"/>
          <w:sz w:val="20"/>
          <w:szCs w:val="20"/>
        </w:rPr>
        <w:t>allowed</w:t>
      </w:r>
      <w:r>
        <w:rPr>
          <w:rStyle w:val="w"/>
          <w:rFonts w:ascii="Courier New" w:hAnsi="Courier New" w:cs="Courier New"/>
          <w:color w:val="37474F"/>
          <w:sz w:val="20"/>
          <w:szCs w:val="20"/>
        </w:rPr>
        <w:t> </w:t>
      </w:r>
      <w:r>
        <w:rPr>
          <w:rStyle w:val="k"/>
          <w:rFonts w:ascii="Courier New" w:hAnsi="Courier New" w:cs="Courier New"/>
          <w:color w:val="3B78E7"/>
          <w:sz w:val="20"/>
          <w:szCs w:val="20"/>
        </w:rPr>
        <w:t>return</w:t>
      </w:r>
      <w:r>
        <w:rPr>
          <w:rStyle w:val="w"/>
          <w:rFonts w:ascii="Courier New" w:hAnsi="Courier New" w:cs="Courier New"/>
          <w:color w:val="37474F"/>
          <w:sz w:val="20"/>
          <w:szCs w:val="20"/>
        </w:rPr>
        <w:t> </w:t>
      </w:r>
      <w:r>
        <w:rPr>
          <w:rStyle w:val="n"/>
          <w:rFonts w:ascii="Courier New" w:hAnsi="Courier New" w:cs="Courier New"/>
          <w:color w:val="37474F"/>
          <w:sz w:val="20"/>
          <w:szCs w:val="20"/>
        </w:rPr>
        <w:t>codes</w:t>
      </w:r>
      <w:r>
        <w:rPr>
          <w:rStyle w:val="w"/>
          <w:rFonts w:ascii="Courier New" w:hAnsi="Courier New" w:cs="Courier New"/>
          <w:color w:val="37474F"/>
          <w:sz w:val="20"/>
          <w:szCs w:val="20"/>
        </w:rPr>
        <w:t> </w:t>
      </w:r>
      <w:r>
        <w:rPr>
          <w:rStyle w:val="o"/>
          <w:rFonts w:ascii="Courier New" w:hAnsi="Courier New" w:cs="Courier New"/>
          <w:color w:val="37474F"/>
          <w:sz w:val="20"/>
          <w:szCs w:val="20"/>
        </w:rPr>
        <w:t>[</w:t>
      </w:r>
      <w:r>
        <w:rPr>
          <w:rStyle w:val="n"/>
          <w:rFonts w:ascii="Courier New" w:hAnsi="Courier New" w:cs="Courier New"/>
          <w:color w:val="37474F"/>
          <w:sz w:val="20"/>
          <w:szCs w:val="20"/>
        </w:rPr>
        <w:t>0</w:t>
      </w:r>
      <w:r>
        <w:rPr>
          <w:rStyle w:val="o"/>
          <w:rFonts w:ascii="Courier New" w:hAnsi="Courier New" w:cs="Courier New"/>
          <w:color w:val="37474F"/>
          <w:sz w:val="20"/>
          <w:szCs w:val="20"/>
        </w:rPr>
        <w:t>]</w:t>
      </w:r>
      <w:r>
        <w:rPr>
          <w:rStyle w:val="w"/>
          <w:rFonts w:ascii="Courier New" w:hAnsi="Courier New" w:cs="Courier New"/>
          <w:color w:val="37474F"/>
          <w:sz w:val="20"/>
          <w:szCs w:val="20"/>
        </w:rPr>
        <w:t> </w:t>
      </w:r>
      <w:r>
        <w:rPr>
          <w:rStyle w:val="p"/>
          <w:rFonts w:ascii="Courier New" w:hAnsi="Courier New" w:cs="Courier New"/>
          <w:color w:val="37474F"/>
          <w:sz w:val="20"/>
          <w:szCs w:val="20"/>
        </w:rPr>
        <w:t>(</w:t>
      </w:r>
      <w:r>
        <w:rPr>
          <w:rStyle w:val="n"/>
          <w:rFonts w:ascii="Courier New" w:hAnsi="Courier New" w:cs="Courier New"/>
          <w:color w:val="37474F"/>
          <w:sz w:val="20"/>
          <w:szCs w:val="20"/>
        </w:rPr>
        <w:t>shell</w:t>
      </w:r>
      <w:r>
        <w:rPr>
          <w:rStyle w:val="o"/>
          <w:rFonts w:ascii="Courier New" w:hAnsi="Courier New" w:cs="Courier New"/>
          <w:color w:val="37474F"/>
          <w:sz w:val="20"/>
          <w:szCs w:val="20"/>
        </w:rPr>
        <w:t>=</w:t>
      </w:r>
      <w:r>
        <w:rPr>
          <w:rStyle w:val="k"/>
          <w:rFonts w:ascii="Courier New" w:hAnsi="Courier New" w:cs="Courier New"/>
          <w:color w:val="3B78E7"/>
          <w:sz w:val="20"/>
          <w:szCs w:val="20"/>
        </w:rPr>
        <w:t>False</w:t>
      </w:r>
      <w:r>
        <w:rPr>
          <w:rStyle w:val="p"/>
          <w:rFonts w:ascii="Courier New" w:hAnsi="Courier New" w:cs="Courier New"/>
          <w:color w:val="37474F"/>
          <w:sz w:val="20"/>
          <w:szCs w:val="20"/>
        </w:rPr>
        <w:t>,</w:t>
      </w:r>
      <w:r>
        <w:rPr>
          <w:rStyle w:val="w"/>
          <w:rFonts w:ascii="Courier New" w:hAnsi="Courier New" w:cs="Courier New"/>
          <w:color w:val="37474F"/>
          <w:sz w:val="20"/>
          <w:szCs w:val="20"/>
        </w:rPr>
        <w:t> </w:t>
      </w:r>
      <w:r>
        <w:rPr>
          <w:rStyle w:val="n"/>
          <w:rFonts w:ascii="Courier New" w:hAnsi="Courier New" w:cs="Courier New"/>
          <w:color w:val="37474F"/>
          <w:sz w:val="20"/>
          <w:szCs w:val="20"/>
        </w:rPr>
        <w:t>capture</w:t>
      </w:r>
      <w:r>
        <w:rPr>
          <w:rStyle w:val="o"/>
          <w:rFonts w:ascii="Courier New" w:hAnsi="Courier New" w:cs="Courier New"/>
          <w:color w:val="37474F"/>
          <w:sz w:val="20"/>
          <w:szCs w:val="20"/>
        </w:rPr>
        <w:t>=</w:t>
      </w:r>
      <w:r>
        <w:rPr>
          <w:rStyle w:val="k"/>
          <w:rFonts w:ascii="Courier New" w:hAnsi="Courier New" w:cs="Courier New"/>
          <w:color w:val="3B78E7"/>
          <w:sz w:val="20"/>
          <w:szCs w:val="20"/>
        </w:rPr>
        <w:t>False</w:t>
      </w:r>
      <w:r>
        <w:rPr>
          <w:rStyle w:val="p"/>
          <w:rFonts w:ascii="Courier New" w:hAnsi="Courier New" w:cs="Courier New"/>
          <w:color w:val="37474F"/>
          <w:sz w:val="20"/>
          <w:szCs w:val="20"/>
        </w:rPr>
        <w:t>)</w:t>
      </w:r>
      <w:r>
        <w:rPr>
          <w:rFonts w:ascii="Helvetica Neue" w:hAnsi="Helvetica Neue"/>
        </w:rPr>
        <w:t> in </w:t>
      </w:r>
      <w:r>
        <w:rPr>
          <w:rStyle w:val="err"/>
          <w:rFonts w:ascii="Courier New" w:hAnsi="Courier New" w:cs="Courier New"/>
          <w:color w:val="A61717"/>
          <w:sz w:val="20"/>
          <w:szCs w:val="20"/>
        </w:rPr>
        <w:t>/var/log/cloud-init.log</w:t>
      </w:r>
      <w:r>
        <w:rPr>
          <w:rFonts w:ascii="Helvetica Neue" w:hAnsi="Helvetica Neue"/>
        </w:rPr>
        <w:t> to see user data script execution result code.</w:t>
      </w:r>
    </w:p>
    <w:p w14:paraId="106D289B" w14:textId="77777777" w:rsidR="000240B6" w:rsidRDefault="000240B6" w:rsidP="0047624C">
      <w:pPr>
        <w:numPr>
          <w:ilvl w:val="0"/>
          <w:numId w:val="128"/>
        </w:numPr>
        <w:spacing w:beforeAutospacing="1"/>
        <w:ind w:left="450"/>
        <w:rPr>
          <w:rFonts w:ascii="Helvetica Neue" w:hAnsi="Helvetica Neue"/>
        </w:rPr>
      </w:pPr>
      <w:r>
        <w:rPr>
          <w:rFonts w:ascii="Helvetica Neue" w:hAnsi="Helvetica Neue"/>
        </w:rPr>
        <w:t>Full path for shell script created from instance’s user data is </w:t>
      </w:r>
      <w:r>
        <w:rPr>
          <w:rStyle w:val="err"/>
          <w:rFonts w:ascii="Courier New" w:hAnsi="Courier New" w:cs="Courier New"/>
          <w:color w:val="A61717"/>
          <w:sz w:val="20"/>
          <w:szCs w:val="20"/>
        </w:rPr>
        <w:t>/var/lib/cloud/instance/scripts/part-001</w:t>
      </w:r>
      <w:r>
        <w:rPr>
          <w:rFonts w:ascii="Helvetica Neue" w:hAnsi="Helvetica Neue"/>
        </w:rPr>
        <w:t xml:space="preserve">. You can run this script manually on </w:t>
      </w:r>
      <w:proofErr w:type="gramStart"/>
      <w:r>
        <w:rPr>
          <w:rFonts w:ascii="Helvetica Neue" w:hAnsi="Helvetica Neue"/>
        </w:rPr>
        <w:t>shell </w:t>
      </w:r>
      <w:r>
        <w:rPr>
          <w:rStyle w:val="err"/>
          <w:rFonts w:ascii="Courier New" w:hAnsi="Courier New" w:cs="Courier New"/>
          <w:color w:val="A61717"/>
          <w:sz w:val="20"/>
          <w:szCs w:val="20"/>
        </w:rPr>
        <w:t>.</w:t>
      </w:r>
      <w:proofErr w:type="gramEnd"/>
      <w:r>
        <w:rPr>
          <w:rStyle w:val="err"/>
          <w:rFonts w:ascii="Courier New" w:hAnsi="Courier New" w:cs="Courier New"/>
          <w:color w:val="A61717"/>
          <w:sz w:val="20"/>
          <w:szCs w:val="20"/>
        </w:rPr>
        <w:t>/part-001</w:t>
      </w:r>
      <w:r>
        <w:rPr>
          <w:rFonts w:ascii="Helvetica Neue" w:hAnsi="Helvetica Neue"/>
        </w:rPr>
        <w:t> as root user to follow the execution and see the error.</w:t>
      </w:r>
    </w:p>
    <w:p w14:paraId="46BB70B0" w14:textId="77777777" w:rsidR="000240B6" w:rsidRDefault="000240B6" w:rsidP="0047624C">
      <w:pPr>
        <w:numPr>
          <w:ilvl w:val="0"/>
          <w:numId w:val="128"/>
        </w:numPr>
        <w:spacing w:beforeAutospacing="1"/>
        <w:ind w:left="450"/>
        <w:rPr>
          <w:rFonts w:ascii="Helvetica Neue" w:hAnsi="Helvetica Neue"/>
        </w:rPr>
      </w:pPr>
      <w:proofErr w:type="spellStart"/>
      <w:r>
        <w:rPr>
          <w:rStyle w:val="err"/>
          <w:rFonts w:ascii="Courier New" w:hAnsi="Courier New" w:cs="Courier New"/>
          <w:color w:val="A61717"/>
          <w:sz w:val="20"/>
          <w:szCs w:val="20"/>
        </w:rPr>
        <w:t>CodeDeploy</w:t>
      </w:r>
      <w:proofErr w:type="spellEnd"/>
      <w:r>
        <w:rPr>
          <w:rStyle w:val="err"/>
          <w:rFonts w:ascii="Courier New" w:hAnsi="Courier New" w:cs="Courier New"/>
          <w:color w:val="A61717"/>
          <w:sz w:val="20"/>
          <w:szCs w:val="20"/>
        </w:rPr>
        <w:t xml:space="preserve"> </w:t>
      </w:r>
      <w:proofErr w:type="gramStart"/>
      <w:r>
        <w:rPr>
          <w:rStyle w:val="err"/>
          <w:rFonts w:ascii="Courier New" w:hAnsi="Courier New" w:cs="Courier New"/>
          <w:color w:val="A61717"/>
          <w:sz w:val="20"/>
          <w:szCs w:val="20"/>
        </w:rPr>
        <w:t>fails :</w:t>
      </w:r>
      <w:proofErr w:type="gramEnd"/>
      <w:r>
        <w:rPr>
          <w:rStyle w:val="err"/>
          <w:rFonts w:ascii="Courier New" w:hAnsi="Courier New" w:cs="Courier New"/>
          <w:color w:val="A61717"/>
          <w:sz w:val="20"/>
          <w:szCs w:val="20"/>
        </w:rPr>
        <w:t xml:space="preserve"> HEALTH_CONSTRAINTS The overall deployment failed because too many individual instances failed deployment, too few healthy instances are available for deployment, or some instances in your deployment group are experiencing problems." (HEALTH_CONSTRAINTS)</w:t>
      </w:r>
      <w:r>
        <w:rPr>
          <w:rFonts w:ascii="Helvetica Neue" w:hAnsi="Helvetica Neue"/>
        </w:rPr>
        <w:t> - This is a very generic error and you have to usually click on deployment to get down to exact issue. Also check logs in </w:t>
      </w:r>
      <w:r>
        <w:rPr>
          <w:rStyle w:val="err"/>
          <w:rFonts w:ascii="Courier New" w:hAnsi="Courier New" w:cs="Courier New"/>
          <w:color w:val="A61717"/>
          <w:sz w:val="20"/>
          <w:szCs w:val="20"/>
        </w:rPr>
        <w:t>/var/log/</w:t>
      </w:r>
      <w:proofErr w:type="spellStart"/>
      <w:r>
        <w:rPr>
          <w:rStyle w:val="err"/>
          <w:rFonts w:ascii="Courier New" w:hAnsi="Courier New" w:cs="Courier New"/>
          <w:color w:val="A61717"/>
          <w:sz w:val="20"/>
          <w:szCs w:val="20"/>
        </w:rPr>
        <w:t>aws</w:t>
      </w:r>
      <w:proofErr w:type="spellEnd"/>
      <w:r>
        <w:rPr>
          <w:rStyle w:val="err"/>
          <w:rFonts w:ascii="Courier New" w:hAnsi="Courier New" w:cs="Courier New"/>
          <w:color w:val="A61717"/>
          <w:sz w:val="20"/>
          <w:szCs w:val="20"/>
        </w:rPr>
        <w:t>/</w:t>
      </w:r>
      <w:proofErr w:type="spellStart"/>
      <w:r>
        <w:rPr>
          <w:rStyle w:val="err"/>
          <w:rFonts w:ascii="Courier New" w:hAnsi="Courier New" w:cs="Courier New"/>
          <w:color w:val="A61717"/>
          <w:sz w:val="20"/>
          <w:szCs w:val="20"/>
        </w:rPr>
        <w:t>codedeploy</w:t>
      </w:r>
      <w:proofErr w:type="spellEnd"/>
      <w:r>
        <w:rPr>
          <w:rStyle w:val="err"/>
          <w:rFonts w:ascii="Courier New" w:hAnsi="Courier New" w:cs="Courier New"/>
          <w:color w:val="A61717"/>
          <w:sz w:val="20"/>
          <w:szCs w:val="20"/>
        </w:rPr>
        <w:t>-agent</w:t>
      </w:r>
      <w:r>
        <w:rPr>
          <w:rFonts w:ascii="Helvetica Neue" w:hAnsi="Helvetica Neue"/>
        </w:rPr>
        <w:t> on your EC2 instance if code deploy made it that far. Usually students encounter errors due to incorrect path for files or deployment directory. Also make sure that IAM role is attached to the EC2 instance.</w:t>
      </w:r>
    </w:p>
    <w:p w14:paraId="1FDEFA7D" w14:textId="77777777" w:rsidR="000240B6" w:rsidRDefault="000240B6" w:rsidP="0047624C">
      <w:pPr>
        <w:numPr>
          <w:ilvl w:val="0"/>
          <w:numId w:val="128"/>
        </w:numPr>
        <w:spacing w:before="100" w:beforeAutospacing="1" w:after="120"/>
        <w:ind w:left="450"/>
        <w:rPr>
          <w:rFonts w:ascii="Helvetica Neue" w:hAnsi="Helvetica Neue"/>
        </w:rPr>
      </w:pPr>
      <w:r>
        <w:rPr>
          <w:rFonts w:ascii="Helvetica Neue" w:hAnsi="Helvetica Neue"/>
        </w:rPr>
        <w:t>See </w:t>
      </w:r>
      <w:hyperlink r:id="rId389" w:history="1">
        <w:r>
          <w:rPr>
            <w:rStyle w:val="Hyperlink"/>
            <w:rFonts w:ascii="Helvetica Neue" w:hAnsi="Helvetica Neue"/>
            <w:color w:val="2196F3"/>
            <w:u w:val="none"/>
          </w:rPr>
          <w:t>https://docs.aws.amazon.com/codedeploy/latest/userguide/troubleshooting-deployments.html</w:t>
        </w:r>
      </w:hyperlink>
      <w:r>
        <w:rPr>
          <w:rFonts w:ascii="Helvetica Neue" w:hAnsi="Helvetica Neue"/>
        </w:rPr>
        <w:t xml:space="preserve"> for debugging </w:t>
      </w:r>
      <w:proofErr w:type="spellStart"/>
      <w:r>
        <w:rPr>
          <w:rFonts w:ascii="Helvetica Neue" w:hAnsi="Helvetica Neue"/>
        </w:rPr>
        <w:t>CodeDeploy</w:t>
      </w:r>
      <w:proofErr w:type="spellEnd"/>
      <w:r>
        <w:rPr>
          <w:rFonts w:ascii="Helvetica Neue" w:hAnsi="Helvetica Neue"/>
        </w:rPr>
        <w:t xml:space="preserve"> issues.</w:t>
      </w:r>
    </w:p>
    <w:p w14:paraId="483C4C20" w14:textId="77777777" w:rsidR="000240B6" w:rsidRDefault="000240B6" w:rsidP="0047624C">
      <w:pPr>
        <w:numPr>
          <w:ilvl w:val="0"/>
          <w:numId w:val="128"/>
        </w:numPr>
        <w:spacing w:beforeAutospacing="1"/>
        <w:ind w:left="450"/>
        <w:rPr>
          <w:rFonts w:ascii="Helvetica Neue" w:hAnsi="Helvetica Neue"/>
        </w:rPr>
      </w:pPr>
      <w:r>
        <w:rPr>
          <w:rStyle w:val="err"/>
          <w:rFonts w:ascii="Courier New" w:hAnsi="Courier New" w:cs="Courier New"/>
          <w:color w:val="A61717"/>
          <w:sz w:val="20"/>
          <w:szCs w:val="20"/>
        </w:rPr>
        <w:t>Download Bundle failed - The specified key does not exist.</w:t>
      </w:r>
      <w:r>
        <w:rPr>
          <w:rFonts w:ascii="Helvetica Neue" w:hAnsi="Helvetica Neue"/>
        </w:rPr>
        <w:t> - This error indicates that file does not exist in S3 bucket.</w:t>
      </w:r>
    </w:p>
    <w:p w14:paraId="4C4142BD" w14:textId="77777777" w:rsidR="000240B6" w:rsidRDefault="000240B6" w:rsidP="0047624C">
      <w:pPr>
        <w:numPr>
          <w:ilvl w:val="0"/>
          <w:numId w:val="128"/>
        </w:numPr>
        <w:spacing w:before="100" w:beforeAutospacing="1"/>
        <w:ind w:left="450"/>
        <w:rPr>
          <w:rFonts w:ascii="Helvetica Neue" w:hAnsi="Helvetica Neue"/>
        </w:rPr>
      </w:pPr>
      <w:hyperlink r:id="rId390" w:history="1">
        <w:r>
          <w:rPr>
            <w:rStyle w:val="Hyperlink"/>
            <w:rFonts w:ascii="Helvetica Neue" w:hAnsi="Helvetica Neue"/>
            <w:color w:val="2196F3"/>
            <w:u w:val="none"/>
          </w:rPr>
          <w:t xml:space="preserve">Creating AWS IAM Role using </w:t>
        </w:r>
        <w:proofErr w:type="spellStart"/>
        <w:r>
          <w:rPr>
            <w:rStyle w:val="Hyperlink"/>
            <w:rFonts w:ascii="Helvetica Neue" w:hAnsi="Helvetica Neue"/>
            <w:color w:val="2196F3"/>
            <w:u w:val="none"/>
          </w:rPr>
          <w:t>cloudformation</w:t>
        </w:r>
        <w:proofErr w:type="spellEnd"/>
        <w:r>
          <w:rPr>
            <w:rStyle w:val="Hyperlink"/>
            <w:rFonts w:ascii="Helvetica Neue" w:hAnsi="Helvetica Neue"/>
            <w:color w:val="2196F3"/>
            <w:u w:val="none"/>
          </w:rPr>
          <w:t xml:space="preserve"> does not create </w:t>
        </w:r>
        <w:proofErr w:type="spellStart"/>
        <w:r>
          <w:rPr>
            <w:rStyle w:val="Hyperlink"/>
            <w:rFonts w:ascii="Helvetica Neue" w:hAnsi="Helvetica Neue"/>
            <w:color w:val="2196F3"/>
            <w:u w:val="none"/>
          </w:rPr>
          <w:t>RolePolicies</w:t>
        </w:r>
        <w:proofErr w:type="spellEnd"/>
        <w:r>
          <w:rPr>
            <w:rStyle w:val="Hyperlink"/>
            <w:rFonts w:ascii="Helvetica Neue" w:hAnsi="Helvetica Neue"/>
            <w:color w:val="2196F3"/>
            <w:u w:val="none"/>
          </w:rPr>
          <w:t>.</w:t>
        </w:r>
      </w:hyperlink>
    </w:p>
    <w:p w14:paraId="7EAA21B3"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 xml:space="preserve">Metrics, </w:t>
      </w:r>
      <w:proofErr w:type="spellStart"/>
      <w:r>
        <w:rPr>
          <w:rFonts w:ascii="Helvetica Neue" w:hAnsi="Helvetica Neue"/>
          <w:b w:val="0"/>
          <w:bCs w:val="0"/>
          <w:spacing w:val="-2"/>
        </w:rPr>
        <w:t>StatsD</w:t>
      </w:r>
      <w:proofErr w:type="spellEnd"/>
      <w:r>
        <w:rPr>
          <w:rFonts w:ascii="Helvetica Neue" w:hAnsi="Helvetica Neue"/>
          <w:b w:val="0"/>
          <w:bCs w:val="0"/>
          <w:spacing w:val="-2"/>
        </w:rPr>
        <w:t>, CloudWatch, &amp; Web Application</w:t>
      </w:r>
      <w:hyperlink r:id="rId391" w:anchor="metrics-statsd-cloudwatch-web-application" w:tooltip="Permanent link" w:history="1">
        <w:r>
          <w:rPr>
            <w:rStyle w:val="Hyperlink"/>
            <w:rFonts w:ascii="Helvetica Neue" w:hAnsi="Helvetica Neue"/>
            <w:b w:val="0"/>
            <w:bCs w:val="0"/>
            <w:spacing w:val="-2"/>
            <w:u w:val="none"/>
          </w:rPr>
          <w:t>¶</w:t>
        </w:r>
      </w:hyperlink>
    </w:p>
    <w:p w14:paraId="5FDBD672" w14:textId="77777777" w:rsidR="000240B6" w:rsidRDefault="000240B6" w:rsidP="000240B6">
      <w:pPr>
        <w:pStyle w:val="NormalWeb"/>
        <w:spacing w:before="0" w:beforeAutospacing="0" w:after="0" w:afterAutospacing="0"/>
        <w:rPr>
          <w:rFonts w:ascii="Helvetica Neue" w:hAnsi="Helvetica Neue"/>
        </w:rPr>
      </w:pPr>
      <w:hyperlink r:id="rId392" w:history="1">
        <w:r>
          <w:rPr>
            <w:rStyle w:val="Hyperlink"/>
            <w:rFonts w:ascii="Helvetica Neue" w:hAnsi="Helvetica Neue"/>
            <w:color w:val="2196F3"/>
            <w:u w:val="none"/>
          </w:rPr>
          <w:t>Assignment #07</w:t>
        </w:r>
      </w:hyperlink>
      <w:r>
        <w:rPr>
          <w:rFonts w:ascii="Helvetica Neue" w:hAnsi="Helvetica Neue"/>
        </w:rPr>
        <w:t> requires you to instrument your application. You can use either </w:t>
      </w:r>
      <w:proofErr w:type="spellStart"/>
      <w:r>
        <w:rPr>
          <w:rStyle w:val="err"/>
          <w:rFonts w:ascii="Courier New" w:hAnsi="Courier New" w:cs="Courier New"/>
          <w:color w:val="A61717"/>
          <w:sz w:val="20"/>
          <w:szCs w:val="20"/>
        </w:rPr>
        <w:t>StatsD</w:t>
      </w:r>
      <w:proofErr w:type="spellEnd"/>
      <w:r>
        <w:rPr>
          <w:rFonts w:ascii="Helvetica Neue" w:hAnsi="Helvetica Neue"/>
        </w:rPr>
        <w:t> or </w:t>
      </w:r>
      <w:proofErr w:type="spellStart"/>
      <w:r>
        <w:rPr>
          <w:rStyle w:val="err"/>
          <w:rFonts w:ascii="Courier New" w:hAnsi="Courier New" w:cs="Courier New"/>
          <w:color w:val="A61717"/>
          <w:sz w:val="20"/>
          <w:szCs w:val="20"/>
        </w:rPr>
        <w:t>CollectD</w:t>
      </w:r>
      <w:proofErr w:type="spellEnd"/>
      <w:r>
        <w:rPr>
          <w:rFonts w:ascii="Helvetica Neue" w:hAnsi="Helvetica Neue"/>
        </w:rPr>
        <w:t> (or something else) for collecting metrics. Given how popular </w:t>
      </w:r>
      <w:proofErr w:type="spellStart"/>
      <w:r>
        <w:rPr>
          <w:rStyle w:val="err"/>
          <w:rFonts w:ascii="Courier New" w:hAnsi="Courier New" w:cs="Courier New"/>
          <w:color w:val="A61717"/>
          <w:sz w:val="20"/>
          <w:szCs w:val="20"/>
        </w:rPr>
        <w:t>StatsD</w:t>
      </w:r>
      <w:proofErr w:type="spellEnd"/>
      <w:r>
        <w:rPr>
          <w:rFonts w:ascii="Helvetica Neue" w:hAnsi="Helvetica Neue"/>
        </w:rPr>
        <w:t xml:space="preserve"> has become, I recommend using </w:t>
      </w:r>
      <w:proofErr w:type="spellStart"/>
      <w:r>
        <w:rPr>
          <w:rFonts w:ascii="Helvetica Neue" w:hAnsi="Helvetica Neue"/>
        </w:rPr>
        <w:t>StatsD</w:t>
      </w:r>
      <w:proofErr w:type="spellEnd"/>
      <w:r>
        <w:rPr>
          <w:rFonts w:ascii="Helvetica Neue" w:hAnsi="Helvetica Neue"/>
        </w:rPr>
        <w:t>.</w:t>
      </w:r>
    </w:p>
    <w:p w14:paraId="0FBECE86"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What is </w:t>
      </w:r>
      <w:proofErr w:type="spellStart"/>
      <w:r>
        <w:rPr>
          <w:rFonts w:ascii="Helvetica Neue" w:hAnsi="Helvetica Neue"/>
          <w:b w:val="0"/>
          <w:bCs w:val="0"/>
          <w:spacing w:val="-2"/>
        </w:rPr>
        <w:t>StatsD</w:t>
      </w:r>
      <w:proofErr w:type="spellEnd"/>
      <w:r>
        <w:rPr>
          <w:rFonts w:ascii="Helvetica Neue" w:hAnsi="Helvetica Neue"/>
          <w:b w:val="0"/>
          <w:bCs w:val="0"/>
          <w:spacing w:val="-2"/>
        </w:rPr>
        <w:t>?</w:t>
      </w:r>
      <w:hyperlink r:id="rId393" w:anchor="what-is-statsd" w:tooltip="Permanent link" w:history="1">
        <w:r>
          <w:rPr>
            <w:rStyle w:val="Hyperlink"/>
            <w:rFonts w:ascii="Helvetica Neue" w:hAnsi="Helvetica Neue"/>
            <w:b w:val="0"/>
            <w:bCs w:val="0"/>
            <w:spacing w:val="-2"/>
            <w:u w:val="none"/>
          </w:rPr>
          <w:t>¶</w:t>
        </w:r>
      </w:hyperlink>
    </w:p>
    <w:p w14:paraId="2605AEDE" w14:textId="77777777" w:rsidR="000240B6" w:rsidRDefault="000240B6" w:rsidP="000240B6">
      <w:pPr>
        <w:pStyle w:val="NormalWeb"/>
        <w:spacing w:before="240" w:beforeAutospacing="0" w:after="240" w:afterAutospacing="0"/>
        <w:rPr>
          <w:rFonts w:ascii="Helvetica Neue" w:hAnsi="Helvetica Neue"/>
        </w:rPr>
      </w:pPr>
      <w:hyperlink r:id="rId394" w:history="1">
        <w:proofErr w:type="spellStart"/>
        <w:r>
          <w:rPr>
            <w:rStyle w:val="Hyperlink"/>
            <w:rFonts w:ascii="Helvetica Neue" w:hAnsi="Helvetica Neue"/>
            <w:color w:val="2196F3"/>
            <w:u w:val="none"/>
          </w:rPr>
          <w:t>StatsD</w:t>
        </w:r>
        <w:proofErr w:type="spellEnd"/>
      </w:hyperlink>
      <w:r>
        <w:rPr>
          <w:rFonts w:ascii="Helvetica Neue" w:hAnsi="Helvetica Neue"/>
        </w:rPr>
        <w:t xml:space="preserve"> is a simple daemon developed and released by Etsy to aggregate and summarize application metrics. With </w:t>
      </w:r>
      <w:proofErr w:type="spellStart"/>
      <w:r>
        <w:rPr>
          <w:rFonts w:ascii="Helvetica Neue" w:hAnsi="Helvetica Neue"/>
        </w:rPr>
        <w:t>StatsD</w:t>
      </w:r>
      <w:proofErr w:type="spellEnd"/>
      <w:r>
        <w:rPr>
          <w:rFonts w:ascii="Helvetica Neue" w:hAnsi="Helvetica Neue"/>
        </w:rPr>
        <w:t>, applications are instrumented by developers using language-specific </w:t>
      </w:r>
      <w:hyperlink r:id="rId395" w:anchor="client-implementations" w:history="1">
        <w:r>
          <w:rPr>
            <w:rStyle w:val="Hyperlink"/>
            <w:rFonts w:ascii="Helvetica Neue" w:hAnsi="Helvetica Neue"/>
            <w:color w:val="2196F3"/>
            <w:u w:val="none"/>
          </w:rPr>
          <w:t>client libraries</w:t>
        </w:r>
      </w:hyperlink>
      <w:r>
        <w:rPr>
          <w:rFonts w:ascii="Helvetica Neue" w:hAnsi="Helvetica Neue"/>
        </w:rPr>
        <w:t xml:space="preserve">. These libraries will communicate with the </w:t>
      </w:r>
      <w:proofErr w:type="spellStart"/>
      <w:r>
        <w:rPr>
          <w:rFonts w:ascii="Helvetica Neue" w:hAnsi="Helvetica Neue"/>
        </w:rPr>
        <w:t>StatsD</w:t>
      </w:r>
      <w:proofErr w:type="spellEnd"/>
      <w:r>
        <w:rPr>
          <w:rFonts w:ascii="Helvetica Neue" w:hAnsi="Helvetica Neue"/>
        </w:rPr>
        <w:t xml:space="preserve"> daemon using its dead-simple protocol, and the daemon will then </w:t>
      </w:r>
      <w:r>
        <w:rPr>
          <w:rFonts w:ascii="Helvetica Neue" w:hAnsi="Helvetica Neue"/>
        </w:rPr>
        <w:lastRenderedPageBreak/>
        <w:t>generate aggregate metrics and relay them to virtually any graphing or monitoring backend.</w:t>
      </w:r>
    </w:p>
    <w:p w14:paraId="4312395D"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How Does </w:t>
      </w:r>
      <w:proofErr w:type="spellStart"/>
      <w:r>
        <w:rPr>
          <w:rFonts w:ascii="Helvetica Neue" w:hAnsi="Helvetica Neue"/>
          <w:b w:val="0"/>
          <w:bCs w:val="0"/>
          <w:spacing w:val="-2"/>
        </w:rPr>
        <w:t>StatsD</w:t>
      </w:r>
      <w:proofErr w:type="spellEnd"/>
      <w:r>
        <w:rPr>
          <w:rFonts w:ascii="Helvetica Neue" w:hAnsi="Helvetica Neue"/>
          <w:b w:val="0"/>
          <w:bCs w:val="0"/>
          <w:spacing w:val="-2"/>
        </w:rPr>
        <w:t xml:space="preserve"> Work?</w:t>
      </w:r>
      <w:hyperlink r:id="rId396" w:anchor="how-does-statsd-work" w:tooltip="Permanent link" w:history="1">
        <w:r>
          <w:rPr>
            <w:rStyle w:val="Hyperlink"/>
            <w:rFonts w:ascii="Helvetica Neue" w:hAnsi="Helvetica Neue"/>
            <w:b w:val="0"/>
            <w:bCs w:val="0"/>
            <w:spacing w:val="-2"/>
            <w:u w:val="none"/>
          </w:rPr>
          <w:t>¶</w:t>
        </w:r>
      </w:hyperlink>
    </w:p>
    <w:p w14:paraId="2D2F7FE6" w14:textId="77777777" w:rsidR="000240B6" w:rsidRDefault="000240B6" w:rsidP="0047624C">
      <w:pPr>
        <w:numPr>
          <w:ilvl w:val="0"/>
          <w:numId w:val="129"/>
        </w:numPr>
        <w:spacing w:before="100" w:beforeAutospacing="1" w:after="120"/>
        <w:ind w:left="450"/>
        <w:rPr>
          <w:rFonts w:ascii="Helvetica Neue" w:hAnsi="Helvetica Neue"/>
        </w:rPr>
      </w:pPr>
      <w:r>
        <w:rPr>
          <w:rFonts w:ascii="Helvetica Neue" w:hAnsi="Helvetica Neue"/>
        </w:rPr>
        <w:t xml:space="preserve">You instrument your code with one of the many </w:t>
      </w:r>
      <w:proofErr w:type="spellStart"/>
      <w:r>
        <w:rPr>
          <w:rFonts w:ascii="Helvetica Neue" w:hAnsi="Helvetica Neue"/>
        </w:rPr>
        <w:t>StatsD</w:t>
      </w:r>
      <w:proofErr w:type="spellEnd"/>
      <w:r>
        <w:rPr>
          <w:rFonts w:ascii="Helvetica Neue" w:hAnsi="Helvetica Neue"/>
        </w:rPr>
        <w:t xml:space="preserve"> libraries corresponding to your application’s programming language.</w:t>
      </w:r>
    </w:p>
    <w:p w14:paraId="124A6F9A" w14:textId="77777777" w:rsidR="000240B6" w:rsidRDefault="000240B6" w:rsidP="0047624C">
      <w:pPr>
        <w:numPr>
          <w:ilvl w:val="0"/>
          <w:numId w:val="129"/>
        </w:numPr>
        <w:spacing w:beforeAutospacing="1"/>
        <w:ind w:left="450"/>
        <w:rPr>
          <w:rFonts w:ascii="Helvetica Neue" w:hAnsi="Helvetica Neue"/>
        </w:rPr>
      </w:pPr>
      <w:proofErr w:type="spellStart"/>
      <w:r>
        <w:rPr>
          <w:rFonts w:ascii="Helvetica Neue" w:hAnsi="Helvetica Neue"/>
        </w:rPr>
        <w:t>StatsD</w:t>
      </w:r>
      <w:proofErr w:type="spellEnd"/>
      <w:r>
        <w:rPr>
          <w:rFonts w:ascii="Helvetica Neue" w:hAnsi="Helvetica Neue"/>
        </w:rPr>
        <w:t xml:space="preserve"> allows you to capture different types of metrics such as </w:t>
      </w:r>
      <w:r>
        <w:rPr>
          <w:rStyle w:val="err"/>
          <w:rFonts w:ascii="Courier New" w:hAnsi="Courier New" w:cs="Courier New"/>
          <w:color w:val="A61717"/>
          <w:sz w:val="20"/>
          <w:szCs w:val="20"/>
        </w:rPr>
        <w:t>Gauges</w:t>
      </w:r>
      <w:r>
        <w:rPr>
          <w:rFonts w:ascii="Helvetica Neue" w:hAnsi="Helvetica Neue"/>
        </w:rPr>
        <w:t>, </w:t>
      </w:r>
      <w:r>
        <w:rPr>
          <w:rStyle w:val="err"/>
          <w:rFonts w:ascii="Courier New" w:hAnsi="Courier New" w:cs="Courier New"/>
          <w:color w:val="A61717"/>
          <w:sz w:val="20"/>
          <w:szCs w:val="20"/>
        </w:rPr>
        <w:t>Counters</w:t>
      </w:r>
      <w:r>
        <w:rPr>
          <w:rFonts w:ascii="Helvetica Neue" w:hAnsi="Helvetica Neue"/>
        </w:rPr>
        <w:t>, </w:t>
      </w:r>
      <w:r>
        <w:rPr>
          <w:rStyle w:val="err"/>
          <w:rFonts w:ascii="Courier New" w:hAnsi="Courier New" w:cs="Courier New"/>
          <w:color w:val="A61717"/>
          <w:sz w:val="20"/>
          <w:szCs w:val="20"/>
        </w:rPr>
        <w:t>Sets</w:t>
      </w:r>
      <w:r>
        <w:rPr>
          <w:rFonts w:ascii="Helvetica Neue" w:hAnsi="Helvetica Neue"/>
        </w:rPr>
        <w:t>, and </w:t>
      </w:r>
      <w:r>
        <w:rPr>
          <w:rStyle w:val="err"/>
          <w:rFonts w:ascii="Courier New" w:hAnsi="Courier New" w:cs="Courier New"/>
          <w:color w:val="A61717"/>
          <w:sz w:val="20"/>
          <w:szCs w:val="20"/>
        </w:rPr>
        <w:t>Timing Summary Statistics</w:t>
      </w:r>
      <w:r>
        <w:rPr>
          <w:rFonts w:ascii="Helvetica Neue" w:hAnsi="Helvetica Neue"/>
        </w:rPr>
        <w:t>.</w:t>
      </w:r>
    </w:p>
    <w:p w14:paraId="4CA820A4" w14:textId="77777777" w:rsidR="000240B6" w:rsidRDefault="000240B6" w:rsidP="0047624C">
      <w:pPr>
        <w:numPr>
          <w:ilvl w:val="0"/>
          <w:numId w:val="129"/>
        </w:numPr>
        <w:spacing w:before="100" w:beforeAutospacing="1" w:after="120"/>
        <w:ind w:left="450"/>
        <w:rPr>
          <w:rFonts w:ascii="Helvetica Neue" w:hAnsi="Helvetica Neue"/>
        </w:rPr>
      </w:pPr>
      <w:r>
        <w:rPr>
          <w:rFonts w:ascii="Helvetica Neue" w:hAnsi="Helvetica Neue"/>
        </w:rPr>
        <w:t xml:space="preserve">The </w:t>
      </w:r>
      <w:proofErr w:type="spellStart"/>
      <w:r>
        <w:rPr>
          <w:rFonts w:ascii="Helvetica Neue" w:hAnsi="Helvetica Neue"/>
        </w:rPr>
        <w:t>StatsD</w:t>
      </w:r>
      <w:proofErr w:type="spellEnd"/>
      <w:r>
        <w:rPr>
          <w:rFonts w:ascii="Helvetica Neue" w:hAnsi="Helvetica Neue"/>
        </w:rPr>
        <w:t xml:space="preserve"> client library then sends each individual call to the </w:t>
      </w:r>
      <w:proofErr w:type="spellStart"/>
      <w:r>
        <w:rPr>
          <w:rFonts w:ascii="Helvetica Neue" w:hAnsi="Helvetica Neue"/>
        </w:rPr>
        <w:t>StatsD</w:t>
      </w:r>
      <w:proofErr w:type="spellEnd"/>
      <w:r>
        <w:rPr>
          <w:rFonts w:ascii="Helvetica Neue" w:hAnsi="Helvetica Neue"/>
        </w:rPr>
        <w:t xml:space="preserve"> server over a UDP datagram.</w:t>
      </w:r>
    </w:p>
    <w:p w14:paraId="68F9082C" w14:textId="77777777" w:rsidR="000240B6" w:rsidRDefault="000240B6" w:rsidP="0047624C">
      <w:pPr>
        <w:numPr>
          <w:ilvl w:val="0"/>
          <w:numId w:val="129"/>
        </w:numPr>
        <w:spacing w:before="100" w:beforeAutospacing="1" w:after="120"/>
        <w:ind w:left="450"/>
        <w:rPr>
          <w:rFonts w:ascii="Helvetica Neue" w:hAnsi="Helvetica Neue"/>
        </w:rPr>
      </w:pPr>
      <w:r>
        <w:rPr>
          <w:rFonts w:ascii="Helvetica Neue" w:hAnsi="Helvetica Neue"/>
        </w:rPr>
        <w:t xml:space="preserve">The </w:t>
      </w:r>
      <w:proofErr w:type="spellStart"/>
      <w:r>
        <w:rPr>
          <w:rFonts w:ascii="Helvetica Neue" w:hAnsi="Helvetica Neue"/>
        </w:rPr>
        <w:t>StatsD</w:t>
      </w:r>
      <w:proofErr w:type="spellEnd"/>
      <w:r>
        <w:rPr>
          <w:rFonts w:ascii="Helvetica Neue" w:hAnsi="Helvetica Neue"/>
        </w:rPr>
        <w:t xml:space="preserve"> daemon will then listen to the UDP traffic from all application libraries, aggregate data over time and “flush” it at the desired interval to the backend of your choice.</w:t>
      </w:r>
    </w:p>
    <w:p w14:paraId="34BB5C99" w14:textId="77777777" w:rsidR="000240B6" w:rsidRDefault="000240B6" w:rsidP="0047624C">
      <w:pPr>
        <w:numPr>
          <w:ilvl w:val="0"/>
          <w:numId w:val="129"/>
        </w:numPr>
        <w:spacing w:before="100" w:beforeAutospacing="1"/>
        <w:ind w:left="450"/>
        <w:rPr>
          <w:rFonts w:ascii="Helvetica Neue" w:hAnsi="Helvetica Neue"/>
        </w:rPr>
      </w:pPr>
      <w:r>
        <w:rPr>
          <w:rFonts w:ascii="Helvetica Neue" w:hAnsi="Helvetica Neue"/>
        </w:rPr>
        <w:t>The monitoring backend will turn your metrics from a stream of numbers on the wire into usable charts and alert you when needed.</w:t>
      </w:r>
    </w:p>
    <w:p w14:paraId="12DC208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What do you need to do?</w:t>
      </w:r>
      <w:hyperlink r:id="rId397" w:anchor="what-do-you-need-to-do" w:tooltip="Permanent link" w:history="1">
        <w:r>
          <w:rPr>
            <w:rStyle w:val="Hyperlink"/>
            <w:rFonts w:ascii="Helvetica Neue" w:hAnsi="Helvetica Neue"/>
            <w:b w:val="0"/>
            <w:bCs w:val="0"/>
            <w:spacing w:val="-2"/>
            <w:u w:val="none"/>
          </w:rPr>
          <w:t>¶</w:t>
        </w:r>
      </w:hyperlink>
    </w:p>
    <w:p w14:paraId="21D92880" w14:textId="77777777" w:rsidR="000240B6" w:rsidRDefault="000240B6" w:rsidP="0047624C">
      <w:pPr>
        <w:numPr>
          <w:ilvl w:val="0"/>
          <w:numId w:val="130"/>
        </w:numPr>
        <w:spacing w:before="100" w:beforeAutospacing="1" w:after="120"/>
        <w:ind w:left="450"/>
        <w:rPr>
          <w:rFonts w:ascii="Helvetica Neue" w:hAnsi="Helvetica Neue"/>
        </w:rPr>
      </w:pPr>
      <w:r>
        <w:rPr>
          <w:rFonts w:ascii="Helvetica Neue" w:hAnsi="Helvetica Neue"/>
        </w:rPr>
        <w:t xml:space="preserve">Pick a </w:t>
      </w:r>
      <w:proofErr w:type="spellStart"/>
      <w:r>
        <w:rPr>
          <w:rFonts w:ascii="Helvetica Neue" w:hAnsi="Helvetica Neue"/>
        </w:rPr>
        <w:t>StatsD</w:t>
      </w:r>
      <w:proofErr w:type="spellEnd"/>
      <w:r>
        <w:rPr>
          <w:rFonts w:ascii="Helvetica Neue" w:hAnsi="Helvetica Neue"/>
        </w:rPr>
        <w:t> </w:t>
      </w:r>
      <w:hyperlink r:id="rId398" w:anchor="client-implementations" w:history="1">
        <w:r>
          <w:rPr>
            <w:rStyle w:val="Hyperlink"/>
            <w:rFonts w:ascii="Helvetica Neue" w:hAnsi="Helvetica Neue"/>
            <w:color w:val="2196F3"/>
            <w:u w:val="none"/>
          </w:rPr>
          <w:t>client library</w:t>
        </w:r>
      </w:hyperlink>
      <w:r>
        <w:rPr>
          <w:rFonts w:ascii="Helvetica Neue" w:hAnsi="Helvetica Neue"/>
        </w:rPr>
        <w:t xml:space="preserve"> for your application based on the programming language. Go through the documentation to see how to connect to </w:t>
      </w:r>
      <w:proofErr w:type="spellStart"/>
      <w:r>
        <w:rPr>
          <w:rFonts w:ascii="Helvetica Neue" w:hAnsi="Helvetica Neue"/>
        </w:rPr>
        <w:t>StatsD</w:t>
      </w:r>
      <w:proofErr w:type="spellEnd"/>
      <w:r>
        <w:rPr>
          <w:rFonts w:ascii="Helvetica Neue" w:hAnsi="Helvetica Neue"/>
        </w:rPr>
        <w:t xml:space="preserve"> daemon.</w:t>
      </w:r>
    </w:p>
    <w:p w14:paraId="22F36C3A" w14:textId="77777777" w:rsidR="000240B6" w:rsidRDefault="000240B6" w:rsidP="0047624C">
      <w:pPr>
        <w:numPr>
          <w:ilvl w:val="0"/>
          <w:numId w:val="130"/>
        </w:numPr>
        <w:spacing w:beforeAutospacing="1"/>
        <w:ind w:left="450"/>
        <w:rPr>
          <w:rFonts w:ascii="Helvetica Neue" w:hAnsi="Helvetica Neue"/>
        </w:rPr>
      </w:pPr>
      <w:r>
        <w:rPr>
          <w:rFonts w:ascii="Helvetica Neue" w:hAnsi="Helvetica Neue"/>
        </w:rPr>
        <w:t xml:space="preserve">Modify your application to add counters and publish the metrics using the </w:t>
      </w:r>
      <w:proofErr w:type="spellStart"/>
      <w:r>
        <w:rPr>
          <w:rFonts w:ascii="Helvetica Neue" w:hAnsi="Helvetica Neue"/>
        </w:rPr>
        <w:t>StatsD</w:t>
      </w:r>
      <w:proofErr w:type="spellEnd"/>
      <w:r>
        <w:rPr>
          <w:rFonts w:ascii="Helvetica Neue" w:hAnsi="Helvetica Neue"/>
        </w:rPr>
        <w:t xml:space="preserve"> client instance created in step 1. Your </w:t>
      </w:r>
      <w:proofErr w:type="spellStart"/>
      <w:r>
        <w:rPr>
          <w:rFonts w:ascii="Helvetica Neue" w:hAnsi="Helvetica Neue"/>
        </w:rPr>
        <w:t>StatsD</w:t>
      </w:r>
      <w:proofErr w:type="spellEnd"/>
      <w:r>
        <w:rPr>
          <w:rFonts w:ascii="Helvetica Neue" w:hAnsi="Helvetica Neue"/>
        </w:rPr>
        <w:t xml:space="preserve"> daemon is usually running on </w:t>
      </w:r>
      <w:r>
        <w:rPr>
          <w:rStyle w:val="err"/>
          <w:rFonts w:ascii="Courier New" w:hAnsi="Courier New" w:cs="Courier New"/>
          <w:color w:val="A61717"/>
          <w:sz w:val="20"/>
          <w:szCs w:val="20"/>
        </w:rPr>
        <w:t>localhost</w:t>
      </w:r>
      <w:r>
        <w:rPr>
          <w:rFonts w:ascii="Helvetica Neue" w:hAnsi="Helvetica Neue"/>
        </w:rPr>
        <w:t> on port </w:t>
      </w:r>
      <w:r>
        <w:rPr>
          <w:rStyle w:val="err"/>
          <w:rFonts w:ascii="Courier New" w:hAnsi="Courier New" w:cs="Courier New"/>
          <w:color w:val="A61717"/>
          <w:sz w:val="20"/>
          <w:szCs w:val="20"/>
        </w:rPr>
        <w:t>8125</w:t>
      </w:r>
      <w:r>
        <w:rPr>
          <w:rFonts w:ascii="Helvetica Neue" w:hAnsi="Helvetica Neue"/>
        </w:rPr>
        <w:t>.</w:t>
      </w:r>
    </w:p>
    <w:p w14:paraId="6F8BA99C" w14:textId="77777777" w:rsidR="000240B6" w:rsidRDefault="000240B6" w:rsidP="0047624C">
      <w:pPr>
        <w:numPr>
          <w:ilvl w:val="0"/>
          <w:numId w:val="130"/>
        </w:numPr>
        <w:spacing w:before="100" w:beforeAutospacing="1" w:after="120"/>
        <w:ind w:left="450"/>
        <w:rPr>
          <w:rFonts w:ascii="Helvetica Neue" w:hAnsi="Helvetica Neue"/>
        </w:rPr>
      </w:pPr>
      <w:r>
        <w:rPr>
          <w:rFonts w:ascii="Helvetica Neue" w:hAnsi="Helvetica Neue"/>
        </w:rPr>
        <w:t xml:space="preserve">Update your CloudWatch configuration to run a </w:t>
      </w:r>
      <w:proofErr w:type="spellStart"/>
      <w:r>
        <w:rPr>
          <w:rFonts w:ascii="Helvetica Neue" w:hAnsi="Helvetica Neue"/>
        </w:rPr>
        <w:t>StatsD</w:t>
      </w:r>
      <w:proofErr w:type="spellEnd"/>
      <w:r>
        <w:rPr>
          <w:rFonts w:ascii="Helvetica Neue" w:hAnsi="Helvetica Neue"/>
        </w:rPr>
        <w:t xml:space="preserve"> daemon on your EC2 instances. Example configuration can be found </w:t>
      </w:r>
      <w:hyperlink r:id="rId399" w:history="1">
        <w:r>
          <w:rPr>
            <w:rStyle w:val="Hyperlink"/>
            <w:rFonts w:ascii="Helvetica Neue" w:hAnsi="Helvetica Neue"/>
            <w:color w:val="2196F3"/>
            <w:u w:val="none"/>
          </w:rPr>
          <w:t>here</w:t>
        </w:r>
      </w:hyperlink>
      <w:r>
        <w:rPr>
          <w:rFonts w:ascii="Helvetica Neue" w:hAnsi="Helvetica Neue"/>
        </w:rPr>
        <w:t>.</w:t>
      </w:r>
    </w:p>
    <w:p w14:paraId="5BF6BCE2" w14:textId="77777777" w:rsidR="000240B6" w:rsidRDefault="000240B6" w:rsidP="0047624C">
      <w:pPr>
        <w:numPr>
          <w:ilvl w:val="0"/>
          <w:numId w:val="130"/>
        </w:numPr>
        <w:spacing w:before="100" w:beforeAutospacing="1"/>
        <w:ind w:left="450"/>
        <w:rPr>
          <w:rFonts w:ascii="Helvetica Neue" w:hAnsi="Helvetica Neue"/>
        </w:rPr>
      </w:pPr>
      <w:r>
        <w:rPr>
          <w:rFonts w:ascii="Helvetica Neue" w:hAnsi="Helvetica Neue"/>
        </w:rPr>
        <w:t>Update your code and CloudWatch configuration on the EC2 instance to see your new metrics published to CloudWatch.</w:t>
      </w:r>
    </w:p>
    <w:p w14:paraId="23B903A5"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Sample CloudWatch Agent Configuration</w:t>
      </w:r>
      <w:hyperlink r:id="rId400" w:anchor="sample-cloudwatch-agent-configuration" w:tooltip="Permanent link" w:history="1">
        <w:r>
          <w:rPr>
            <w:rStyle w:val="Hyperlink"/>
            <w:rFonts w:ascii="Helvetica Neue" w:hAnsi="Helvetica Neue"/>
            <w:b w:val="0"/>
            <w:bCs w:val="0"/>
            <w:spacing w:val="-2"/>
            <w:u w:val="none"/>
          </w:rPr>
          <w:t>¶</w:t>
        </w:r>
      </w:hyperlink>
    </w:p>
    <w:p w14:paraId="0BCD86BE"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Save following configuration to </w:t>
      </w:r>
      <w:proofErr w:type="spellStart"/>
      <w:r>
        <w:rPr>
          <w:rStyle w:val="err"/>
          <w:rFonts w:ascii="Courier New" w:hAnsi="Courier New" w:cs="Courier New"/>
          <w:color w:val="A61717"/>
          <w:sz w:val="20"/>
          <w:szCs w:val="20"/>
        </w:rPr>
        <w:t>cloudwatch-config.json</w:t>
      </w:r>
      <w:proofErr w:type="spellEnd"/>
      <w:r>
        <w:rPr>
          <w:rFonts w:ascii="Helvetica Neue" w:hAnsi="Helvetica Neue"/>
        </w:rPr>
        <w:t>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8327"/>
      </w:tblGrid>
      <w:tr w:rsidR="000240B6" w14:paraId="7418DBC1" w14:textId="77777777" w:rsidTr="000240B6">
        <w:trPr>
          <w:tblCellSpacing w:w="15" w:type="dxa"/>
        </w:trPr>
        <w:tc>
          <w:tcPr>
            <w:tcW w:w="0" w:type="auto"/>
            <w:tcMar>
              <w:top w:w="0" w:type="dxa"/>
              <w:left w:w="0" w:type="dxa"/>
              <w:bottom w:w="0" w:type="dxa"/>
              <w:right w:w="0" w:type="dxa"/>
            </w:tcMar>
            <w:hideMark/>
          </w:tcPr>
          <w:p w14:paraId="66B6EA88" w14:textId="77777777" w:rsidR="000240B6" w:rsidRDefault="000240B6" w:rsidP="000240B6">
            <w:pPr>
              <w:pStyle w:val="HTMLPreformatted"/>
              <w:jc w:val="right"/>
            </w:pPr>
            <w:r>
              <w:t xml:space="preserve"> 1</w:t>
            </w:r>
          </w:p>
          <w:p w14:paraId="12505680" w14:textId="77777777" w:rsidR="000240B6" w:rsidRDefault="000240B6" w:rsidP="000240B6">
            <w:pPr>
              <w:pStyle w:val="HTMLPreformatted"/>
              <w:jc w:val="right"/>
            </w:pPr>
            <w:r>
              <w:t xml:space="preserve"> 2</w:t>
            </w:r>
          </w:p>
          <w:p w14:paraId="2F131FFA" w14:textId="77777777" w:rsidR="000240B6" w:rsidRDefault="000240B6" w:rsidP="000240B6">
            <w:pPr>
              <w:pStyle w:val="HTMLPreformatted"/>
              <w:jc w:val="right"/>
            </w:pPr>
            <w:r>
              <w:t xml:space="preserve"> 3</w:t>
            </w:r>
          </w:p>
          <w:p w14:paraId="0BBE8B7F" w14:textId="77777777" w:rsidR="000240B6" w:rsidRDefault="000240B6" w:rsidP="000240B6">
            <w:pPr>
              <w:pStyle w:val="HTMLPreformatted"/>
              <w:jc w:val="right"/>
            </w:pPr>
            <w:r>
              <w:t xml:space="preserve"> 4</w:t>
            </w:r>
          </w:p>
          <w:p w14:paraId="27FA3A2A" w14:textId="77777777" w:rsidR="000240B6" w:rsidRDefault="000240B6" w:rsidP="000240B6">
            <w:pPr>
              <w:pStyle w:val="HTMLPreformatted"/>
              <w:jc w:val="right"/>
            </w:pPr>
            <w:r>
              <w:t xml:space="preserve"> 5</w:t>
            </w:r>
          </w:p>
          <w:p w14:paraId="45962B7C" w14:textId="77777777" w:rsidR="000240B6" w:rsidRDefault="000240B6" w:rsidP="000240B6">
            <w:pPr>
              <w:pStyle w:val="HTMLPreformatted"/>
              <w:jc w:val="right"/>
            </w:pPr>
            <w:r>
              <w:t xml:space="preserve"> 6</w:t>
            </w:r>
          </w:p>
          <w:p w14:paraId="2D0EFFCD" w14:textId="77777777" w:rsidR="000240B6" w:rsidRDefault="000240B6" w:rsidP="000240B6">
            <w:pPr>
              <w:pStyle w:val="HTMLPreformatted"/>
              <w:jc w:val="right"/>
            </w:pPr>
            <w:r>
              <w:t xml:space="preserve"> 7</w:t>
            </w:r>
          </w:p>
          <w:p w14:paraId="33782773" w14:textId="77777777" w:rsidR="000240B6" w:rsidRDefault="000240B6" w:rsidP="000240B6">
            <w:pPr>
              <w:pStyle w:val="HTMLPreformatted"/>
              <w:jc w:val="right"/>
            </w:pPr>
            <w:r>
              <w:t xml:space="preserve"> 8</w:t>
            </w:r>
          </w:p>
          <w:p w14:paraId="238E47A9" w14:textId="77777777" w:rsidR="000240B6" w:rsidRDefault="000240B6" w:rsidP="000240B6">
            <w:pPr>
              <w:pStyle w:val="HTMLPreformatted"/>
              <w:jc w:val="right"/>
            </w:pPr>
            <w:r>
              <w:t xml:space="preserve"> 9</w:t>
            </w:r>
          </w:p>
          <w:p w14:paraId="245FF2EA" w14:textId="77777777" w:rsidR="000240B6" w:rsidRDefault="000240B6" w:rsidP="000240B6">
            <w:pPr>
              <w:pStyle w:val="HTMLPreformatted"/>
              <w:jc w:val="right"/>
            </w:pPr>
            <w:r>
              <w:t>10</w:t>
            </w:r>
          </w:p>
          <w:p w14:paraId="0FF6D0A7" w14:textId="77777777" w:rsidR="000240B6" w:rsidRDefault="000240B6" w:rsidP="000240B6">
            <w:pPr>
              <w:pStyle w:val="HTMLPreformatted"/>
              <w:jc w:val="right"/>
            </w:pPr>
            <w:r>
              <w:t>11</w:t>
            </w:r>
          </w:p>
          <w:p w14:paraId="0AAF61C0" w14:textId="77777777" w:rsidR="000240B6" w:rsidRDefault="000240B6" w:rsidP="000240B6">
            <w:pPr>
              <w:pStyle w:val="HTMLPreformatted"/>
              <w:jc w:val="right"/>
            </w:pPr>
            <w:r>
              <w:t>12</w:t>
            </w:r>
          </w:p>
          <w:p w14:paraId="0545B661" w14:textId="77777777" w:rsidR="000240B6" w:rsidRDefault="000240B6" w:rsidP="000240B6">
            <w:pPr>
              <w:pStyle w:val="HTMLPreformatted"/>
              <w:jc w:val="right"/>
            </w:pPr>
            <w:r>
              <w:lastRenderedPageBreak/>
              <w:t>13</w:t>
            </w:r>
          </w:p>
          <w:p w14:paraId="5E72607B" w14:textId="77777777" w:rsidR="000240B6" w:rsidRDefault="000240B6" w:rsidP="000240B6">
            <w:pPr>
              <w:pStyle w:val="HTMLPreformatted"/>
              <w:jc w:val="right"/>
            </w:pPr>
            <w:r>
              <w:t>14</w:t>
            </w:r>
          </w:p>
          <w:p w14:paraId="64EC4631" w14:textId="77777777" w:rsidR="000240B6" w:rsidRDefault="000240B6" w:rsidP="000240B6">
            <w:pPr>
              <w:pStyle w:val="HTMLPreformatted"/>
              <w:jc w:val="right"/>
            </w:pPr>
            <w:r>
              <w:t>15</w:t>
            </w:r>
          </w:p>
          <w:p w14:paraId="574DBB23" w14:textId="77777777" w:rsidR="000240B6" w:rsidRDefault="000240B6" w:rsidP="000240B6">
            <w:pPr>
              <w:pStyle w:val="HTMLPreformatted"/>
              <w:jc w:val="right"/>
            </w:pPr>
            <w:r>
              <w:t>16</w:t>
            </w:r>
          </w:p>
          <w:p w14:paraId="5C1118C9" w14:textId="77777777" w:rsidR="000240B6" w:rsidRDefault="000240B6" w:rsidP="000240B6">
            <w:pPr>
              <w:pStyle w:val="HTMLPreformatted"/>
              <w:jc w:val="right"/>
            </w:pPr>
            <w:r>
              <w:t>17</w:t>
            </w:r>
          </w:p>
          <w:p w14:paraId="16F0C684" w14:textId="77777777" w:rsidR="000240B6" w:rsidRDefault="000240B6" w:rsidP="000240B6">
            <w:pPr>
              <w:pStyle w:val="HTMLPreformatted"/>
              <w:jc w:val="right"/>
            </w:pPr>
            <w:r>
              <w:t>18</w:t>
            </w:r>
          </w:p>
          <w:p w14:paraId="2DFC7438" w14:textId="77777777" w:rsidR="000240B6" w:rsidRDefault="000240B6" w:rsidP="000240B6">
            <w:pPr>
              <w:pStyle w:val="HTMLPreformatted"/>
              <w:jc w:val="right"/>
            </w:pPr>
            <w:r>
              <w:t>19</w:t>
            </w:r>
          </w:p>
          <w:p w14:paraId="49036002" w14:textId="77777777" w:rsidR="000240B6" w:rsidRDefault="000240B6" w:rsidP="000240B6">
            <w:pPr>
              <w:pStyle w:val="HTMLPreformatted"/>
              <w:jc w:val="right"/>
            </w:pPr>
            <w:r>
              <w:t>20</w:t>
            </w:r>
          </w:p>
        </w:tc>
        <w:tc>
          <w:tcPr>
            <w:tcW w:w="0" w:type="auto"/>
            <w:tcMar>
              <w:top w:w="0" w:type="dxa"/>
              <w:left w:w="0" w:type="dxa"/>
              <w:bottom w:w="0" w:type="dxa"/>
              <w:right w:w="0" w:type="dxa"/>
            </w:tcMar>
            <w:hideMark/>
          </w:tcPr>
          <w:p w14:paraId="21871A80" w14:textId="77777777" w:rsidR="000240B6" w:rsidRDefault="000240B6" w:rsidP="000240B6">
            <w:pPr>
              <w:pStyle w:val="HTMLPreformatted"/>
              <w:textAlignment w:val="top"/>
              <w:rPr>
                <w:color w:val="37474F"/>
              </w:rPr>
            </w:pPr>
            <w:r>
              <w:rPr>
                <w:rStyle w:val="p"/>
                <w:color w:val="37474F"/>
              </w:rPr>
              <w:lastRenderedPageBreak/>
              <w:t>{</w:t>
            </w:r>
          </w:p>
          <w:p w14:paraId="571057F2" w14:textId="77777777" w:rsidR="000240B6" w:rsidRDefault="000240B6" w:rsidP="000240B6">
            <w:pPr>
              <w:pStyle w:val="HTMLPreformatted"/>
              <w:textAlignment w:val="top"/>
              <w:rPr>
                <w:color w:val="37474F"/>
              </w:rPr>
            </w:pPr>
            <w:r>
              <w:rPr>
                <w:color w:val="37474F"/>
              </w:rPr>
              <w:t xml:space="preserve">    </w:t>
            </w:r>
            <w:r>
              <w:rPr>
                <w:rStyle w:val="nt"/>
                <w:color w:val="3B78E7"/>
              </w:rPr>
              <w:t>"agent"</w:t>
            </w:r>
            <w:r>
              <w:rPr>
                <w:rStyle w:val="p"/>
                <w:color w:val="37474F"/>
              </w:rPr>
              <w:t>:</w:t>
            </w:r>
            <w:r>
              <w:rPr>
                <w:color w:val="37474F"/>
              </w:rPr>
              <w:t xml:space="preserve"> </w:t>
            </w:r>
            <w:r>
              <w:rPr>
                <w:rStyle w:val="p"/>
                <w:color w:val="37474F"/>
              </w:rPr>
              <w:t>{</w:t>
            </w:r>
          </w:p>
          <w:p w14:paraId="290AC8A4"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metrics_collection_interval</w:t>
            </w:r>
            <w:proofErr w:type="spellEnd"/>
            <w:r>
              <w:rPr>
                <w:rStyle w:val="nt"/>
                <w:color w:val="3B78E7"/>
              </w:rPr>
              <w:t>"</w:t>
            </w:r>
            <w:r>
              <w:rPr>
                <w:rStyle w:val="p"/>
                <w:color w:val="37474F"/>
              </w:rPr>
              <w:t>:</w:t>
            </w:r>
            <w:r>
              <w:rPr>
                <w:color w:val="37474F"/>
              </w:rPr>
              <w:t xml:space="preserve"> </w:t>
            </w:r>
            <w:r>
              <w:rPr>
                <w:rStyle w:val="mi"/>
                <w:color w:val="E74C3C"/>
              </w:rPr>
              <w:t>10</w:t>
            </w:r>
            <w:r>
              <w:rPr>
                <w:rStyle w:val="p"/>
                <w:color w:val="37474F"/>
              </w:rPr>
              <w:t>,</w:t>
            </w:r>
          </w:p>
          <w:p w14:paraId="1DBFFA5F" w14:textId="77777777" w:rsidR="000240B6" w:rsidRDefault="000240B6" w:rsidP="000240B6">
            <w:pPr>
              <w:pStyle w:val="HTMLPreformatted"/>
              <w:textAlignment w:val="top"/>
              <w:rPr>
                <w:color w:val="37474F"/>
              </w:rPr>
            </w:pPr>
            <w:r>
              <w:rPr>
                <w:color w:val="37474F"/>
              </w:rPr>
              <w:t xml:space="preserve">        </w:t>
            </w:r>
            <w:r>
              <w:rPr>
                <w:rStyle w:val="nt"/>
                <w:color w:val="3B78E7"/>
              </w:rPr>
              <w:t>"logfile"</w:t>
            </w:r>
            <w:r>
              <w:rPr>
                <w:rStyle w:val="p"/>
                <w:color w:val="37474F"/>
              </w:rPr>
              <w:t>:</w:t>
            </w:r>
            <w:r>
              <w:rPr>
                <w:color w:val="37474F"/>
              </w:rPr>
              <w:t xml:space="preserve"> </w:t>
            </w:r>
            <w:r>
              <w:rPr>
                <w:rStyle w:val="s2"/>
                <w:color w:val="0D904F"/>
              </w:rPr>
              <w:t>"/var/logs/amazon-cloudwatch-agent.log"</w:t>
            </w:r>
          </w:p>
          <w:p w14:paraId="68F4CA3A"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1FF0A5C" w14:textId="77777777" w:rsidR="000240B6" w:rsidRDefault="000240B6" w:rsidP="000240B6">
            <w:pPr>
              <w:pStyle w:val="HTMLPreformatted"/>
              <w:textAlignment w:val="top"/>
              <w:rPr>
                <w:color w:val="37474F"/>
              </w:rPr>
            </w:pPr>
            <w:r>
              <w:rPr>
                <w:color w:val="37474F"/>
              </w:rPr>
              <w:t xml:space="preserve">    </w:t>
            </w:r>
            <w:r>
              <w:rPr>
                <w:rStyle w:val="nt"/>
                <w:color w:val="3B78E7"/>
              </w:rPr>
              <w:t>"logs"</w:t>
            </w:r>
            <w:r>
              <w:rPr>
                <w:rStyle w:val="p"/>
                <w:color w:val="37474F"/>
              </w:rPr>
              <w:t>:</w:t>
            </w:r>
            <w:r>
              <w:rPr>
                <w:color w:val="37474F"/>
              </w:rPr>
              <w:t xml:space="preserve"> </w:t>
            </w:r>
            <w:r>
              <w:rPr>
                <w:rStyle w:val="p"/>
                <w:color w:val="37474F"/>
              </w:rPr>
              <w:t>{</w:t>
            </w:r>
          </w:p>
          <w:p w14:paraId="003D257F"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logs_collected</w:t>
            </w:r>
            <w:proofErr w:type="spellEnd"/>
            <w:r>
              <w:rPr>
                <w:rStyle w:val="nt"/>
                <w:color w:val="3B78E7"/>
              </w:rPr>
              <w:t>"</w:t>
            </w:r>
            <w:r>
              <w:rPr>
                <w:rStyle w:val="p"/>
                <w:color w:val="37474F"/>
              </w:rPr>
              <w:t>:</w:t>
            </w:r>
            <w:r>
              <w:rPr>
                <w:color w:val="37474F"/>
              </w:rPr>
              <w:t xml:space="preserve"> </w:t>
            </w:r>
            <w:r>
              <w:rPr>
                <w:rStyle w:val="p"/>
                <w:color w:val="37474F"/>
              </w:rPr>
              <w:t>{</w:t>
            </w:r>
          </w:p>
          <w:p w14:paraId="44D423D9" w14:textId="77777777" w:rsidR="000240B6" w:rsidRDefault="000240B6" w:rsidP="000240B6">
            <w:pPr>
              <w:pStyle w:val="HTMLPreformatted"/>
              <w:textAlignment w:val="top"/>
              <w:rPr>
                <w:color w:val="37474F"/>
              </w:rPr>
            </w:pPr>
            <w:r>
              <w:rPr>
                <w:color w:val="37474F"/>
              </w:rPr>
              <w:t xml:space="preserve">            </w:t>
            </w:r>
            <w:r>
              <w:rPr>
                <w:rStyle w:val="nt"/>
                <w:color w:val="3B78E7"/>
              </w:rPr>
              <w:t>"files"</w:t>
            </w:r>
            <w:r>
              <w:rPr>
                <w:rStyle w:val="p"/>
                <w:color w:val="37474F"/>
              </w:rPr>
              <w:t>:</w:t>
            </w:r>
            <w:r>
              <w:rPr>
                <w:color w:val="37474F"/>
              </w:rPr>
              <w:t xml:space="preserve"> </w:t>
            </w:r>
            <w:r>
              <w:rPr>
                <w:rStyle w:val="p"/>
                <w:color w:val="37474F"/>
              </w:rPr>
              <w:t>{</w:t>
            </w:r>
          </w:p>
          <w:p w14:paraId="197003D8"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collect_list</w:t>
            </w:r>
            <w:proofErr w:type="spellEnd"/>
            <w:r>
              <w:rPr>
                <w:rStyle w:val="nt"/>
                <w:color w:val="3B78E7"/>
              </w:rPr>
              <w:t>"</w:t>
            </w:r>
            <w:r>
              <w:rPr>
                <w:rStyle w:val="p"/>
                <w:color w:val="37474F"/>
              </w:rPr>
              <w:t>:</w:t>
            </w:r>
            <w:r>
              <w:rPr>
                <w:color w:val="37474F"/>
              </w:rPr>
              <w:t xml:space="preserve"> </w:t>
            </w:r>
            <w:r>
              <w:rPr>
                <w:rStyle w:val="p"/>
                <w:color w:val="37474F"/>
              </w:rPr>
              <w:t>[</w:t>
            </w:r>
          </w:p>
          <w:p w14:paraId="79502652"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2DB021E"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file_path</w:t>
            </w:r>
            <w:proofErr w:type="spellEnd"/>
            <w:r>
              <w:rPr>
                <w:rStyle w:val="nt"/>
                <w:color w:val="3B78E7"/>
              </w:rPr>
              <w:t>"</w:t>
            </w:r>
            <w:r>
              <w:rPr>
                <w:rStyle w:val="p"/>
                <w:color w:val="37474F"/>
              </w:rPr>
              <w:t>:</w:t>
            </w:r>
            <w:r>
              <w:rPr>
                <w:color w:val="37474F"/>
              </w:rPr>
              <w:t xml:space="preserve"> </w:t>
            </w:r>
            <w:r>
              <w:rPr>
                <w:rStyle w:val="s2"/>
                <w:color w:val="0D904F"/>
              </w:rPr>
              <w:t>"/opt/tomcat/logs/csye6225.log"</w:t>
            </w:r>
            <w:r>
              <w:rPr>
                <w:rStyle w:val="p"/>
                <w:color w:val="37474F"/>
              </w:rPr>
              <w:t>,</w:t>
            </w:r>
          </w:p>
          <w:p w14:paraId="76ECE2C8"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log_group_name</w:t>
            </w:r>
            <w:proofErr w:type="spellEnd"/>
            <w:r>
              <w:rPr>
                <w:rStyle w:val="nt"/>
                <w:color w:val="3B78E7"/>
              </w:rPr>
              <w:t>"</w:t>
            </w:r>
            <w:r>
              <w:rPr>
                <w:rStyle w:val="p"/>
                <w:color w:val="37474F"/>
              </w:rPr>
              <w:t>:</w:t>
            </w:r>
            <w:r>
              <w:rPr>
                <w:color w:val="37474F"/>
              </w:rPr>
              <w:t xml:space="preserve"> </w:t>
            </w:r>
            <w:r>
              <w:rPr>
                <w:rStyle w:val="s2"/>
                <w:color w:val="0D904F"/>
              </w:rPr>
              <w:t>"csye6225_fall2019"</w:t>
            </w:r>
            <w:r>
              <w:rPr>
                <w:rStyle w:val="p"/>
                <w:color w:val="37474F"/>
              </w:rPr>
              <w:t>,</w:t>
            </w:r>
          </w:p>
          <w:p w14:paraId="78C50119" w14:textId="77777777" w:rsidR="000240B6" w:rsidRDefault="000240B6" w:rsidP="000240B6">
            <w:pPr>
              <w:pStyle w:val="HTMLPreformatted"/>
              <w:textAlignment w:val="top"/>
              <w:rPr>
                <w:color w:val="37474F"/>
              </w:rPr>
            </w:pPr>
            <w:r>
              <w:rPr>
                <w:color w:val="37474F"/>
              </w:rPr>
              <w:lastRenderedPageBreak/>
              <w:t xml:space="preserve">                        </w:t>
            </w:r>
            <w:r>
              <w:rPr>
                <w:rStyle w:val="nt"/>
                <w:color w:val="3B78E7"/>
              </w:rPr>
              <w:t>"</w:t>
            </w:r>
            <w:proofErr w:type="spellStart"/>
            <w:r>
              <w:rPr>
                <w:rStyle w:val="nt"/>
                <w:color w:val="3B78E7"/>
              </w:rPr>
              <w:t>log_stream_name</w:t>
            </w:r>
            <w:proofErr w:type="spellEnd"/>
            <w:r>
              <w:rPr>
                <w:rStyle w:val="nt"/>
                <w:color w:val="3B78E7"/>
              </w:rPr>
              <w:t>"</w:t>
            </w:r>
            <w:r>
              <w:rPr>
                <w:rStyle w:val="p"/>
                <w:color w:val="37474F"/>
              </w:rPr>
              <w:t>:</w:t>
            </w:r>
            <w:r>
              <w:rPr>
                <w:color w:val="37474F"/>
              </w:rPr>
              <w:t xml:space="preserve"> </w:t>
            </w:r>
            <w:r>
              <w:rPr>
                <w:rStyle w:val="s2"/>
                <w:color w:val="0D904F"/>
              </w:rPr>
              <w:t>"</w:t>
            </w:r>
            <w:proofErr w:type="spellStart"/>
            <w:r>
              <w:rPr>
                <w:rStyle w:val="s2"/>
                <w:color w:val="0D904F"/>
              </w:rPr>
              <w:t>webapp</w:t>
            </w:r>
            <w:proofErr w:type="spellEnd"/>
            <w:r>
              <w:rPr>
                <w:rStyle w:val="s2"/>
                <w:color w:val="0D904F"/>
              </w:rPr>
              <w:t>"</w:t>
            </w:r>
            <w:r>
              <w:rPr>
                <w:rStyle w:val="p"/>
                <w:color w:val="37474F"/>
              </w:rPr>
              <w:t>,</w:t>
            </w:r>
          </w:p>
          <w:p w14:paraId="38C81265"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6E767F56"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52FFED7E"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F46E04D"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D17C889"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log_stream_name</w:t>
            </w:r>
            <w:proofErr w:type="spellEnd"/>
            <w:r>
              <w:rPr>
                <w:rStyle w:val="nt"/>
                <w:color w:val="3B78E7"/>
              </w:rPr>
              <w:t>"</w:t>
            </w:r>
            <w:r>
              <w:rPr>
                <w:rStyle w:val="p"/>
                <w:color w:val="37474F"/>
              </w:rPr>
              <w:t>:</w:t>
            </w:r>
            <w:r>
              <w:rPr>
                <w:color w:val="37474F"/>
              </w:rPr>
              <w:t xml:space="preserve"> </w:t>
            </w:r>
            <w:r>
              <w:rPr>
                <w:rStyle w:val="s2"/>
                <w:color w:val="0D904F"/>
              </w:rPr>
              <w:t>"</w:t>
            </w:r>
            <w:proofErr w:type="spellStart"/>
            <w:r>
              <w:rPr>
                <w:rStyle w:val="s2"/>
                <w:color w:val="0D904F"/>
              </w:rPr>
              <w:t>cloudwatch_log_stream</w:t>
            </w:r>
            <w:proofErr w:type="spellEnd"/>
            <w:r>
              <w:rPr>
                <w:rStyle w:val="s2"/>
                <w:color w:val="0D904F"/>
              </w:rPr>
              <w:t>"</w:t>
            </w:r>
          </w:p>
          <w:p w14:paraId="3474EC16"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0491EA4D" w14:textId="77777777" w:rsidR="000240B6" w:rsidRDefault="000240B6" w:rsidP="000240B6">
            <w:pPr>
              <w:pStyle w:val="HTMLPreformatted"/>
              <w:textAlignment w:val="top"/>
              <w:rPr>
                <w:color w:val="37474F"/>
              </w:rPr>
            </w:pPr>
            <w:r>
              <w:rPr>
                <w:rStyle w:val="p"/>
                <w:color w:val="37474F"/>
              </w:rPr>
              <w:t>}</w:t>
            </w:r>
          </w:p>
          <w:p w14:paraId="6CD64B6F" w14:textId="77777777" w:rsidR="000240B6" w:rsidRDefault="000240B6"/>
        </w:tc>
      </w:tr>
    </w:tbl>
    <w:p w14:paraId="78B373D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lastRenderedPageBreak/>
        <w:t>Configure CloudWatch Agent</w:t>
      </w:r>
      <w:hyperlink r:id="rId401" w:anchor="configure-cloudwatch-agent" w:tooltip="Permanent link" w:history="1">
        <w:r>
          <w:rPr>
            <w:rStyle w:val="Hyperlink"/>
            <w:rFonts w:ascii="Helvetica Neue" w:hAnsi="Helvetica Neue"/>
            <w:b w:val="0"/>
            <w:bCs w:val="0"/>
            <w:spacing w:val="-2"/>
            <w:u w:val="none"/>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8567"/>
      </w:tblGrid>
      <w:tr w:rsidR="000240B6" w14:paraId="55FF8393" w14:textId="77777777" w:rsidTr="000240B6">
        <w:trPr>
          <w:tblCellSpacing w:w="15" w:type="dxa"/>
        </w:trPr>
        <w:tc>
          <w:tcPr>
            <w:tcW w:w="0" w:type="auto"/>
            <w:tcMar>
              <w:top w:w="0" w:type="dxa"/>
              <w:left w:w="0" w:type="dxa"/>
              <w:bottom w:w="0" w:type="dxa"/>
              <w:right w:w="0" w:type="dxa"/>
            </w:tcMar>
            <w:hideMark/>
          </w:tcPr>
          <w:p w14:paraId="176F311C" w14:textId="77777777" w:rsidR="000240B6" w:rsidRDefault="000240B6" w:rsidP="000240B6">
            <w:pPr>
              <w:pStyle w:val="HTMLPreformatted"/>
              <w:jc w:val="right"/>
            </w:pPr>
            <w:r>
              <w:t>1</w:t>
            </w:r>
          </w:p>
          <w:p w14:paraId="1FBBAF5A" w14:textId="77777777" w:rsidR="000240B6" w:rsidRDefault="000240B6" w:rsidP="000240B6">
            <w:pPr>
              <w:pStyle w:val="HTMLPreformatted"/>
              <w:jc w:val="right"/>
            </w:pPr>
            <w:r>
              <w:t>2</w:t>
            </w:r>
          </w:p>
          <w:p w14:paraId="7E42E1AA" w14:textId="77777777" w:rsidR="000240B6" w:rsidRDefault="000240B6" w:rsidP="000240B6">
            <w:pPr>
              <w:pStyle w:val="HTMLPreformatted"/>
              <w:jc w:val="right"/>
            </w:pPr>
            <w:r>
              <w:t>3</w:t>
            </w:r>
          </w:p>
          <w:p w14:paraId="66D82C05" w14:textId="77777777" w:rsidR="000240B6" w:rsidRDefault="000240B6" w:rsidP="000240B6">
            <w:pPr>
              <w:pStyle w:val="HTMLPreformatted"/>
              <w:jc w:val="right"/>
            </w:pPr>
            <w:r>
              <w:t>4</w:t>
            </w:r>
          </w:p>
          <w:p w14:paraId="0E1DA000" w14:textId="77777777" w:rsidR="000240B6" w:rsidRDefault="000240B6" w:rsidP="000240B6">
            <w:pPr>
              <w:pStyle w:val="HTMLPreformatted"/>
              <w:jc w:val="right"/>
            </w:pPr>
            <w:r>
              <w:t>5</w:t>
            </w:r>
          </w:p>
        </w:tc>
        <w:tc>
          <w:tcPr>
            <w:tcW w:w="0" w:type="auto"/>
            <w:tcMar>
              <w:top w:w="0" w:type="dxa"/>
              <w:left w:w="0" w:type="dxa"/>
              <w:bottom w:w="0" w:type="dxa"/>
              <w:right w:w="0" w:type="dxa"/>
            </w:tcMar>
            <w:hideMark/>
          </w:tcPr>
          <w:p w14:paraId="218FCDDC" w14:textId="77777777" w:rsidR="000240B6" w:rsidRDefault="000240B6" w:rsidP="000240B6">
            <w:pPr>
              <w:pStyle w:val="HTMLPreformatted"/>
              <w:textAlignment w:val="top"/>
              <w:rPr>
                <w:color w:val="37474F"/>
              </w:rPr>
            </w:pPr>
            <w:proofErr w:type="spellStart"/>
            <w:r>
              <w:rPr>
                <w:color w:val="37474F"/>
              </w:rPr>
              <w:t>sudo</w:t>
            </w:r>
            <w:proofErr w:type="spellEnd"/>
            <w:r>
              <w:rPr>
                <w:color w:val="37474F"/>
              </w:rPr>
              <w:t xml:space="preserve"> /opt/</w:t>
            </w:r>
            <w:proofErr w:type="spellStart"/>
            <w:r>
              <w:rPr>
                <w:color w:val="37474F"/>
              </w:rPr>
              <w:t>aws</w:t>
            </w:r>
            <w:proofErr w:type="spellEnd"/>
            <w:r>
              <w:rPr>
                <w:color w:val="37474F"/>
              </w:rPr>
              <w:t>/amazon-</w:t>
            </w:r>
            <w:proofErr w:type="spellStart"/>
            <w:r>
              <w:rPr>
                <w:color w:val="37474F"/>
              </w:rPr>
              <w:t>cloudwatch</w:t>
            </w:r>
            <w:proofErr w:type="spellEnd"/>
            <w:r>
              <w:rPr>
                <w:color w:val="37474F"/>
              </w:rPr>
              <w:t>-agent/bin/amazon-</w:t>
            </w:r>
            <w:proofErr w:type="spellStart"/>
            <w:r>
              <w:rPr>
                <w:color w:val="37474F"/>
              </w:rPr>
              <w:t>cloudwatch</w:t>
            </w:r>
            <w:proofErr w:type="spellEnd"/>
            <w:r>
              <w:rPr>
                <w:color w:val="37474F"/>
              </w:rPr>
              <w:t>-agent-</w:t>
            </w:r>
            <w:proofErr w:type="spellStart"/>
            <w:r>
              <w:rPr>
                <w:color w:val="37474F"/>
              </w:rPr>
              <w:t>ctl</w:t>
            </w:r>
            <w:proofErr w:type="spellEnd"/>
            <w:r>
              <w:rPr>
                <w:color w:val="37474F"/>
              </w:rPr>
              <w:t xml:space="preserve"> </w:t>
            </w:r>
            <w:r>
              <w:rPr>
                <w:rStyle w:val="se"/>
                <w:color w:val="183691"/>
              </w:rPr>
              <w:t>\</w:t>
            </w:r>
          </w:p>
          <w:p w14:paraId="24D92AB2" w14:textId="77777777" w:rsidR="000240B6" w:rsidRDefault="000240B6" w:rsidP="000240B6">
            <w:pPr>
              <w:pStyle w:val="HTMLPreformatted"/>
              <w:textAlignment w:val="top"/>
              <w:rPr>
                <w:color w:val="37474F"/>
              </w:rPr>
            </w:pPr>
            <w:r>
              <w:rPr>
                <w:color w:val="37474F"/>
              </w:rPr>
              <w:t xml:space="preserve">    -a fetch-config </w:t>
            </w:r>
            <w:r>
              <w:rPr>
                <w:rStyle w:val="se"/>
                <w:color w:val="183691"/>
              </w:rPr>
              <w:t>\</w:t>
            </w:r>
          </w:p>
          <w:p w14:paraId="3A47A3DD" w14:textId="77777777" w:rsidR="000240B6" w:rsidRDefault="000240B6" w:rsidP="000240B6">
            <w:pPr>
              <w:pStyle w:val="HTMLPreformatted"/>
              <w:textAlignment w:val="top"/>
              <w:rPr>
                <w:color w:val="37474F"/>
              </w:rPr>
            </w:pPr>
            <w:r>
              <w:rPr>
                <w:color w:val="37474F"/>
              </w:rPr>
              <w:t xml:space="preserve">    -m ec2 </w:t>
            </w:r>
            <w:r>
              <w:rPr>
                <w:rStyle w:val="se"/>
                <w:color w:val="183691"/>
              </w:rPr>
              <w:t>\</w:t>
            </w:r>
          </w:p>
          <w:p w14:paraId="69662DC6" w14:textId="77777777" w:rsidR="000240B6" w:rsidRDefault="000240B6" w:rsidP="000240B6">
            <w:pPr>
              <w:pStyle w:val="HTMLPreformatted"/>
              <w:textAlignment w:val="top"/>
              <w:rPr>
                <w:color w:val="37474F"/>
              </w:rPr>
            </w:pPr>
            <w:r>
              <w:rPr>
                <w:color w:val="37474F"/>
              </w:rPr>
              <w:t xml:space="preserve">    -c file:/opt/</w:t>
            </w:r>
            <w:proofErr w:type="spellStart"/>
            <w:r>
              <w:rPr>
                <w:color w:val="37474F"/>
              </w:rPr>
              <w:t>cloudwatch-config.json</w:t>
            </w:r>
            <w:proofErr w:type="spellEnd"/>
            <w:r>
              <w:rPr>
                <w:color w:val="37474F"/>
              </w:rPr>
              <w:t xml:space="preserve"> </w:t>
            </w:r>
            <w:r>
              <w:rPr>
                <w:rStyle w:val="se"/>
                <w:color w:val="183691"/>
              </w:rPr>
              <w:t>\</w:t>
            </w:r>
          </w:p>
          <w:p w14:paraId="0FF6F2A1" w14:textId="77777777" w:rsidR="000240B6" w:rsidRDefault="000240B6" w:rsidP="000240B6">
            <w:pPr>
              <w:pStyle w:val="HTMLPreformatted"/>
              <w:textAlignment w:val="top"/>
              <w:rPr>
                <w:color w:val="37474F"/>
              </w:rPr>
            </w:pPr>
            <w:r>
              <w:rPr>
                <w:color w:val="37474F"/>
              </w:rPr>
              <w:t xml:space="preserve">    -s</w:t>
            </w:r>
          </w:p>
          <w:p w14:paraId="0FC6BAF8" w14:textId="77777777" w:rsidR="000240B6" w:rsidRDefault="000240B6"/>
        </w:tc>
      </w:tr>
    </w:tbl>
    <w:p w14:paraId="4667832E"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Screenshots</w:t>
      </w:r>
      <w:hyperlink r:id="rId402" w:anchor="screenshots" w:tooltip="Permanent link" w:history="1">
        <w:r>
          <w:rPr>
            <w:rStyle w:val="Hyperlink"/>
            <w:rFonts w:ascii="Helvetica Neue" w:hAnsi="Helvetica Neue"/>
            <w:b w:val="0"/>
            <w:bCs w:val="0"/>
            <w:spacing w:val="-2"/>
            <w:u w:val="none"/>
          </w:rPr>
          <w:t>¶</w:t>
        </w:r>
      </w:hyperlink>
    </w:p>
    <w:p w14:paraId="0C206151" w14:textId="77777777" w:rsidR="000240B6" w:rsidRDefault="000240B6" w:rsidP="000240B6">
      <w:pPr>
        <w:pStyle w:val="Heading4"/>
        <w:rPr>
          <w:rFonts w:ascii="Helvetica Neue" w:hAnsi="Helvetica Neue"/>
          <w:b/>
          <w:bCs/>
          <w:spacing w:val="-2"/>
        </w:rPr>
      </w:pPr>
      <w:proofErr w:type="spellStart"/>
      <w:r>
        <w:rPr>
          <w:rFonts w:ascii="Helvetica Neue" w:hAnsi="Helvetica Neue"/>
          <w:spacing w:val="-2"/>
        </w:rPr>
        <w:t>CWAgent</w:t>
      </w:r>
      <w:proofErr w:type="spellEnd"/>
      <w:r>
        <w:rPr>
          <w:rFonts w:ascii="Helvetica Neue" w:hAnsi="Helvetica Neue"/>
          <w:spacing w:val="-2"/>
        </w:rPr>
        <w:fldChar w:fldCharType="begin"/>
      </w:r>
      <w:r>
        <w:rPr>
          <w:rFonts w:ascii="Helvetica Neue" w:hAnsi="Helvetica Neue"/>
          <w:spacing w:val="-2"/>
        </w:rPr>
        <w:instrText xml:space="preserve"> HYPERLINK "https://fall2019.csye6225.cloud/lectures/08/" \l "cwagent" \o "Permanent link" </w:instrText>
      </w:r>
      <w:r>
        <w:rPr>
          <w:rFonts w:ascii="Helvetica Neue" w:hAnsi="Helvetica Neue"/>
          <w:spacing w:val="-2"/>
        </w:rPr>
        <w:fldChar w:fldCharType="separate"/>
      </w:r>
      <w:r>
        <w:rPr>
          <w:rStyle w:val="Hyperlink"/>
          <w:rFonts w:ascii="Helvetica Neue" w:hAnsi="Helvetica Neue"/>
          <w:spacing w:val="-2"/>
          <w:u w:val="none"/>
        </w:rPr>
        <w:t>¶</w:t>
      </w:r>
      <w:r>
        <w:rPr>
          <w:rFonts w:ascii="Helvetica Neue" w:hAnsi="Helvetica Neue"/>
          <w:spacing w:val="-2"/>
        </w:rPr>
        <w:fldChar w:fldCharType="end"/>
      </w:r>
    </w:p>
    <w:p w14:paraId="51421F97" w14:textId="12BF999A" w:rsidR="000240B6" w:rsidRDefault="000240B6" w:rsidP="000240B6">
      <w:pPr>
        <w:pStyle w:val="NormalWeb"/>
        <w:spacing w:before="240" w:beforeAutospacing="0" w:after="240" w:afterAutospacing="0"/>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"https://fall2019.csye6225.cloud/images/metrics/1.png" \* MERGEFORMATINET </w:instrText>
      </w:r>
      <w:r>
        <w:rPr>
          <w:rFonts w:ascii="Helvetica Neue" w:hAnsi="Helvetica Neue"/>
        </w:rPr>
        <w:fldChar w:fldCharType="separate"/>
      </w:r>
      <w:r>
        <w:rPr>
          <w:rFonts w:ascii="Helvetica Neue" w:hAnsi="Helvetica Neue"/>
          <w:noProof/>
        </w:rPr>
        <w:drawing>
          <wp:inline distT="0" distB="0" distL="0" distR="0" wp14:anchorId="074BAB6C" wp14:editId="29F40DBB">
            <wp:extent cx="5943600" cy="32137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r>
        <w:rPr>
          <w:rFonts w:ascii="Helvetica Neue" w:hAnsi="Helvetica Neue"/>
        </w:rPr>
        <w:fldChar w:fldCharType="end"/>
      </w:r>
    </w:p>
    <w:p w14:paraId="70C2C26A" w14:textId="77777777" w:rsidR="000240B6" w:rsidRDefault="000240B6" w:rsidP="000240B6">
      <w:pPr>
        <w:pStyle w:val="Heading4"/>
        <w:rPr>
          <w:rFonts w:ascii="Helvetica Neue" w:hAnsi="Helvetica Neue"/>
          <w:spacing w:val="-2"/>
        </w:rPr>
      </w:pPr>
      <w:r>
        <w:rPr>
          <w:rFonts w:ascii="Helvetica Neue" w:hAnsi="Helvetica Neue"/>
          <w:spacing w:val="-2"/>
        </w:rPr>
        <w:lastRenderedPageBreak/>
        <w:t>Custom Metrics</w:t>
      </w:r>
      <w:hyperlink r:id="rId404" w:anchor="custom-metrics" w:tooltip="Permanent link" w:history="1">
        <w:r>
          <w:rPr>
            <w:rStyle w:val="Hyperlink"/>
            <w:rFonts w:ascii="Helvetica Neue" w:hAnsi="Helvetica Neue"/>
            <w:spacing w:val="-2"/>
            <w:u w:val="none"/>
          </w:rPr>
          <w:t>¶</w:t>
        </w:r>
      </w:hyperlink>
    </w:p>
    <w:p w14:paraId="7AA93F2F" w14:textId="3A805D9D" w:rsidR="000240B6" w:rsidRDefault="000240B6" w:rsidP="000240B6">
      <w:pPr>
        <w:pStyle w:val="NormalWeb"/>
        <w:spacing w:before="240" w:beforeAutospacing="0" w:after="240" w:afterAutospacing="0"/>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"https://fall2019.csye6225.cloud/images/metrics/2.png" \* MERGEFORMATINET </w:instrText>
      </w:r>
      <w:r>
        <w:rPr>
          <w:rFonts w:ascii="Helvetica Neue" w:hAnsi="Helvetica Neue"/>
        </w:rPr>
        <w:fldChar w:fldCharType="separate"/>
      </w:r>
      <w:r>
        <w:rPr>
          <w:rFonts w:ascii="Helvetica Neue" w:hAnsi="Helvetica Neue"/>
          <w:noProof/>
        </w:rPr>
        <w:drawing>
          <wp:inline distT="0" distB="0" distL="0" distR="0" wp14:anchorId="7CFC0A79" wp14:editId="4D0456BD">
            <wp:extent cx="5943600" cy="16605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943600" cy="1660525"/>
                    </a:xfrm>
                    <a:prstGeom prst="rect">
                      <a:avLst/>
                    </a:prstGeom>
                    <a:noFill/>
                    <a:ln>
                      <a:noFill/>
                    </a:ln>
                  </pic:spPr>
                </pic:pic>
              </a:graphicData>
            </a:graphic>
          </wp:inline>
        </w:drawing>
      </w:r>
      <w:r>
        <w:rPr>
          <w:rFonts w:ascii="Helvetica Neue" w:hAnsi="Helvetica Neue"/>
        </w:rPr>
        <w:fldChar w:fldCharType="end"/>
      </w:r>
    </w:p>
    <w:p w14:paraId="49E9F6D1" w14:textId="77777777" w:rsidR="000240B6" w:rsidRDefault="000240B6" w:rsidP="000240B6">
      <w:pPr>
        <w:pStyle w:val="Heading4"/>
        <w:rPr>
          <w:rFonts w:ascii="Helvetica Neue" w:hAnsi="Helvetica Neue"/>
          <w:spacing w:val="-2"/>
        </w:rPr>
      </w:pPr>
      <w:r>
        <w:rPr>
          <w:rFonts w:ascii="Helvetica Neue" w:hAnsi="Helvetica Neue"/>
          <w:spacing w:val="-2"/>
        </w:rPr>
        <w:t>Graph Showing Metrics</w:t>
      </w:r>
      <w:hyperlink r:id="rId406" w:anchor="graph-showing-metrics" w:tooltip="Permanent link" w:history="1">
        <w:r>
          <w:rPr>
            <w:rStyle w:val="Hyperlink"/>
            <w:rFonts w:ascii="Helvetica Neue" w:hAnsi="Helvetica Neue"/>
            <w:spacing w:val="-2"/>
            <w:u w:val="none"/>
          </w:rPr>
          <w:t>¶</w:t>
        </w:r>
      </w:hyperlink>
    </w:p>
    <w:p w14:paraId="2FAE9CCC" w14:textId="64E14979" w:rsidR="000240B6" w:rsidRDefault="000240B6" w:rsidP="000240B6">
      <w:pPr>
        <w:pStyle w:val="NormalWeb"/>
        <w:spacing w:before="240" w:beforeAutospacing="0" w:after="240" w:afterAutospacing="0"/>
        <w:rPr>
          <w:rFonts w:ascii="Helvetica Neue" w:hAnsi="Helvetica Neue"/>
        </w:rPr>
      </w:pPr>
      <w:r>
        <w:rPr>
          <w:rFonts w:ascii="Helvetica Neue" w:hAnsi="Helvetica Neue"/>
        </w:rPr>
        <w:fldChar w:fldCharType="begin"/>
      </w:r>
      <w:r>
        <w:rPr>
          <w:rFonts w:ascii="Helvetica Neue" w:hAnsi="Helvetica Neue"/>
        </w:rPr>
        <w:instrText xml:space="preserve"> INCLUDEPICTURE "https://fall2019.csye6225.cloud/images/metrics/3.png" \* MERGEFORMATINET </w:instrText>
      </w:r>
      <w:r>
        <w:rPr>
          <w:rFonts w:ascii="Helvetica Neue" w:hAnsi="Helvetica Neue"/>
        </w:rPr>
        <w:fldChar w:fldCharType="separate"/>
      </w:r>
      <w:r>
        <w:rPr>
          <w:rFonts w:ascii="Helvetica Neue" w:hAnsi="Helvetica Neue"/>
          <w:noProof/>
        </w:rPr>
        <w:drawing>
          <wp:inline distT="0" distB="0" distL="0" distR="0" wp14:anchorId="6C2AC5A8" wp14:editId="057B43B6">
            <wp:extent cx="5943600" cy="21170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5943600" cy="2117090"/>
                    </a:xfrm>
                    <a:prstGeom prst="rect">
                      <a:avLst/>
                    </a:prstGeom>
                    <a:noFill/>
                    <a:ln>
                      <a:noFill/>
                    </a:ln>
                  </pic:spPr>
                </pic:pic>
              </a:graphicData>
            </a:graphic>
          </wp:inline>
        </w:drawing>
      </w:r>
      <w:r>
        <w:rPr>
          <w:rFonts w:ascii="Helvetica Neue" w:hAnsi="Helvetica Neue"/>
        </w:rPr>
        <w:fldChar w:fldCharType="end"/>
      </w:r>
    </w:p>
    <w:p w14:paraId="58C21506"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Reading</w:t>
      </w:r>
      <w:hyperlink r:id="rId408" w:anchor="reading" w:tooltip="Permanent link" w:history="1">
        <w:r>
          <w:rPr>
            <w:rStyle w:val="Hyperlink"/>
            <w:rFonts w:ascii="Helvetica Neue" w:hAnsi="Helvetica Neue"/>
            <w:b w:val="0"/>
            <w:bCs w:val="0"/>
            <w:spacing w:val="-2"/>
            <w:u w:val="none"/>
          </w:rPr>
          <w:t>¶</w:t>
        </w:r>
      </w:hyperlink>
    </w:p>
    <w:p w14:paraId="28AD7BFF"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AWS CLI</w:t>
      </w:r>
      <w:hyperlink r:id="rId409" w:anchor="aws-cli" w:tooltip="Permanent link" w:history="1">
        <w:r>
          <w:rPr>
            <w:rStyle w:val="Hyperlink"/>
            <w:rFonts w:ascii="Helvetica Neue" w:hAnsi="Helvetica Neue"/>
            <w:b w:val="0"/>
            <w:bCs w:val="0"/>
            <w:spacing w:val="-2"/>
            <w:u w:val="none"/>
          </w:rPr>
          <w:t>¶</w:t>
        </w:r>
      </w:hyperlink>
    </w:p>
    <w:p w14:paraId="227A9FEF" w14:textId="77777777" w:rsidR="000240B6" w:rsidRDefault="000240B6" w:rsidP="0047624C">
      <w:pPr>
        <w:numPr>
          <w:ilvl w:val="0"/>
          <w:numId w:val="131"/>
        </w:numPr>
        <w:spacing w:before="100" w:beforeAutospacing="1" w:after="120"/>
        <w:ind w:left="450"/>
        <w:rPr>
          <w:rFonts w:ascii="Helvetica Neue" w:hAnsi="Helvetica Neue"/>
        </w:rPr>
      </w:pPr>
      <w:hyperlink r:id="rId410" w:history="1">
        <w:proofErr w:type="spellStart"/>
        <w:r>
          <w:rPr>
            <w:rStyle w:val="Hyperlink"/>
            <w:rFonts w:ascii="Helvetica Neue" w:hAnsi="Helvetica Neue"/>
            <w:color w:val="2196F3"/>
            <w:u w:val="none"/>
          </w:rPr>
          <w:t>CodeDeploy</w:t>
        </w:r>
        <w:proofErr w:type="spellEnd"/>
      </w:hyperlink>
    </w:p>
    <w:p w14:paraId="55565370" w14:textId="77777777" w:rsidR="000240B6" w:rsidRDefault="000240B6" w:rsidP="0047624C">
      <w:pPr>
        <w:numPr>
          <w:ilvl w:val="0"/>
          <w:numId w:val="131"/>
        </w:numPr>
        <w:spacing w:before="100" w:beforeAutospacing="1"/>
        <w:ind w:left="450"/>
        <w:rPr>
          <w:rFonts w:ascii="Helvetica Neue" w:hAnsi="Helvetica Neue"/>
        </w:rPr>
      </w:pPr>
      <w:hyperlink r:id="rId411" w:history="1">
        <w:r>
          <w:rPr>
            <w:rStyle w:val="Hyperlink"/>
            <w:rFonts w:ascii="Helvetica Neue" w:hAnsi="Helvetica Neue"/>
            <w:color w:val="2196F3"/>
            <w:u w:val="none"/>
          </w:rPr>
          <w:t>S3 API</w:t>
        </w:r>
      </w:hyperlink>
    </w:p>
    <w:p w14:paraId="6BCBD1B1"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EC2</w:t>
      </w:r>
      <w:hyperlink r:id="rId412" w:anchor="ec2" w:tooltip="Permanent link" w:history="1">
        <w:r>
          <w:rPr>
            <w:rStyle w:val="Hyperlink"/>
            <w:rFonts w:ascii="Helvetica Neue" w:hAnsi="Helvetica Neue"/>
            <w:b w:val="0"/>
            <w:bCs w:val="0"/>
            <w:spacing w:val="-2"/>
            <w:u w:val="none"/>
          </w:rPr>
          <w:t>¶</w:t>
        </w:r>
      </w:hyperlink>
    </w:p>
    <w:p w14:paraId="0538639F" w14:textId="77777777" w:rsidR="000240B6" w:rsidRDefault="000240B6" w:rsidP="0047624C">
      <w:pPr>
        <w:numPr>
          <w:ilvl w:val="0"/>
          <w:numId w:val="132"/>
        </w:numPr>
        <w:spacing w:before="100" w:beforeAutospacing="1" w:after="120"/>
        <w:ind w:left="450"/>
        <w:rPr>
          <w:rFonts w:ascii="Helvetica Neue" w:hAnsi="Helvetica Neue"/>
        </w:rPr>
      </w:pPr>
      <w:hyperlink r:id="rId413" w:history="1">
        <w:r>
          <w:rPr>
            <w:rStyle w:val="Hyperlink"/>
            <w:rFonts w:ascii="Helvetica Neue" w:hAnsi="Helvetica Neue"/>
            <w:color w:val="2196F3"/>
            <w:u w:val="none"/>
          </w:rPr>
          <w:t>Instance Metadata and User Data</w:t>
        </w:r>
      </w:hyperlink>
    </w:p>
    <w:p w14:paraId="5F528907" w14:textId="77777777" w:rsidR="000240B6" w:rsidRDefault="000240B6" w:rsidP="0047624C">
      <w:pPr>
        <w:numPr>
          <w:ilvl w:val="0"/>
          <w:numId w:val="132"/>
        </w:numPr>
        <w:spacing w:before="100" w:beforeAutospacing="1"/>
        <w:ind w:left="450"/>
        <w:rPr>
          <w:rFonts w:ascii="Helvetica Neue" w:hAnsi="Helvetica Neue"/>
        </w:rPr>
      </w:pPr>
      <w:hyperlink r:id="rId414" w:anchor="cfn-ec2-instance-userdata" w:history="1">
        <w:r>
          <w:rPr>
            <w:rStyle w:val="Hyperlink"/>
            <w:rFonts w:ascii="Helvetica Neue" w:hAnsi="Helvetica Neue"/>
            <w:color w:val="2196F3"/>
            <w:u w:val="none"/>
          </w:rPr>
          <w:t xml:space="preserve">EC2 </w:t>
        </w:r>
        <w:proofErr w:type="spellStart"/>
        <w:r>
          <w:rPr>
            <w:rStyle w:val="Hyperlink"/>
            <w:rFonts w:ascii="Helvetica Neue" w:hAnsi="Helvetica Neue"/>
            <w:color w:val="2196F3"/>
            <w:u w:val="none"/>
          </w:rPr>
          <w:t>UserData</w:t>
        </w:r>
        <w:proofErr w:type="spellEnd"/>
      </w:hyperlink>
    </w:p>
    <w:p w14:paraId="7C5FA935"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Spring</w:t>
      </w:r>
      <w:hyperlink r:id="rId415" w:anchor="spring" w:tooltip="Permanent link" w:history="1">
        <w:r>
          <w:rPr>
            <w:rStyle w:val="Hyperlink"/>
            <w:rFonts w:ascii="Helvetica Neue" w:hAnsi="Helvetica Neue"/>
            <w:b w:val="0"/>
            <w:bCs w:val="0"/>
            <w:spacing w:val="-2"/>
            <w:u w:val="none"/>
          </w:rPr>
          <w:t>¶</w:t>
        </w:r>
      </w:hyperlink>
    </w:p>
    <w:p w14:paraId="7CEB4405" w14:textId="77777777" w:rsidR="000240B6" w:rsidRDefault="000240B6" w:rsidP="0047624C">
      <w:pPr>
        <w:numPr>
          <w:ilvl w:val="0"/>
          <w:numId w:val="133"/>
        </w:numPr>
        <w:spacing w:before="100" w:beforeAutospacing="1"/>
        <w:ind w:left="450"/>
        <w:rPr>
          <w:rFonts w:ascii="Helvetica Neue" w:hAnsi="Helvetica Neue"/>
        </w:rPr>
      </w:pPr>
      <w:hyperlink r:id="rId416" w:anchor="howto-set-active-spring-profiles" w:history="1">
        <w:r>
          <w:rPr>
            <w:rStyle w:val="Hyperlink"/>
            <w:rFonts w:ascii="Helvetica Neue" w:hAnsi="Helvetica Neue"/>
            <w:color w:val="2196F3"/>
            <w:u w:val="none"/>
          </w:rPr>
          <w:t>Set the active Spring profiles</w:t>
        </w:r>
      </w:hyperlink>
    </w:p>
    <w:p w14:paraId="689D7810"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IAM</w:t>
      </w:r>
      <w:hyperlink r:id="rId417" w:anchor="iam" w:tooltip="Permanent link" w:history="1">
        <w:r>
          <w:rPr>
            <w:rStyle w:val="Hyperlink"/>
            <w:rFonts w:ascii="Helvetica Neue" w:hAnsi="Helvetica Neue"/>
            <w:b w:val="0"/>
            <w:bCs w:val="0"/>
            <w:spacing w:val="-2"/>
            <w:u w:val="none"/>
          </w:rPr>
          <w:t>¶</w:t>
        </w:r>
      </w:hyperlink>
    </w:p>
    <w:p w14:paraId="7C13EE94" w14:textId="77777777" w:rsidR="000240B6" w:rsidRDefault="000240B6" w:rsidP="0047624C">
      <w:pPr>
        <w:numPr>
          <w:ilvl w:val="0"/>
          <w:numId w:val="134"/>
        </w:numPr>
        <w:spacing w:before="100" w:beforeAutospacing="1" w:after="120"/>
        <w:ind w:left="450"/>
        <w:rPr>
          <w:rFonts w:ascii="Helvetica Neue" w:hAnsi="Helvetica Neue"/>
        </w:rPr>
      </w:pPr>
      <w:hyperlink r:id="rId418"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IAM::Role</w:t>
        </w:r>
      </w:hyperlink>
    </w:p>
    <w:p w14:paraId="23B48BC5" w14:textId="77777777" w:rsidR="000240B6" w:rsidRDefault="000240B6" w:rsidP="0047624C">
      <w:pPr>
        <w:numPr>
          <w:ilvl w:val="0"/>
          <w:numId w:val="134"/>
        </w:numPr>
        <w:spacing w:before="100" w:beforeAutospacing="1" w:after="120"/>
        <w:ind w:left="450"/>
        <w:rPr>
          <w:rFonts w:ascii="Helvetica Neue" w:hAnsi="Helvetica Neue"/>
        </w:rPr>
      </w:pPr>
      <w:hyperlink r:id="rId419"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IAM::Policy</w:t>
        </w:r>
      </w:hyperlink>
    </w:p>
    <w:p w14:paraId="6062BC89" w14:textId="77777777" w:rsidR="000240B6" w:rsidRDefault="000240B6" w:rsidP="0047624C">
      <w:pPr>
        <w:numPr>
          <w:ilvl w:val="0"/>
          <w:numId w:val="134"/>
        </w:numPr>
        <w:spacing w:before="100" w:beforeAutospacing="1" w:after="120"/>
        <w:ind w:left="450"/>
        <w:rPr>
          <w:rFonts w:ascii="Helvetica Neue" w:hAnsi="Helvetica Neue"/>
        </w:rPr>
      </w:pPr>
      <w:hyperlink r:id="rId420"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S3::Bucket</w:t>
        </w:r>
      </w:hyperlink>
    </w:p>
    <w:p w14:paraId="46E7C7E9" w14:textId="77777777" w:rsidR="000240B6" w:rsidRDefault="000240B6" w:rsidP="0047624C">
      <w:pPr>
        <w:numPr>
          <w:ilvl w:val="0"/>
          <w:numId w:val="134"/>
        </w:numPr>
        <w:spacing w:before="100" w:beforeAutospacing="1"/>
        <w:ind w:left="450"/>
        <w:rPr>
          <w:rFonts w:ascii="Helvetica Neue" w:hAnsi="Helvetica Neue"/>
        </w:rPr>
      </w:pPr>
      <w:hyperlink r:id="rId421" w:history="1">
        <w:r>
          <w:rPr>
            <w:rStyle w:val="Hyperlink"/>
            <w:rFonts w:ascii="Helvetica Neue" w:hAnsi="Helvetica Neue"/>
            <w:color w:val="2196F3"/>
            <w:u w:val="none"/>
          </w:rPr>
          <w:t>Using an IAM Role to Grant Permissions to Applications Running on Amazon EC2 Instances</w:t>
        </w:r>
      </w:hyperlink>
    </w:p>
    <w:p w14:paraId="44ECFDF3"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AWS </w:t>
      </w:r>
      <w:proofErr w:type="spellStart"/>
      <w:r>
        <w:rPr>
          <w:rFonts w:ascii="Helvetica Neue" w:hAnsi="Helvetica Neue"/>
          <w:b w:val="0"/>
          <w:bCs w:val="0"/>
          <w:spacing w:val="-2"/>
        </w:rPr>
        <w:t>CodeDeploy</w:t>
      </w:r>
      <w:proofErr w:type="spellEnd"/>
      <w:r>
        <w:rPr>
          <w:rFonts w:ascii="Helvetica Neue" w:hAnsi="Helvetica Neue"/>
          <w:b w:val="0"/>
          <w:bCs w:val="0"/>
          <w:spacing w:val="-2"/>
        </w:rPr>
        <w:fldChar w:fldCharType="begin"/>
      </w:r>
      <w:r>
        <w:rPr>
          <w:rFonts w:ascii="Helvetica Neue" w:hAnsi="Helvetica Neue"/>
          <w:b w:val="0"/>
          <w:bCs w:val="0"/>
          <w:spacing w:val="-2"/>
        </w:rPr>
        <w:instrText xml:space="preserve"> HYPERLINK "https://fall2019.csye6225.cloud/lectures/08/" \l "aws-codedeploy" \o "Permanent link" </w:instrText>
      </w:r>
      <w:r>
        <w:rPr>
          <w:rFonts w:ascii="Helvetica Neue" w:hAnsi="Helvetica Neue"/>
          <w:b w:val="0"/>
          <w:bCs w:val="0"/>
          <w:spacing w:val="-2"/>
        </w:rPr>
        <w:fldChar w:fldCharType="separate"/>
      </w:r>
      <w:r>
        <w:rPr>
          <w:rStyle w:val="Hyperlink"/>
          <w:rFonts w:ascii="Helvetica Neue" w:hAnsi="Helvetica Neue"/>
          <w:b w:val="0"/>
          <w:bCs w:val="0"/>
          <w:spacing w:val="-2"/>
          <w:u w:val="none"/>
        </w:rPr>
        <w:t>¶</w:t>
      </w:r>
      <w:r>
        <w:rPr>
          <w:rFonts w:ascii="Helvetica Neue" w:hAnsi="Helvetica Neue"/>
          <w:b w:val="0"/>
          <w:bCs w:val="0"/>
          <w:spacing w:val="-2"/>
        </w:rPr>
        <w:fldChar w:fldCharType="end"/>
      </w:r>
    </w:p>
    <w:p w14:paraId="52D737FB" w14:textId="77777777" w:rsidR="000240B6" w:rsidRDefault="000240B6" w:rsidP="0047624C">
      <w:pPr>
        <w:numPr>
          <w:ilvl w:val="0"/>
          <w:numId w:val="135"/>
        </w:numPr>
        <w:spacing w:before="100" w:beforeAutospacing="1" w:after="120"/>
        <w:ind w:left="450"/>
        <w:rPr>
          <w:rFonts w:ascii="Helvetica Neue" w:hAnsi="Helvetica Neue"/>
        </w:rPr>
      </w:pPr>
      <w:hyperlink r:id="rId422" w:history="1">
        <w:r>
          <w:rPr>
            <w:rStyle w:val="Hyperlink"/>
            <w:rFonts w:ascii="Helvetica Neue" w:hAnsi="Helvetica Neue"/>
            <w:color w:val="2196F3"/>
            <w:u w:val="none"/>
          </w:rPr>
          <w:t xml:space="preserve">AWS </w:t>
        </w:r>
        <w:proofErr w:type="spellStart"/>
        <w:r>
          <w:rPr>
            <w:rStyle w:val="Hyperlink"/>
            <w:rFonts w:ascii="Helvetica Neue" w:hAnsi="Helvetica Neue"/>
            <w:color w:val="2196F3"/>
            <w:u w:val="none"/>
          </w:rPr>
          <w:t>CodeDeploy</w:t>
        </w:r>
        <w:proofErr w:type="spellEnd"/>
        <w:r>
          <w:rPr>
            <w:rStyle w:val="Hyperlink"/>
            <w:rFonts w:ascii="Helvetica Neue" w:hAnsi="Helvetica Neue"/>
            <w:color w:val="2196F3"/>
            <w:u w:val="none"/>
          </w:rPr>
          <w:t xml:space="preserve"> </w:t>
        </w:r>
        <w:proofErr w:type="spellStart"/>
        <w:r>
          <w:rPr>
            <w:rStyle w:val="Hyperlink"/>
            <w:rFonts w:ascii="Helvetica Neue" w:hAnsi="Helvetica Neue"/>
            <w:color w:val="2196F3"/>
            <w:u w:val="none"/>
          </w:rPr>
          <w:t>AppSpec</w:t>
        </w:r>
        <w:proofErr w:type="spellEnd"/>
        <w:r>
          <w:rPr>
            <w:rStyle w:val="Hyperlink"/>
            <w:rFonts w:ascii="Helvetica Neue" w:hAnsi="Helvetica Neue"/>
            <w:color w:val="2196F3"/>
            <w:u w:val="none"/>
          </w:rPr>
          <w:t xml:space="preserve"> File Reference</w:t>
        </w:r>
      </w:hyperlink>
    </w:p>
    <w:p w14:paraId="258B76D2" w14:textId="77777777" w:rsidR="000240B6" w:rsidRDefault="000240B6" w:rsidP="0047624C">
      <w:pPr>
        <w:numPr>
          <w:ilvl w:val="0"/>
          <w:numId w:val="135"/>
        </w:numPr>
        <w:spacing w:before="100" w:beforeAutospacing="1" w:after="120"/>
        <w:ind w:left="450"/>
        <w:rPr>
          <w:rFonts w:ascii="Helvetica Neue" w:hAnsi="Helvetica Neue"/>
        </w:rPr>
      </w:pPr>
      <w:hyperlink r:id="rId423" w:history="1">
        <w:r>
          <w:rPr>
            <w:rStyle w:val="Hyperlink"/>
            <w:rFonts w:ascii="Helvetica Neue" w:hAnsi="Helvetica Neue"/>
            <w:color w:val="2196F3"/>
            <w:u w:val="none"/>
          </w:rPr>
          <w:t xml:space="preserve">AWS </w:t>
        </w:r>
        <w:proofErr w:type="spellStart"/>
        <w:r>
          <w:rPr>
            <w:rStyle w:val="Hyperlink"/>
            <w:rFonts w:ascii="Helvetica Neue" w:hAnsi="Helvetica Neue"/>
            <w:color w:val="2196F3"/>
            <w:u w:val="none"/>
          </w:rPr>
          <w:t>CodeDeploy</w:t>
        </w:r>
        <w:proofErr w:type="spellEnd"/>
      </w:hyperlink>
    </w:p>
    <w:p w14:paraId="725A1992" w14:textId="77777777" w:rsidR="000240B6" w:rsidRDefault="000240B6" w:rsidP="0047624C">
      <w:pPr>
        <w:numPr>
          <w:ilvl w:val="0"/>
          <w:numId w:val="135"/>
        </w:numPr>
        <w:spacing w:before="100" w:beforeAutospacing="1" w:after="120"/>
        <w:ind w:left="450"/>
        <w:rPr>
          <w:rFonts w:ascii="Helvetica Neue" w:hAnsi="Helvetica Neue"/>
        </w:rPr>
      </w:pPr>
      <w:hyperlink r:id="rId424" w:history="1">
        <w:proofErr w:type="spellStart"/>
        <w:r>
          <w:rPr>
            <w:rStyle w:val="Hyperlink"/>
            <w:rFonts w:ascii="Helvetica Neue" w:hAnsi="Helvetica Neue"/>
            <w:color w:val="2196F3"/>
            <w:u w:val="none"/>
          </w:rPr>
          <w:t>CodeDeploy</w:t>
        </w:r>
        <w:proofErr w:type="spellEnd"/>
      </w:hyperlink>
    </w:p>
    <w:p w14:paraId="0593FA97" w14:textId="77777777" w:rsidR="000240B6" w:rsidRDefault="000240B6" w:rsidP="0047624C">
      <w:pPr>
        <w:numPr>
          <w:ilvl w:val="0"/>
          <w:numId w:val="135"/>
        </w:numPr>
        <w:spacing w:before="100" w:beforeAutospacing="1" w:after="120"/>
        <w:ind w:left="450"/>
        <w:rPr>
          <w:rFonts w:ascii="Helvetica Neue" w:hAnsi="Helvetica Neue"/>
        </w:rPr>
      </w:pPr>
      <w:hyperlink r:id="rId425" w:anchor="welcome-deployment-overview" w:history="1">
        <w:r>
          <w:rPr>
            <w:rStyle w:val="Hyperlink"/>
            <w:rFonts w:ascii="Helvetica Neue" w:hAnsi="Helvetica Neue"/>
            <w:color w:val="2196F3"/>
            <w:u w:val="none"/>
          </w:rPr>
          <w:t xml:space="preserve">Overview of </w:t>
        </w:r>
        <w:proofErr w:type="spellStart"/>
        <w:r>
          <w:rPr>
            <w:rStyle w:val="Hyperlink"/>
            <w:rFonts w:ascii="Helvetica Neue" w:hAnsi="Helvetica Neue"/>
            <w:color w:val="2196F3"/>
            <w:u w:val="none"/>
          </w:rPr>
          <w:t>CodeDeploy</w:t>
        </w:r>
        <w:proofErr w:type="spellEnd"/>
        <w:r>
          <w:rPr>
            <w:rStyle w:val="Hyperlink"/>
            <w:rFonts w:ascii="Helvetica Neue" w:hAnsi="Helvetica Neue"/>
            <w:color w:val="2196F3"/>
            <w:u w:val="none"/>
          </w:rPr>
          <w:t xml:space="preserve"> Deployment Types</w:t>
        </w:r>
      </w:hyperlink>
    </w:p>
    <w:p w14:paraId="190132C6" w14:textId="77777777" w:rsidR="000240B6" w:rsidRDefault="000240B6" w:rsidP="0047624C">
      <w:pPr>
        <w:numPr>
          <w:ilvl w:val="0"/>
          <w:numId w:val="135"/>
        </w:numPr>
        <w:spacing w:before="100" w:beforeAutospacing="1"/>
        <w:ind w:left="450"/>
        <w:rPr>
          <w:rFonts w:ascii="Helvetica Neue" w:hAnsi="Helvetica Neue"/>
        </w:rPr>
      </w:pPr>
      <w:hyperlink r:id="rId426" w:history="1">
        <w:r>
          <w:rPr>
            <w:rStyle w:val="Hyperlink"/>
            <w:rFonts w:ascii="Helvetica Neue" w:hAnsi="Helvetica Neue"/>
            <w:color w:val="2196F3"/>
            <w:u w:val="none"/>
          </w:rPr>
          <w:t xml:space="preserve">Troubleshooting </w:t>
        </w:r>
        <w:proofErr w:type="spellStart"/>
        <w:r>
          <w:rPr>
            <w:rStyle w:val="Hyperlink"/>
            <w:rFonts w:ascii="Helvetica Neue" w:hAnsi="Helvetica Neue"/>
            <w:color w:val="2196F3"/>
            <w:u w:val="none"/>
          </w:rPr>
          <w:t>CodeDeploy</w:t>
        </w:r>
        <w:proofErr w:type="spellEnd"/>
      </w:hyperlink>
    </w:p>
    <w:p w14:paraId="5E058715" w14:textId="77777777" w:rsidR="000240B6" w:rsidRDefault="000240B6" w:rsidP="000240B6">
      <w:pPr>
        <w:pStyle w:val="Heading3"/>
        <w:rPr>
          <w:rFonts w:ascii="Helvetica Neue" w:hAnsi="Helvetica Neue"/>
          <w:b w:val="0"/>
          <w:bCs w:val="0"/>
          <w:spacing w:val="-2"/>
        </w:rPr>
      </w:pPr>
      <w:proofErr w:type="spellStart"/>
      <w:r>
        <w:rPr>
          <w:rFonts w:ascii="Helvetica Neue" w:hAnsi="Helvetica Neue"/>
          <w:b w:val="0"/>
          <w:bCs w:val="0"/>
          <w:spacing w:val="-2"/>
        </w:rPr>
        <w:t>CircleCI</w:t>
      </w:r>
      <w:proofErr w:type="spellEnd"/>
      <w:r>
        <w:rPr>
          <w:rFonts w:ascii="Helvetica Neue" w:hAnsi="Helvetica Neue"/>
          <w:b w:val="0"/>
          <w:bCs w:val="0"/>
          <w:spacing w:val="-2"/>
        </w:rPr>
        <w:fldChar w:fldCharType="begin"/>
      </w:r>
      <w:r>
        <w:rPr>
          <w:rFonts w:ascii="Helvetica Neue" w:hAnsi="Helvetica Neue"/>
          <w:b w:val="0"/>
          <w:bCs w:val="0"/>
          <w:spacing w:val="-2"/>
        </w:rPr>
        <w:instrText xml:space="preserve"> HYPERLINK "https://fall2019.csye6225.cloud/lectures/08/" \l "circleci" \o "Permanent link" </w:instrText>
      </w:r>
      <w:r>
        <w:rPr>
          <w:rFonts w:ascii="Helvetica Neue" w:hAnsi="Helvetica Neue"/>
          <w:b w:val="0"/>
          <w:bCs w:val="0"/>
          <w:spacing w:val="-2"/>
        </w:rPr>
        <w:fldChar w:fldCharType="separate"/>
      </w:r>
      <w:r>
        <w:rPr>
          <w:rStyle w:val="Hyperlink"/>
          <w:rFonts w:ascii="Helvetica Neue" w:hAnsi="Helvetica Neue"/>
          <w:b w:val="0"/>
          <w:bCs w:val="0"/>
          <w:spacing w:val="-2"/>
          <w:u w:val="none"/>
        </w:rPr>
        <w:t>¶</w:t>
      </w:r>
      <w:r>
        <w:rPr>
          <w:rFonts w:ascii="Helvetica Neue" w:hAnsi="Helvetica Neue"/>
          <w:b w:val="0"/>
          <w:bCs w:val="0"/>
          <w:spacing w:val="-2"/>
        </w:rPr>
        <w:fldChar w:fldCharType="end"/>
      </w:r>
    </w:p>
    <w:p w14:paraId="151C1077" w14:textId="77777777" w:rsidR="000240B6" w:rsidRDefault="000240B6" w:rsidP="0047624C">
      <w:pPr>
        <w:numPr>
          <w:ilvl w:val="0"/>
          <w:numId w:val="136"/>
        </w:numPr>
        <w:spacing w:before="100" w:beforeAutospacing="1" w:after="120"/>
        <w:ind w:left="450"/>
        <w:rPr>
          <w:rFonts w:ascii="Helvetica Neue" w:hAnsi="Helvetica Neue"/>
        </w:rPr>
      </w:pPr>
      <w:hyperlink r:id="rId427" w:history="1">
        <w:proofErr w:type="spellStart"/>
        <w:r>
          <w:rPr>
            <w:rStyle w:val="Hyperlink"/>
            <w:rFonts w:ascii="Helvetica Neue" w:hAnsi="Helvetica Neue"/>
            <w:color w:val="2196F3"/>
            <w:u w:val="none"/>
          </w:rPr>
          <w:t>CircleCI</w:t>
        </w:r>
        <w:proofErr w:type="spellEnd"/>
      </w:hyperlink>
    </w:p>
    <w:p w14:paraId="70B064EB" w14:textId="77777777" w:rsidR="000240B6" w:rsidRDefault="000240B6" w:rsidP="0047624C">
      <w:pPr>
        <w:numPr>
          <w:ilvl w:val="0"/>
          <w:numId w:val="136"/>
        </w:numPr>
        <w:spacing w:before="100" w:beforeAutospacing="1" w:after="120"/>
        <w:ind w:left="450"/>
        <w:rPr>
          <w:rFonts w:ascii="Helvetica Neue" w:hAnsi="Helvetica Neue"/>
        </w:rPr>
      </w:pPr>
      <w:hyperlink r:id="rId428" w:history="1">
        <w:proofErr w:type="spellStart"/>
        <w:r>
          <w:rPr>
            <w:rStyle w:val="Hyperlink"/>
            <w:rFonts w:ascii="Helvetica Neue" w:hAnsi="Helvetica Neue"/>
            <w:color w:val="2196F3"/>
            <w:u w:val="none"/>
          </w:rPr>
          <w:t>CircleCI</w:t>
        </w:r>
        <w:proofErr w:type="spellEnd"/>
        <w:r>
          <w:rPr>
            <w:rStyle w:val="Hyperlink"/>
            <w:rFonts w:ascii="Helvetica Neue" w:hAnsi="Helvetica Neue"/>
            <w:color w:val="2196F3"/>
            <w:u w:val="none"/>
          </w:rPr>
          <w:t xml:space="preserve"> Documentation</w:t>
        </w:r>
      </w:hyperlink>
    </w:p>
    <w:p w14:paraId="3A1C7459" w14:textId="77777777" w:rsidR="000240B6" w:rsidRDefault="000240B6" w:rsidP="0047624C">
      <w:pPr>
        <w:numPr>
          <w:ilvl w:val="0"/>
          <w:numId w:val="136"/>
        </w:numPr>
        <w:spacing w:before="100" w:beforeAutospacing="1" w:after="120"/>
        <w:ind w:left="450"/>
        <w:rPr>
          <w:rFonts w:ascii="Helvetica Neue" w:hAnsi="Helvetica Neue"/>
        </w:rPr>
      </w:pPr>
      <w:hyperlink r:id="rId429" w:history="1">
        <w:r>
          <w:rPr>
            <w:rStyle w:val="Hyperlink"/>
            <w:rFonts w:ascii="Helvetica Neue" w:hAnsi="Helvetica Neue"/>
            <w:color w:val="2196F3"/>
            <w:u w:val="none"/>
          </w:rPr>
          <w:t>Using Environment Variables</w:t>
        </w:r>
      </w:hyperlink>
    </w:p>
    <w:p w14:paraId="70A8403D" w14:textId="77777777" w:rsidR="000240B6" w:rsidRDefault="000240B6" w:rsidP="0047624C">
      <w:pPr>
        <w:numPr>
          <w:ilvl w:val="0"/>
          <w:numId w:val="136"/>
        </w:numPr>
        <w:spacing w:before="100" w:beforeAutospacing="1" w:after="120"/>
        <w:ind w:left="450"/>
        <w:rPr>
          <w:rFonts w:ascii="Helvetica Neue" w:hAnsi="Helvetica Neue"/>
        </w:rPr>
      </w:pPr>
      <w:hyperlink r:id="rId430" w:history="1">
        <w:r>
          <w:rPr>
            <w:rStyle w:val="Hyperlink"/>
            <w:rFonts w:ascii="Helvetica Neue" w:hAnsi="Helvetica Neue"/>
            <w:color w:val="2196F3"/>
            <w:u w:val="none"/>
          </w:rPr>
          <w:t xml:space="preserve">Pre-Built </w:t>
        </w:r>
        <w:proofErr w:type="spellStart"/>
        <w:r>
          <w:rPr>
            <w:rStyle w:val="Hyperlink"/>
            <w:rFonts w:ascii="Helvetica Neue" w:hAnsi="Helvetica Neue"/>
            <w:color w:val="2196F3"/>
            <w:u w:val="none"/>
          </w:rPr>
          <w:t>CircleCI</w:t>
        </w:r>
        <w:proofErr w:type="spellEnd"/>
        <w:r>
          <w:rPr>
            <w:rStyle w:val="Hyperlink"/>
            <w:rFonts w:ascii="Helvetica Neue" w:hAnsi="Helvetica Neue"/>
            <w:color w:val="2196F3"/>
            <w:u w:val="none"/>
          </w:rPr>
          <w:t xml:space="preserve"> Docker Images</w:t>
        </w:r>
      </w:hyperlink>
    </w:p>
    <w:p w14:paraId="01B55010" w14:textId="77777777" w:rsidR="000240B6" w:rsidRDefault="000240B6" w:rsidP="0047624C">
      <w:pPr>
        <w:numPr>
          <w:ilvl w:val="0"/>
          <w:numId w:val="136"/>
        </w:numPr>
        <w:spacing w:before="100" w:beforeAutospacing="1"/>
        <w:ind w:left="450"/>
        <w:rPr>
          <w:rFonts w:ascii="Helvetica Neue" w:hAnsi="Helvetica Neue"/>
        </w:rPr>
      </w:pPr>
      <w:hyperlink r:id="rId431" w:anchor="section=getting-started" w:history="1">
        <w:r>
          <w:rPr>
            <w:rStyle w:val="Hyperlink"/>
            <w:rFonts w:ascii="Helvetica Neue" w:hAnsi="Helvetica Neue"/>
            <w:color w:val="2196F3"/>
            <w:u w:val="none"/>
          </w:rPr>
          <w:t>Concepts</w:t>
        </w:r>
      </w:hyperlink>
    </w:p>
    <w:p w14:paraId="23CD188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CI/CD</w:t>
      </w:r>
      <w:hyperlink r:id="rId432" w:anchor="cicd" w:tooltip="Permanent link" w:history="1">
        <w:r>
          <w:rPr>
            <w:rStyle w:val="Hyperlink"/>
            <w:rFonts w:ascii="Helvetica Neue" w:hAnsi="Helvetica Neue"/>
            <w:b w:val="0"/>
            <w:bCs w:val="0"/>
            <w:spacing w:val="-2"/>
            <w:u w:val="none"/>
          </w:rPr>
          <w:t>¶</w:t>
        </w:r>
      </w:hyperlink>
    </w:p>
    <w:p w14:paraId="0E31EA88" w14:textId="77777777" w:rsidR="000240B6" w:rsidRDefault="000240B6" w:rsidP="000240B6">
      <w:pPr>
        <w:pStyle w:val="admonition-title"/>
        <w:rPr>
          <w:rFonts w:ascii="Helvetica Neue" w:hAnsi="Helvetica Neue"/>
          <w:b/>
          <w:bCs/>
        </w:rPr>
      </w:pPr>
      <w:r>
        <w:rPr>
          <w:rFonts w:ascii="Helvetica Neue" w:hAnsi="Helvetica Neue"/>
          <w:b/>
          <w:bCs/>
        </w:rPr>
        <w:t>Note</w:t>
      </w:r>
    </w:p>
    <w:p w14:paraId="2BFF0979" w14:textId="77777777" w:rsidR="000240B6" w:rsidRDefault="000240B6" w:rsidP="000240B6">
      <w:pPr>
        <w:pStyle w:val="NormalWeb"/>
        <w:rPr>
          <w:rFonts w:ascii="Helvetica Neue" w:hAnsi="Helvetica Neue"/>
        </w:rPr>
      </w:pPr>
      <w:r>
        <w:rPr>
          <w:rFonts w:ascii="Helvetica Neue" w:hAnsi="Helvetica Neue"/>
        </w:rPr>
        <w:t>Access ACM articles using </w:t>
      </w:r>
      <w:hyperlink r:id="rId433" w:history="1">
        <w:r>
          <w:rPr>
            <w:rStyle w:val="Hyperlink"/>
            <w:rFonts w:ascii="Helvetica Neue" w:hAnsi="Helvetica Neue"/>
            <w:color w:val="2196F3"/>
            <w:u w:val="none"/>
          </w:rPr>
          <w:t>ACM Digital Library</w:t>
        </w:r>
      </w:hyperlink>
    </w:p>
    <w:p w14:paraId="721B24EC" w14:textId="77777777" w:rsidR="000240B6" w:rsidRDefault="000240B6" w:rsidP="0047624C">
      <w:pPr>
        <w:numPr>
          <w:ilvl w:val="0"/>
          <w:numId w:val="137"/>
        </w:numPr>
        <w:spacing w:before="100" w:beforeAutospacing="1" w:after="120"/>
        <w:ind w:left="450"/>
        <w:rPr>
          <w:rFonts w:ascii="Helvetica Neue" w:hAnsi="Helvetica Neue"/>
        </w:rPr>
      </w:pPr>
      <w:hyperlink r:id="rId434" w:history="1">
        <w:r>
          <w:rPr>
            <w:rStyle w:val="Hyperlink"/>
            <w:rFonts w:ascii="Helvetica Neue" w:hAnsi="Helvetica Neue"/>
            <w:color w:val="2196F3"/>
            <w:u w:val="none"/>
          </w:rPr>
          <w:t>Manual Work is a Bug</w:t>
        </w:r>
      </w:hyperlink>
    </w:p>
    <w:p w14:paraId="166453E5" w14:textId="77777777" w:rsidR="000240B6" w:rsidRDefault="000240B6" w:rsidP="0047624C">
      <w:pPr>
        <w:numPr>
          <w:ilvl w:val="0"/>
          <w:numId w:val="137"/>
        </w:numPr>
        <w:spacing w:before="100" w:beforeAutospacing="1" w:after="120"/>
        <w:ind w:left="450"/>
        <w:rPr>
          <w:rFonts w:ascii="Helvetica Neue" w:hAnsi="Helvetica Neue"/>
        </w:rPr>
      </w:pPr>
      <w:hyperlink r:id="rId435" w:history="1">
        <w:r>
          <w:rPr>
            <w:rStyle w:val="Hyperlink"/>
            <w:rFonts w:ascii="Helvetica Neue" w:hAnsi="Helvetica Neue"/>
            <w:color w:val="2196F3"/>
            <w:u w:val="none"/>
          </w:rPr>
          <w:t>Continuous Delivery Sounds Great, but Will It Work Here?</w:t>
        </w:r>
      </w:hyperlink>
    </w:p>
    <w:p w14:paraId="21F329DF" w14:textId="77777777" w:rsidR="000240B6" w:rsidRDefault="000240B6" w:rsidP="0047624C">
      <w:pPr>
        <w:numPr>
          <w:ilvl w:val="0"/>
          <w:numId w:val="137"/>
        </w:numPr>
        <w:spacing w:before="100" w:beforeAutospacing="1" w:after="120"/>
        <w:ind w:left="450"/>
        <w:rPr>
          <w:rFonts w:ascii="Helvetica Neue" w:hAnsi="Helvetica Neue"/>
        </w:rPr>
      </w:pPr>
      <w:hyperlink r:id="rId436" w:history="1">
        <w:r>
          <w:rPr>
            <w:rStyle w:val="Hyperlink"/>
            <w:rFonts w:ascii="Helvetica Neue" w:hAnsi="Helvetica Neue"/>
            <w:color w:val="2196F3"/>
            <w:u w:val="none"/>
          </w:rPr>
          <w:t xml:space="preserve">AWS </w:t>
        </w:r>
        <w:proofErr w:type="spellStart"/>
        <w:r>
          <w:rPr>
            <w:rStyle w:val="Hyperlink"/>
            <w:rFonts w:ascii="Helvetica Neue" w:hAnsi="Helvetica Neue"/>
            <w:color w:val="2196F3"/>
            <w:u w:val="none"/>
          </w:rPr>
          <w:t>CodeDeploy</w:t>
        </w:r>
        <w:proofErr w:type="spellEnd"/>
        <w:r>
          <w:rPr>
            <w:rStyle w:val="Hyperlink"/>
            <w:rFonts w:ascii="Helvetica Neue" w:hAnsi="Helvetica Neue"/>
            <w:color w:val="2196F3"/>
            <w:u w:val="none"/>
          </w:rPr>
          <w:t xml:space="preserve"> </w:t>
        </w:r>
        <w:proofErr w:type="spellStart"/>
        <w:r>
          <w:rPr>
            <w:rStyle w:val="Hyperlink"/>
            <w:rFonts w:ascii="Helvetica Neue" w:hAnsi="Helvetica Neue"/>
            <w:color w:val="2196F3"/>
            <w:u w:val="none"/>
          </w:rPr>
          <w:t>AppSpec</w:t>
        </w:r>
        <w:proofErr w:type="spellEnd"/>
        <w:r>
          <w:rPr>
            <w:rStyle w:val="Hyperlink"/>
            <w:rFonts w:ascii="Helvetica Neue" w:hAnsi="Helvetica Neue"/>
            <w:color w:val="2196F3"/>
            <w:u w:val="none"/>
          </w:rPr>
          <w:t xml:space="preserve"> File Reference</w:t>
        </w:r>
      </w:hyperlink>
    </w:p>
    <w:p w14:paraId="089A13E7" w14:textId="77777777" w:rsidR="000240B6" w:rsidRDefault="000240B6" w:rsidP="0047624C">
      <w:pPr>
        <w:numPr>
          <w:ilvl w:val="0"/>
          <w:numId w:val="137"/>
        </w:numPr>
        <w:spacing w:before="100" w:beforeAutospacing="1" w:after="120"/>
        <w:ind w:left="450"/>
        <w:rPr>
          <w:rFonts w:ascii="Helvetica Neue" w:hAnsi="Helvetica Neue"/>
        </w:rPr>
      </w:pPr>
      <w:hyperlink r:id="rId437" w:history="1">
        <w:r>
          <w:rPr>
            <w:rStyle w:val="Hyperlink"/>
            <w:rFonts w:ascii="Helvetica Neue" w:hAnsi="Helvetica Neue"/>
            <w:color w:val="2196F3"/>
            <w:u w:val="none"/>
          </w:rPr>
          <w:t xml:space="preserve">AWS </w:t>
        </w:r>
        <w:proofErr w:type="spellStart"/>
        <w:r>
          <w:rPr>
            <w:rStyle w:val="Hyperlink"/>
            <w:rFonts w:ascii="Helvetica Neue" w:hAnsi="Helvetica Neue"/>
            <w:color w:val="2196F3"/>
            <w:u w:val="none"/>
          </w:rPr>
          <w:t>CodeDeploy</w:t>
        </w:r>
        <w:proofErr w:type="spellEnd"/>
      </w:hyperlink>
    </w:p>
    <w:p w14:paraId="19FA27C3" w14:textId="77777777" w:rsidR="000240B6" w:rsidRDefault="000240B6" w:rsidP="0047624C">
      <w:pPr>
        <w:numPr>
          <w:ilvl w:val="0"/>
          <w:numId w:val="137"/>
        </w:numPr>
        <w:spacing w:before="100" w:beforeAutospacing="1" w:after="120"/>
        <w:ind w:left="450"/>
        <w:rPr>
          <w:rFonts w:ascii="Helvetica Neue" w:hAnsi="Helvetica Neue"/>
        </w:rPr>
      </w:pPr>
      <w:hyperlink r:id="rId438" w:history="1">
        <w:r>
          <w:rPr>
            <w:rStyle w:val="Hyperlink"/>
            <w:rFonts w:ascii="Helvetica Neue" w:hAnsi="Helvetica Neue"/>
            <w:color w:val="2196F3"/>
            <w:u w:val="none"/>
          </w:rPr>
          <w:t xml:space="preserve">AWS CloudFormation - </w:t>
        </w:r>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IAM::User Resource Type</w:t>
        </w:r>
      </w:hyperlink>
    </w:p>
    <w:p w14:paraId="2CD42913" w14:textId="77777777" w:rsidR="000240B6" w:rsidRDefault="000240B6" w:rsidP="0047624C">
      <w:pPr>
        <w:numPr>
          <w:ilvl w:val="0"/>
          <w:numId w:val="137"/>
        </w:numPr>
        <w:spacing w:before="100" w:beforeAutospacing="1"/>
        <w:ind w:left="450"/>
        <w:rPr>
          <w:rFonts w:ascii="Helvetica Neue" w:hAnsi="Helvetica Neue"/>
        </w:rPr>
      </w:pPr>
      <w:hyperlink r:id="rId439" w:history="1">
        <w:r>
          <w:rPr>
            <w:rStyle w:val="Hyperlink"/>
            <w:rFonts w:ascii="Helvetica Neue" w:hAnsi="Helvetica Neue"/>
            <w:color w:val="2196F3"/>
            <w:u w:val="none"/>
          </w:rPr>
          <w:t>Using an IAM Role to Grant Permissions to Applications Running on Amazon EC2 Instances</w:t>
        </w:r>
      </w:hyperlink>
    </w:p>
    <w:p w14:paraId="6238917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Logging &amp; Metrics</w:t>
      </w:r>
      <w:hyperlink r:id="rId440" w:anchor="logging-metrics" w:tooltip="Permanent link" w:history="1">
        <w:r>
          <w:rPr>
            <w:rStyle w:val="Hyperlink"/>
            <w:rFonts w:ascii="Helvetica Neue" w:hAnsi="Helvetica Neue"/>
            <w:b w:val="0"/>
            <w:bCs w:val="0"/>
            <w:spacing w:val="-2"/>
            <w:u w:val="none"/>
          </w:rPr>
          <w:t>¶</w:t>
        </w:r>
      </w:hyperlink>
    </w:p>
    <w:p w14:paraId="2F30B08F" w14:textId="77777777" w:rsidR="000240B6" w:rsidRDefault="000240B6" w:rsidP="0047624C">
      <w:pPr>
        <w:numPr>
          <w:ilvl w:val="0"/>
          <w:numId w:val="138"/>
        </w:numPr>
        <w:spacing w:before="100" w:beforeAutospacing="1" w:after="120"/>
        <w:ind w:left="450"/>
        <w:rPr>
          <w:rFonts w:ascii="Helvetica Neue" w:hAnsi="Helvetica Neue"/>
        </w:rPr>
      </w:pPr>
      <w:hyperlink r:id="rId441" w:history="1">
        <w:r>
          <w:rPr>
            <w:rStyle w:val="Hyperlink"/>
            <w:rFonts w:ascii="Helvetica Neue" w:hAnsi="Helvetica Neue"/>
            <w:color w:val="2196F3"/>
            <w:u w:val="none"/>
          </w:rPr>
          <w:t>What is Amazon CloudWatch Logs?</w:t>
        </w:r>
      </w:hyperlink>
    </w:p>
    <w:p w14:paraId="79F2383C" w14:textId="77777777" w:rsidR="000240B6" w:rsidRDefault="000240B6" w:rsidP="0047624C">
      <w:pPr>
        <w:numPr>
          <w:ilvl w:val="0"/>
          <w:numId w:val="138"/>
        </w:numPr>
        <w:spacing w:before="100" w:beforeAutospacing="1" w:after="120"/>
        <w:ind w:left="450"/>
        <w:rPr>
          <w:rFonts w:ascii="Helvetica Neue" w:hAnsi="Helvetica Neue"/>
        </w:rPr>
      </w:pPr>
      <w:hyperlink r:id="rId442" w:history="1">
        <w:r>
          <w:rPr>
            <w:rStyle w:val="Hyperlink"/>
            <w:rFonts w:ascii="Helvetica Neue" w:hAnsi="Helvetica Neue"/>
            <w:color w:val="2196F3"/>
            <w:u w:val="none"/>
          </w:rPr>
          <w:t>Amazon CloudWatch</w:t>
        </w:r>
      </w:hyperlink>
    </w:p>
    <w:p w14:paraId="5C645147" w14:textId="77777777" w:rsidR="000240B6" w:rsidRDefault="000240B6" w:rsidP="0047624C">
      <w:pPr>
        <w:numPr>
          <w:ilvl w:val="0"/>
          <w:numId w:val="138"/>
        </w:numPr>
        <w:spacing w:before="100" w:beforeAutospacing="1" w:after="120"/>
        <w:ind w:left="450"/>
        <w:rPr>
          <w:rFonts w:ascii="Helvetica Neue" w:hAnsi="Helvetica Neue"/>
        </w:rPr>
      </w:pPr>
      <w:hyperlink r:id="rId443" w:history="1">
        <w:r>
          <w:rPr>
            <w:rStyle w:val="Hyperlink"/>
            <w:rFonts w:ascii="Helvetica Neue" w:hAnsi="Helvetica Neue"/>
            <w:color w:val="2196F3"/>
            <w:u w:val="none"/>
          </w:rPr>
          <w:t>The Log: What every software engineer should know about real-time data’s unifying abstraction</w:t>
        </w:r>
      </w:hyperlink>
    </w:p>
    <w:p w14:paraId="0F8EF7D3" w14:textId="77777777" w:rsidR="000240B6" w:rsidRDefault="000240B6" w:rsidP="0047624C">
      <w:pPr>
        <w:numPr>
          <w:ilvl w:val="0"/>
          <w:numId w:val="138"/>
        </w:numPr>
        <w:spacing w:before="100" w:beforeAutospacing="1" w:after="120"/>
        <w:ind w:left="450"/>
        <w:rPr>
          <w:rFonts w:ascii="Helvetica Neue" w:hAnsi="Helvetica Neue"/>
        </w:rPr>
      </w:pPr>
      <w:hyperlink r:id="rId444" w:history="1">
        <w:r>
          <w:rPr>
            <w:rStyle w:val="Hyperlink"/>
            <w:rFonts w:ascii="Helvetica Neue" w:hAnsi="Helvetica Neue"/>
            <w:color w:val="2196F3"/>
            <w:u w:val="none"/>
          </w:rPr>
          <w:t>Apache logging services</w:t>
        </w:r>
      </w:hyperlink>
    </w:p>
    <w:p w14:paraId="7AC603C2" w14:textId="77777777" w:rsidR="000240B6" w:rsidRDefault="000240B6" w:rsidP="0047624C">
      <w:pPr>
        <w:numPr>
          <w:ilvl w:val="0"/>
          <w:numId w:val="138"/>
        </w:numPr>
        <w:spacing w:before="100" w:beforeAutospacing="1" w:after="120"/>
        <w:ind w:left="450"/>
        <w:rPr>
          <w:rFonts w:ascii="Helvetica Neue" w:hAnsi="Helvetica Neue"/>
        </w:rPr>
      </w:pPr>
      <w:hyperlink r:id="rId445" w:history="1">
        <w:r>
          <w:rPr>
            <w:rStyle w:val="Hyperlink"/>
            <w:rFonts w:ascii="Helvetica Neue" w:hAnsi="Helvetica Neue"/>
            <w:color w:val="2196F3"/>
            <w:u w:val="none"/>
          </w:rPr>
          <w:t>Effective Logging</w:t>
        </w:r>
      </w:hyperlink>
    </w:p>
    <w:p w14:paraId="198B2CD4" w14:textId="77777777" w:rsidR="000240B6" w:rsidRDefault="000240B6" w:rsidP="0047624C">
      <w:pPr>
        <w:numPr>
          <w:ilvl w:val="0"/>
          <w:numId w:val="138"/>
        </w:numPr>
        <w:spacing w:before="100" w:beforeAutospacing="1" w:after="120"/>
        <w:ind w:left="450"/>
        <w:rPr>
          <w:rFonts w:ascii="Helvetica Neue" w:hAnsi="Helvetica Neue"/>
        </w:rPr>
      </w:pPr>
      <w:hyperlink r:id="rId446" w:history="1">
        <w:r>
          <w:rPr>
            <w:rStyle w:val="Hyperlink"/>
            <w:rFonts w:ascii="Helvetica Neue" w:hAnsi="Helvetica Neue"/>
            <w:color w:val="2196F3"/>
            <w:u w:val="none"/>
          </w:rPr>
          <w:t>Java Logging Standards and Guidelines</w:t>
        </w:r>
      </w:hyperlink>
    </w:p>
    <w:p w14:paraId="0B438488" w14:textId="77777777" w:rsidR="000240B6" w:rsidRDefault="000240B6" w:rsidP="0047624C">
      <w:pPr>
        <w:numPr>
          <w:ilvl w:val="0"/>
          <w:numId w:val="138"/>
        </w:numPr>
        <w:spacing w:before="100" w:beforeAutospacing="1" w:after="120"/>
        <w:ind w:left="450"/>
        <w:rPr>
          <w:rFonts w:ascii="Helvetica Neue" w:hAnsi="Helvetica Neue"/>
        </w:rPr>
      </w:pPr>
      <w:hyperlink r:id="rId447" w:history="1">
        <w:r>
          <w:rPr>
            <w:rStyle w:val="Hyperlink"/>
            <w:rFonts w:ascii="Helvetica Neue" w:hAnsi="Helvetica Neue"/>
            <w:color w:val="2196F3"/>
            <w:u w:val="none"/>
          </w:rPr>
          <w:t xml:space="preserve">Retrieve Custom Metrics with </w:t>
        </w:r>
        <w:proofErr w:type="spellStart"/>
        <w:r>
          <w:rPr>
            <w:rStyle w:val="Hyperlink"/>
            <w:rFonts w:ascii="Helvetica Neue" w:hAnsi="Helvetica Neue"/>
            <w:color w:val="2196F3"/>
            <w:u w:val="none"/>
          </w:rPr>
          <w:t>StatsD</w:t>
        </w:r>
        <w:proofErr w:type="spellEnd"/>
      </w:hyperlink>
    </w:p>
    <w:p w14:paraId="383FFBC5" w14:textId="77777777" w:rsidR="000240B6" w:rsidRDefault="000240B6" w:rsidP="0047624C">
      <w:pPr>
        <w:numPr>
          <w:ilvl w:val="0"/>
          <w:numId w:val="138"/>
        </w:numPr>
        <w:spacing w:before="100" w:beforeAutospacing="1"/>
        <w:ind w:left="450"/>
        <w:rPr>
          <w:rFonts w:ascii="Helvetica Neue" w:hAnsi="Helvetica Neue"/>
        </w:rPr>
      </w:pPr>
      <w:hyperlink r:id="rId448" w:anchor="client-implementations" w:history="1">
        <w:proofErr w:type="spellStart"/>
        <w:r>
          <w:rPr>
            <w:rStyle w:val="Hyperlink"/>
            <w:rFonts w:ascii="Helvetica Neue" w:hAnsi="Helvetica Neue"/>
            <w:color w:val="2196F3"/>
            <w:u w:val="none"/>
          </w:rPr>
          <w:t>StatsD</w:t>
        </w:r>
        <w:proofErr w:type="spellEnd"/>
        <w:r>
          <w:rPr>
            <w:rStyle w:val="Hyperlink"/>
            <w:rFonts w:ascii="Helvetica Neue" w:hAnsi="Helvetica Neue"/>
            <w:color w:val="2196F3"/>
            <w:u w:val="none"/>
          </w:rPr>
          <w:t xml:space="preserve"> Client Libraries</w:t>
        </w:r>
      </w:hyperlink>
    </w:p>
    <w:p w14:paraId="47E2DB30" w14:textId="77777777" w:rsidR="000240B6" w:rsidRDefault="000240B6" w:rsidP="000240B6"/>
    <w:p w14:paraId="32F1BB63" w14:textId="77777777" w:rsidR="000240B6" w:rsidRDefault="000240B6" w:rsidP="000240B6">
      <w:r>
        <w:t>Assignment 8</w:t>
      </w:r>
      <w:r>
        <w:br/>
      </w:r>
    </w:p>
    <w:p w14:paraId="48ACB892"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Objectives</w:t>
      </w:r>
      <w:hyperlink r:id="rId449" w:anchor="objectives" w:tooltip="Permanent link" w:history="1">
        <w:r>
          <w:rPr>
            <w:rStyle w:val="Hyperlink"/>
            <w:rFonts w:ascii="Helvetica Neue" w:hAnsi="Helvetica Neue"/>
            <w:b w:val="0"/>
            <w:bCs w:val="0"/>
            <w:spacing w:val="-2"/>
            <w:u w:val="none"/>
          </w:rPr>
          <w:t>¶</w:t>
        </w:r>
      </w:hyperlink>
    </w:p>
    <w:p w14:paraId="253195F4"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IAM Users, Roles &amp; Policies</w:t>
      </w:r>
      <w:hyperlink r:id="rId450" w:anchor="iam-users-roles-policies" w:tooltip="Permanent link" w:history="1">
        <w:r>
          <w:rPr>
            <w:rStyle w:val="Hyperlink"/>
            <w:rFonts w:ascii="Helvetica Neue" w:hAnsi="Helvetica Neue"/>
            <w:b w:val="0"/>
            <w:bCs w:val="0"/>
            <w:spacing w:val="-2"/>
            <w:u w:val="none"/>
          </w:rPr>
          <w:t>¶</w:t>
        </w:r>
      </w:hyperlink>
    </w:p>
    <w:p w14:paraId="7A526E1B" w14:textId="77777777" w:rsidR="000240B6" w:rsidRDefault="000240B6" w:rsidP="0047624C">
      <w:pPr>
        <w:numPr>
          <w:ilvl w:val="0"/>
          <w:numId w:val="139"/>
        </w:numPr>
        <w:spacing w:before="100" w:beforeAutospacing="1"/>
        <w:ind w:left="450"/>
        <w:rPr>
          <w:rFonts w:ascii="Helvetica Neue" w:hAnsi="Helvetica Neue"/>
        </w:rPr>
      </w:pPr>
      <w:r>
        <w:rPr>
          <w:rFonts w:ascii="Helvetica Neue" w:hAnsi="Helvetica Neue"/>
        </w:rPr>
        <w:t>Add IAM roles &amp; policies needed to meet the assignment objectives to the Terraform templates.</w:t>
      </w:r>
    </w:p>
    <w:p w14:paraId="4756F20D"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Amazon Simple Email Service (SES) Configuration</w:t>
      </w:r>
      <w:hyperlink r:id="rId451" w:anchor="amazon-simple-email-service-ses-configuration" w:tooltip="Permanent link" w:history="1">
        <w:r>
          <w:rPr>
            <w:rStyle w:val="Hyperlink"/>
            <w:rFonts w:ascii="Helvetica Neue" w:hAnsi="Helvetica Neue"/>
            <w:b w:val="0"/>
            <w:bCs w:val="0"/>
            <w:spacing w:val="-2"/>
            <w:u w:val="none"/>
          </w:rPr>
          <w:t>¶</w:t>
        </w:r>
      </w:hyperlink>
    </w:p>
    <w:p w14:paraId="6D90BA75" w14:textId="77777777" w:rsidR="000240B6" w:rsidRDefault="000240B6" w:rsidP="000240B6">
      <w:pPr>
        <w:pStyle w:val="admonition-title"/>
        <w:rPr>
          <w:rFonts w:ascii="Helvetica Neue" w:hAnsi="Helvetica Neue"/>
          <w:b/>
          <w:bCs/>
        </w:rPr>
      </w:pPr>
      <w:r>
        <w:rPr>
          <w:rFonts w:ascii="Helvetica Neue" w:hAnsi="Helvetica Neue"/>
          <w:b/>
          <w:bCs/>
        </w:rPr>
        <w:t>Info</w:t>
      </w:r>
    </w:p>
    <w:p w14:paraId="644DFD42" w14:textId="77777777" w:rsidR="000240B6" w:rsidRDefault="000240B6" w:rsidP="000240B6">
      <w:pPr>
        <w:pStyle w:val="NormalWeb"/>
        <w:rPr>
          <w:rFonts w:ascii="Helvetica Neue" w:hAnsi="Helvetica Neue"/>
        </w:rPr>
      </w:pPr>
      <w:r>
        <w:rPr>
          <w:rFonts w:ascii="Helvetica Neue" w:hAnsi="Helvetica Neue"/>
        </w:rPr>
        <w:t>Following steps are done </w:t>
      </w:r>
      <w:r>
        <w:rPr>
          <w:rStyle w:val="Strong"/>
          <w:rFonts w:ascii="Helvetica Neue" w:hAnsi="Helvetica Neue"/>
        </w:rPr>
        <w:t>manually</w:t>
      </w:r>
      <w:r>
        <w:rPr>
          <w:rFonts w:ascii="Helvetica Neue" w:hAnsi="Helvetica Neue"/>
        </w:rPr>
        <w:t> and only once for each domain. You will have to validate your domain (or sub domain) in each account.</w:t>
      </w:r>
    </w:p>
    <w:p w14:paraId="1EF9B667" w14:textId="77777777" w:rsidR="000240B6" w:rsidRDefault="000240B6" w:rsidP="0047624C">
      <w:pPr>
        <w:numPr>
          <w:ilvl w:val="0"/>
          <w:numId w:val="140"/>
        </w:numPr>
        <w:spacing w:before="100" w:beforeAutospacing="1" w:after="120"/>
        <w:ind w:left="450"/>
        <w:rPr>
          <w:rFonts w:ascii="Helvetica Neue" w:hAnsi="Helvetica Neue"/>
        </w:rPr>
      </w:pPr>
      <w:hyperlink r:id="rId452" w:history="1">
        <w:r>
          <w:rPr>
            <w:rStyle w:val="Hyperlink"/>
            <w:rFonts w:ascii="Helvetica Neue" w:hAnsi="Helvetica Neue"/>
            <w:color w:val="2196F3"/>
            <w:u w:val="none"/>
          </w:rPr>
          <w:t>Verify Domain in Amazon SES</w:t>
        </w:r>
      </w:hyperlink>
    </w:p>
    <w:p w14:paraId="6CD756B2" w14:textId="77777777" w:rsidR="000240B6" w:rsidRDefault="000240B6" w:rsidP="0047624C">
      <w:pPr>
        <w:numPr>
          <w:ilvl w:val="0"/>
          <w:numId w:val="140"/>
        </w:numPr>
        <w:spacing w:before="100" w:beforeAutospacing="1" w:after="120"/>
        <w:ind w:left="450"/>
        <w:rPr>
          <w:rFonts w:ascii="Helvetica Neue" w:hAnsi="Helvetica Neue"/>
        </w:rPr>
      </w:pPr>
      <w:hyperlink r:id="rId453" w:history="1">
        <w:r>
          <w:rPr>
            <w:rStyle w:val="Hyperlink"/>
            <w:rFonts w:ascii="Helvetica Neue" w:hAnsi="Helvetica Neue"/>
            <w:color w:val="2196F3"/>
            <w:u w:val="none"/>
          </w:rPr>
          <w:t>Authenticate Email with DKIM in Amazon SES</w:t>
        </w:r>
      </w:hyperlink>
    </w:p>
    <w:p w14:paraId="1C25DD3B" w14:textId="77777777" w:rsidR="000240B6" w:rsidRDefault="000240B6" w:rsidP="0047624C">
      <w:pPr>
        <w:numPr>
          <w:ilvl w:val="0"/>
          <w:numId w:val="140"/>
        </w:numPr>
        <w:spacing w:before="100" w:beforeAutospacing="1"/>
        <w:ind w:left="450"/>
        <w:rPr>
          <w:rFonts w:ascii="Helvetica Neue" w:hAnsi="Helvetica Neue"/>
        </w:rPr>
      </w:pPr>
      <w:hyperlink r:id="rId454" w:history="1">
        <w:r>
          <w:rPr>
            <w:rStyle w:val="Hyperlink"/>
            <w:rFonts w:ascii="Helvetica Neue" w:hAnsi="Helvetica Neue"/>
            <w:color w:val="2196F3"/>
            <w:u w:val="none"/>
          </w:rPr>
          <w:t>Move Out of the Amazon SES Sandbox by Requesting Production Access</w:t>
        </w:r>
      </w:hyperlink>
    </w:p>
    <w:p w14:paraId="73A4EFEE" w14:textId="77777777" w:rsidR="000240B6" w:rsidRDefault="000240B6" w:rsidP="000240B6">
      <w:pPr>
        <w:pStyle w:val="admonition-title"/>
        <w:rPr>
          <w:rFonts w:ascii="Helvetica Neue" w:hAnsi="Helvetica Neue"/>
          <w:b/>
          <w:bCs/>
        </w:rPr>
      </w:pPr>
      <w:r>
        <w:rPr>
          <w:rFonts w:ascii="Helvetica Neue" w:hAnsi="Helvetica Neue"/>
          <w:b/>
          <w:bCs/>
        </w:rPr>
        <w:t>Warning</w:t>
      </w:r>
    </w:p>
    <w:p w14:paraId="199572F3" w14:textId="77777777" w:rsidR="000240B6" w:rsidRDefault="000240B6" w:rsidP="0047624C">
      <w:pPr>
        <w:numPr>
          <w:ilvl w:val="0"/>
          <w:numId w:val="141"/>
        </w:numPr>
        <w:spacing w:before="100" w:beforeAutospacing="1" w:after="120"/>
        <w:ind w:left="1020"/>
        <w:rPr>
          <w:rFonts w:ascii="Helvetica Neue" w:hAnsi="Helvetica Neue"/>
        </w:rPr>
      </w:pPr>
      <w:r>
        <w:rPr>
          <w:rFonts w:ascii="Helvetica Neue" w:hAnsi="Helvetica Neue"/>
        </w:rPr>
        <w:t>When requesting production access for email, you must submit a genuine case or AWS will deny your request.</w:t>
      </w:r>
    </w:p>
    <w:p w14:paraId="1567A6ED" w14:textId="77777777" w:rsidR="000240B6" w:rsidRDefault="000240B6" w:rsidP="0047624C">
      <w:pPr>
        <w:numPr>
          <w:ilvl w:val="0"/>
          <w:numId w:val="141"/>
        </w:numPr>
        <w:spacing w:before="100" w:beforeAutospacing="1" w:after="120"/>
        <w:ind w:left="1020"/>
        <w:rPr>
          <w:rFonts w:ascii="Helvetica Neue" w:hAnsi="Helvetica Neue"/>
        </w:rPr>
      </w:pPr>
      <w:r>
        <w:rPr>
          <w:rFonts w:ascii="Helvetica Neue" w:hAnsi="Helvetica Neue"/>
        </w:rPr>
        <w:t xml:space="preserve">AWS support can take 3-5 days to respond to your </w:t>
      </w:r>
      <w:proofErr w:type="gramStart"/>
      <w:r>
        <w:rPr>
          <w:rFonts w:ascii="Helvetica Neue" w:hAnsi="Helvetica Neue"/>
        </w:rPr>
        <w:t>request</w:t>
      </w:r>
      <w:proofErr w:type="gramEnd"/>
      <w:r>
        <w:rPr>
          <w:rFonts w:ascii="Helvetica Neue" w:hAnsi="Helvetica Neue"/>
        </w:rPr>
        <w:t xml:space="preserve"> so you only have one attempt at getting your request approved to meet the assignment deadline.</w:t>
      </w:r>
    </w:p>
    <w:p w14:paraId="447B92FC" w14:textId="77777777" w:rsidR="000240B6" w:rsidRDefault="000240B6" w:rsidP="0047624C">
      <w:pPr>
        <w:numPr>
          <w:ilvl w:val="0"/>
          <w:numId w:val="141"/>
        </w:numPr>
        <w:spacing w:before="100" w:beforeAutospacing="1" w:after="120"/>
        <w:ind w:left="1020"/>
        <w:rPr>
          <w:rFonts w:ascii="Helvetica Neue" w:hAnsi="Helvetica Neue"/>
        </w:rPr>
      </w:pPr>
      <w:r>
        <w:rPr>
          <w:rStyle w:val="Emphasis"/>
          <w:rFonts w:ascii="Helvetica Neue" w:hAnsi="Helvetica Neue"/>
        </w:rPr>
        <w:t>There is nothing I or the TAs can do in getting your AWS request approved.</w:t>
      </w:r>
    </w:p>
    <w:p w14:paraId="53C2B2ED" w14:textId="77777777" w:rsidR="000240B6" w:rsidRDefault="000240B6" w:rsidP="0047624C">
      <w:pPr>
        <w:numPr>
          <w:ilvl w:val="0"/>
          <w:numId w:val="141"/>
        </w:numPr>
        <w:spacing w:before="100" w:beforeAutospacing="1"/>
        <w:ind w:left="1020"/>
        <w:rPr>
          <w:rFonts w:ascii="Helvetica Neue" w:hAnsi="Helvetica Neue"/>
        </w:rPr>
      </w:pPr>
      <w:r>
        <w:rPr>
          <w:rFonts w:ascii="Helvetica Neue" w:hAnsi="Helvetica Neue"/>
        </w:rPr>
        <w:lastRenderedPageBreak/>
        <w:t>I do not provide template or ticket content. Writing up the use case and your needs is one of the objectives of this assignment.</w:t>
      </w:r>
    </w:p>
    <w:p w14:paraId="6F56FEB8"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Amazon Simple Notification Service Configuration</w:t>
      </w:r>
      <w:hyperlink r:id="rId455" w:anchor="amazon-simple-notification-service-configuration" w:tooltip="Permanent link" w:history="1">
        <w:r>
          <w:rPr>
            <w:rStyle w:val="Hyperlink"/>
            <w:rFonts w:ascii="Helvetica Neue" w:hAnsi="Helvetica Neue"/>
            <w:b w:val="0"/>
            <w:bCs w:val="0"/>
            <w:spacing w:val="-2"/>
            <w:u w:val="none"/>
          </w:rPr>
          <w:t>¶</w:t>
        </w:r>
      </w:hyperlink>
    </w:p>
    <w:p w14:paraId="7776C3C3"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Add Amazon Simple Notification Service (Amazon SNS) topic creation to your Terraform templates. SNS CloudFormation documentation can be found </w:t>
      </w:r>
      <w:hyperlink r:id="rId456" w:history="1">
        <w:r>
          <w:rPr>
            <w:rStyle w:val="Hyperlink"/>
            <w:rFonts w:ascii="Helvetica Neue" w:hAnsi="Helvetica Neue"/>
            <w:color w:val="2196F3"/>
            <w:u w:val="none"/>
          </w:rPr>
          <w:t>here</w:t>
        </w:r>
      </w:hyperlink>
      <w:r>
        <w:rPr>
          <w:rFonts w:ascii="Helvetica Neue" w:hAnsi="Helvetica Neue"/>
        </w:rPr>
        <w:t>.</w:t>
      </w:r>
    </w:p>
    <w:p w14:paraId="224117D6"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Setup GitHub Repository for Lambda Functions</w:t>
      </w:r>
      <w:hyperlink r:id="rId457" w:anchor="setup-github-repository-for-lambda-functions" w:tooltip="Permanent link" w:history="1">
        <w:r>
          <w:rPr>
            <w:rStyle w:val="Hyperlink"/>
            <w:rFonts w:ascii="Helvetica Neue" w:hAnsi="Helvetica Neue"/>
            <w:b w:val="0"/>
            <w:bCs w:val="0"/>
            <w:spacing w:val="-2"/>
            <w:u w:val="none"/>
          </w:rPr>
          <w:t>¶</w:t>
        </w:r>
      </w:hyperlink>
    </w:p>
    <w:p w14:paraId="363C3A4B" w14:textId="77777777" w:rsidR="000240B6" w:rsidRDefault="000240B6" w:rsidP="0047624C">
      <w:pPr>
        <w:numPr>
          <w:ilvl w:val="0"/>
          <w:numId w:val="142"/>
        </w:numPr>
        <w:spacing w:before="100" w:beforeAutospacing="1" w:after="120"/>
        <w:ind w:left="450"/>
        <w:rPr>
          <w:rFonts w:ascii="Helvetica Neue" w:hAnsi="Helvetica Neue"/>
        </w:rPr>
      </w:pPr>
      <w:hyperlink r:id="rId458" w:history="1">
        <w:r>
          <w:rPr>
            <w:rStyle w:val="Hyperlink"/>
            <w:rFonts w:ascii="Helvetica Neue" w:hAnsi="Helvetica Neue"/>
            <w:color w:val="2196F3"/>
            <w:u w:val="none"/>
          </w:rPr>
          <w:t>Create a GitHub repository for assignments</w:t>
        </w:r>
      </w:hyperlink>
      <w:r>
        <w:rPr>
          <w:rFonts w:ascii="Helvetica Neue" w:hAnsi="Helvetica Neue"/>
        </w:rPr>
        <w:t xml:space="preserve">. This must be a private repository that only your team and TAs can access. Make sure to create empty repository. Just like we learned in the lab, one member should create the repo and </w:t>
      </w:r>
      <w:proofErr w:type="gramStart"/>
      <w:r>
        <w:rPr>
          <w:rFonts w:ascii="Helvetica Neue" w:hAnsi="Helvetica Neue"/>
        </w:rPr>
        <w:t>other’s</w:t>
      </w:r>
      <w:proofErr w:type="gramEnd"/>
      <w:r>
        <w:rPr>
          <w:rFonts w:ascii="Helvetica Neue" w:hAnsi="Helvetica Neue"/>
        </w:rPr>
        <w:t xml:space="preserve"> should fork this repo.</w:t>
      </w:r>
    </w:p>
    <w:p w14:paraId="3F952903" w14:textId="77777777" w:rsidR="000240B6" w:rsidRDefault="000240B6" w:rsidP="0047624C">
      <w:pPr>
        <w:numPr>
          <w:ilvl w:val="0"/>
          <w:numId w:val="142"/>
        </w:numPr>
        <w:spacing w:before="100" w:beforeAutospacing="1" w:after="120"/>
        <w:ind w:left="450"/>
        <w:rPr>
          <w:rFonts w:ascii="Helvetica Neue" w:hAnsi="Helvetica Neue"/>
        </w:rPr>
      </w:pPr>
      <w:r>
        <w:rPr>
          <w:rFonts w:ascii="Helvetica Neue" w:hAnsi="Helvetica Neue"/>
        </w:rPr>
        <w:t>GitHub repository name must be </w:t>
      </w:r>
      <w:r>
        <w:rPr>
          <w:rStyle w:val="Strong"/>
          <w:rFonts w:ascii="Helvetica Neue" w:hAnsi="Helvetica Neue"/>
        </w:rPr>
        <w:t>csye6225-fa19-lambda</w:t>
      </w:r>
      <w:r>
        <w:rPr>
          <w:rFonts w:ascii="Helvetica Neue" w:hAnsi="Helvetica Neue"/>
        </w:rPr>
        <w:t>.</w:t>
      </w:r>
    </w:p>
    <w:p w14:paraId="585322CB" w14:textId="77777777" w:rsidR="000240B6" w:rsidRDefault="000240B6" w:rsidP="0047624C">
      <w:pPr>
        <w:numPr>
          <w:ilvl w:val="0"/>
          <w:numId w:val="142"/>
        </w:numPr>
        <w:spacing w:before="100" w:beforeAutospacing="1" w:after="120"/>
        <w:ind w:left="450"/>
        <w:rPr>
          <w:rFonts w:ascii="Helvetica Neue" w:hAnsi="Helvetica Neue"/>
        </w:rPr>
      </w:pPr>
      <w:r>
        <w:rPr>
          <w:rFonts w:ascii="Helvetica Neue" w:hAnsi="Helvetica Neue"/>
        </w:rPr>
        <w:t>Add all TAs to your GitHub repository as collaborators. TAs emails and GitHub IDs can be found on home page.</w:t>
      </w:r>
    </w:p>
    <w:p w14:paraId="086AA343" w14:textId="77777777" w:rsidR="000240B6" w:rsidRDefault="000240B6" w:rsidP="0047624C">
      <w:pPr>
        <w:numPr>
          <w:ilvl w:val="0"/>
          <w:numId w:val="142"/>
        </w:numPr>
        <w:spacing w:before="100" w:beforeAutospacing="1"/>
        <w:ind w:left="450"/>
        <w:rPr>
          <w:rFonts w:ascii="Helvetica Neue" w:hAnsi="Helvetica Neue"/>
        </w:rPr>
      </w:pPr>
      <w:r>
        <w:rPr>
          <w:rFonts w:ascii="Helvetica Neue" w:hAnsi="Helvetica Neue"/>
        </w:rPr>
        <w:t>Add a </w:t>
      </w:r>
      <w:r>
        <w:rPr>
          <w:rStyle w:val="Strong"/>
          <w:rFonts w:ascii="Helvetica Neue" w:hAnsi="Helvetica Neue"/>
        </w:rPr>
        <w:t>README.md</w:t>
      </w:r>
      <w:r>
        <w:rPr>
          <w:rFonts w:ascii="Helvetica Neue" w:hAnsi="Helvetica Neue"/>
        </w:rPr>
        <w:t> in your repository with team member information.</w:t>
      </w:r>
    </w:p>
    <w:p w14:paraId="7E05E8D3"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Email Service &amp; AWS Lambda</w:t>
      </w:r>
      <w:hyperlink r:id="rId459" w:anchor="email-service-aws-lambda" w:tooltip="Permanent link" w:history="1">
        <w:r>
          <w:rPr>
            <w:rStyle w:val="Hyperlink"/>
            <w:rFonts w:ascii="Helvetica Neue" w:hAnsi="Helvetica Neue"/>
            <w:b w:val="0"/>
            <w:bCs w:val="0"/>
            <w:spacing w:val="-2"/>
            <w:u w:val="none"/>
          </w:rPr>
          <w:t>¶</w:t>
        </w:r>
      </w:hyperlink>
    </w:p>
    <w:p w14:paraId="43C1DC4A" w14:textId="77777777" w:rsidR="000240B6" w:rsidRDefault="000240B6" w:rsidP="000240B6">
      <w:pPr>
        <w:pStyle w:val="admonition-title"/>
        <w:rPr>
          <w:rFonts w:ascii="Helvetica Neue" w:hAnsi="Helvetica Neue"/>
          <w:b/>
          <w:bCs/>
        </w:rPr>
      </w:pPr>
      <w:r>
        <w:rPr>
          <w:rFonts w:ascii="Helvetica Neue" w:hAnsi="Helvetica Neue"/>
          <w:b/>
          <w:bCs/>
        </w:rPr>
        <w:t>About DynamoDB TTL</w:t>
      </w:r>
    </w:p>
    <w:p w14:paraId="7F2CE39D"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DynamoDB typically deletes expired items within 48 hours of expiration. The exact duration within which an item truly gets deleted after expiration is specific to the nature of the workload and the size of the table. Items that have expired and not been deleted will still show up in reads, queries, and scans.</w:t>
      </w:r>
    </w:p>
    <w:p w14:paraId="7824EAFA" w14:textId="77777777" w:rsidR="000240B6" w:rsidRDefault="000240B6" w:rsidP="000240B6">
      <w:pPr>
        <w:pStyle w:val="NormalWeb"/>
        <w:rPr>
          <w:rFonts w:ascii="Helvetica Neue" w:hAnsi="Helvetica Neue"/>
        </w:rPr>
      </w:pPr>
      <w:hyperlink r:id="rId460" w:history="1">
        <w:r>
          <w:rPr>
            <w:rStyle w:val="Hyperlink"/>
            <w:rFonts w:ascii="Helvetica Neue" w:hAnsi="Helvetica Neue"/>
            <w:color w:val="2196F3"/>
            <w:u w:val="none"/>
          </w:rPr>
          <w:t>http://docs.aws.amazon.com/amazondynamodb/latest/developerguide/howitworks-ttl.html</w:t>
        </w:r>
      </w:hyperlink>
    </w:p>
    <w:p w14:paraId="3B577D38" w14:textId="77777777" w:rsidR="000240B6" w:rsidRDefault="000240B6" w:rsidP="000240B6">
      <w:pPr>
        <w:pStyle w:val="Heading4"/>
        <w:rPr>
          <w:rFonts w:ascii="Helvetica Neue" w:hAnsi="Helvetica Neue"/>
          <w:spacing w:val="-2"/>
        </w:rPr>
      </w:pPr>
      <w:r>
        <w:rPr>
          <w:rFonts w:ascii="Helvetica Neue" w:hAnsi="Helvetica Neue"/>
          <w:spacing w:val="-2"/>
        </w:rPr>
        <w:t>Authentication and Access Control for AWS Lambda</w:t>
      </w:r>
      <w:hyperlink r:id="rId461" w:anchor="authentication-and-access-control-for-aws-lambda" w:tooltip="Permanent link" w:history="1">
        <w:r>
          <w:rPr>
            <w:rStyle w:val="Hyperlink"/>
            <w:rFonts w:ascii="Helvetica Neue" w:hAnsi="Helvetica Neue"/>
            <w:spacing w:val="-2"/>
            <w:u w:val="none"/>
          </w:rPr>
          <w:t>¶</w:t>
        </w:r>
      </w:hyperlink>
    </w:p>
    <w:p w14:paraId="266BA5B0" w14:textId="77777777" w:rsidR="000240B6" w:rsidRDefault="000240B6" w:rsidP="0047624C">
      <w:pPr>
        <w:numPr>
          <w:ilvl w:val="0"/>
          <w:numId w:val="143"/>
        </w:numPr>
        <w:spacing w:before="100" w:beforeAutospacing="1"/>
        <w:ind w:left="450"/>
        <w:rPr>
          <w:rFonts w:ascii="Helvetica Neue" w:hAnsi="Helvetica Neue"/>
        </w:rPr>
      </w:pPr>
      <w:r>
        <w:rPr>
          <w:rFonts w:ascii="Helvetica Neue" w:hAnsi="Helvetica Neue"/>
        </w:rPr>
        <w:t>Add </w:t>
      </w:r>
      <w:hyperlink r:id="rId462" w:history="1">
        <w:r>
          <w:rPr>
            <w:rStyle w:val="Hyperlink"/>
            <w:rFonts w:ascii="Helvetica Neue" w:hAnsi="Helvetica Neue"/>
            <w:color w:val="2196F3"/>
            <w:u w:val="none"/>
          </w:rPr>
          <w:t>Authentication and Access Control for AWS Lambda</w:t>
        </w:r>
      </w:hyperlink>
      <w:r>
        <w:rPr>
          <w:rFonts w:ascii="Helvetica Neue" w:hAnsi="Helvetica Neue"/>
        </w:rPr>
        <w:t> to your Terraform templates.</w:t>
      </w:r>
    </w:p>
    <w:p w14:paraId="0AC00A56" w14:textId="77777777" w:rsidR="000240B6" w:rsidRDefault="000240B6" w:rsidP="000240B6">
      <w:pPr>
        <w:pStyle w:val="Heading4"/>
        <w:rPr>
          <w:rFonts w:ascii="Helvetica Neue" w:hAnsi="Helvetica Neue"/>
          <w:spacing w:val="-2"/>
        </w:rPr>
      </w:pPr>
      <w:r>
        <w:rPr>
          <w:rFonts w:ascii="Helvetica Neue" w:hAnsi="Helvetica Neue"/>
          <w:spacing w:val="-2"/>
        </w:rPr>
        <w:t>Implement API Endpoint To Get My Recipes (Web Application)</w:t>
      </w:r>
      <w:hyperlink r:id="rId463" w:anchor="implement-api-endpoint-to-get-my-recipes-web-application" w:tooltip="Permanent link" w:history="1">
        <w:r>
          <w:rPr>
            <w:rStyle w:val="Hyperlink"/>
            <w:rFonts w:ascii="Helvetica Neue" w:hAnsi="Helvetica Neue"/>
            <w:spacing w:val="-2"/>
            <w:u w:val="none"/>
          </w:rPr>
          <w:t>¶</w:t>
        </w:r>
      </w:hyperlink>
    </w:p>
    <w:p w14:paraId="04593DF8"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Swagger: </w:t>
      </w:r>
      <w:hyperlink r:id="rId464" w:anchor="/authenticated/post_v1_myrecipes" w:history="1">
        <w:r>
          <w:rPr>
            <w:rStyle w:val="Hyperlink"/>
            <w:rFonts w:ascii="Helvetica Neue" w:hAnsi="Helvetica Neue"/>
            <w:color w:val="2196F3"/>
            <w:u w:val="none"/>
          </w:rPr>
          <w:t>https://app.swaggerhub.com/apis-docs/csye6225/fall2019/assignment-08#/authenticated/post_v1_myrecipes</w:t>
        </w:r>
      </w:hyperlink>
    </w:p>
    <w:p w14:paraId="6EAAF376"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User should be able to request link to all of their recipe’s in the system via email.</w:t>
      </w:r>
    </w:p>
    <w:p w14:paraId="2F4AE1B1" w14:textId="77777777" w:rsidR="000240B6" w:rsidRDefault="000240B6" w:rsidP="0047624C">
      <w:pPr>
        <w:numPr>
          <w:ilvl w:val="0"/>
          <w:numId w:val="144"/>
        </w:numPr>
        <w:spacing w:beforeAutospacing="1"/>
        <w:ind w:left="450"/>
        <w:rPr>
          <w:rFonts w:ascii="Helvetica Neue" w:hAnsi="Helvetica Neue"/>
        </w:rPr>
      </w:pPr>
      <w:r>
        <w:rPr>
          <w:rFonts w:ascii="Helvetica Neue" w:hAnsi="Helvetica Neue"/>
        </w:rPr>
        <w:lastRenderedPageBreak/>
        <w:t>As a user, I want to be able to request links to all the recipes I have created by calling </w:t>
      </w:r>
      <w:r>
        <w:rPr>
          <w:rStyle w:val="err"/>
          <w:rFonts w:ascii="Courier New" w:hAnsi="Courier New" w:cs="Courier New"/>
          <w:color w:val="A61717"/>
          <w:sz w:val="20"/>
          <w:szCs w:val="20"/>
        </w:rPr>
        <w:t>/v1/</w:t>
      </w:r>
      <w:proofErr w:type="spellStart"/>
      <w:r>
        <w:rPr>
          <w:rStyle w:val="err"/>
          <w:rFonts w:ascii="Courier New" w:hAnsi="Courier New" w:cs="Courier New"/>
          <w:color w:val="A61717"/>
          <w:sz w:val="20"/>
          <w:szCs w:val="20"/>
        </w:rPr>
        <w:t>myrecipes</w:t>
      </w:r>
      <w:proofErr w:type="spellEnd"/>
      <w:r>
        <w:rPr>
          <w:rFonts w:ascii="Helvetica Neue" w:hAnsi="Helvetica Neue"/>
        </w:rPr>
        <w:t> endpoint. This request must be authenticated.</w:t>
      </w:r>
    </w:p>
    <w:p w14:paraId="66C10576" w14:textId="77777777" w:rsidR="000240B6" w:rsidRDefault="000240B6" w:rsidP="0047624C">
      <w:pPr>
        <w:numPr>
          <w:ilvl w:val="0"/>
          <w:numId w:val="144"/>
        </w:numPr>
        <w:spacing w:before="100" w:beforeAutospacing="1" w:after="120"/>
        <w:ind w:left="450"/>
        <w:rPr>
          <w:rFonts w:ascii="Helvetica Neue" w:hAnsi="Helvetica Neue"/>
        </w:rPr>
      </w:pPr>
      <w:r>
        <w:rPr>
          <w:rFonts w:ascii="Helvetica Neue" w:hAnsi="Helvetica Neue"/>
        </w:rPr>
        <w:t xml:space="preserve">As a user, I can only request the links once every 30 minutes. Additional requests made by the user in the </w:t>
      </w:r>
      <w:proofErr w:type="gramStart"/>
      <w:r>
        <w:rPr>
          <w:rFonts w:ascii="Helvetica Neue" w:hAnsi="Helvetica Neue"/>
        </w:rPr>
        <w:t>30 minute</w:t>
      </w:r>
      <w:proofErr w:type="gramEnd"/>
      <w:r>
        <w:rPr>
          <w:rFonts w:ascii="Helvetica Neue" w:hAnsi="Helvetica Neue"/>
        </w:rPr>
        <w:t xml:space="preserve"> window should be ignored.</w:t>
      </w:r>
    </w:p>
    <w:p w14:paraId="15FB689F" w14:textId="77777777" w:rsidR="000240B6" w:rsidRDefault="000240B6" w:rsidP="0047624C">
      <w:pPr>
        <w:numPr>
          <w:ilvl w:val="0"/>
          <w:numId w:val="144"/>
        </w:numPr>
        <w:spacing w:beforeAutospacing="1"/>
        <w:ind w:left="450"/>
        <w:rPr>
          <w:rFonts w:ascii="Helvetica Neue" w:hAnsi="Helvetica Neue"/>
        </w:rPr>
      </w:pPr>
      <w:r>
        <w:rPr>
          <w:rFonts w:ascii="Helvetica Neue" w:hAnsi="Helvetica Neue"/>
        </w:rPr>
        <w:t>As a user, I expect the web application to send a message on </w:t>
      </w:r>
      <w:proofErr w:type="spellStart"/>
      <w:r>
        <w:rPr>
          <w:rStyle w:val="err"/>
          <w:rFonts w:ascii="Courier New" w:hAnsi="Courier New" w:cs="Courier New"/>
          <w:color w:val="A61717"/>
          <w:sz w:val="20"/>
          <w:szCs w:val="20"/>
        </w:rPr>
        <w:t>email_request</w:t>
      </w:r>
      <w:proofErr w:type="spellEnd"/>
      <w:r>
        <w:rPr>
          <w:rFonts w:ascii="Helvetica Neue" w:hAnsi="Helvetica Neue"/>
        </w:rPr>
        <w:t> SNS topic for the email service function to actually send email.</w:t>
      </w:r>
    </w:p>
    <w:p w14:paraId="68E94CB0" w14:textId="77777777" w:rsidR="000240B6" w:rsidRDefault="000240B6" w:rsidP="000240B6">
      <w:pPr>
        <w:pStyle w:val="Heading4"/>
        <w:rPr>
          <w:rFonts w:ascii="Helvetica Neue" w:hAnsi="Helvetica Neue"/>
          <w:spacing w:val="-2"/>
        </w:rPr>
      </w:pPr>
      <w:r>
        <w:rPr>
          <w:rFonts w:ascii="Helvetica Neue" w:hAnsi="Helvetica Neue"/>
          <w:spacing w:val="-2"/>
        </w:rPr>
        <w:t>Implement Lambda Function</w:t>
      </w:r>
      <w:hyperlink r:id="rId465" w:anchor="implement-lambda-function" w:tooltip="Permanent link" w:history="1">
        <w:r>
          <w:rPr>
            <w:rStyle w:val="Hyperlink"/>
            <w:rFonts w:ascii="Helvetica Neue" w:hAnsi="Helvetica Neue"/>
            <w:spacing w:val="-2"/>
            <w:u w:val="none"/>
          </w:rPr>
          <w:t>¶</w:t>
        </w:r>
      </w:hyperlink>
    </w:p>
    <w:p w14:paraId="592FED3A" w14:textId="77777777" w:rsidR="000240B6" w:rsidRDefault="000240B6" w:rsidP="0047624C">
      <w:pPr>
        <w:numPr>
          <w:ilvl w:val="0"/>
          <w:numId w:val="145"/>
        </w:numPr>
        <w:spacing w:before="100" w:beforeAutospacing="1" w:after="120"/>
        <w:ind w:left="450"/>
        <w:rPr>
          <w:rFonts w:ascii="Helvetica Neue" w:hAnsi="Helvetica Neue"/>
        </w:rPr>
      </w:pPr>
      <w:r>
        <w:rPr>
          <w:rFonts w:ascii="Helvetica Neue" w:hAnsi="Helvetica Neue"/>
        </w:rPr>
        <w:t>Lambda function will be invoked by the SNS notification. Lambda function is responsible for sending email to the user.</w:t>
      </w:r>
    </w:p>
    <w:p w14:paraId="1EACBC7D" w14:textId="77777777" w:rsidR="000240B6" w:rsidRDefault="000240B6" w:rsidP="0047624C">
      <w:pPr>
        <w:numPr>
          <w:ilvl w:val="0"/>
          <w:numId w:val="145"/>
        </w:numPr>
        <w:spacing w:before="100" w:beforeAutospacing="1" w:after="120"/>
        <w:ind w:left="450"/>
        <w:rPr>
          <w:rFonts w:ascii="Helvetica Neue" w:hAnsi="Helvetica Neue"/>
        </w:rPr>
      </w:pPr>
      <w:r>
        <w:rPr>
          <w:rFonts w:ascii="Helvetica Neue" w:hAnsi="Helvetica Neue"/>
        </w:rPr>
        <w:t>As a user, I should be able to only have 1 request token active in database (DynamoDB) at a time.</w:t>
      </w:r>
    </w:p>
    <w:p w14:paraId="63C7C8E5" w14:textId="77777777" w:rsidR="000240B6" w:rsidRDefault="000240B6" w:rsidP="0047624C">
      <w:pPr>
        <w:numPr>
          <w:ilvl w:val="0"/>
          <w:numId w:val="145"/>
        </w:numPr>
        <w:spacing w:beforeAutospacing="1"/>
        <w:ind w:left="450"/>
        <w:rPr>
          <w:rFonts w:ascii="Helvetica Neue" w:hAnsi="Helvetica Neue"/>
        </w:rPr>
      </w:pPr>
      <w:r>
        <w:rPr>
          <w:rFonts w:ascii="Helvetica Neue" w:hAnsi="Helvetica Neue"/>
        </w:rPr>
        <w:t>As a user, I expect the request token (value) and username (key) be stored in DynamoDB with TTL of </w:t>
      </w:r>
      <w:r>
        <w:rPr>
          <w:rStyle w:val="err"/>
          <w:rFonts w:ascii="Courier New" w:hAnsi="Courier New" w:cs="Courier New"/>
          <w:color w:val="A61717"/>
          <w:sz w:val="20"/>
          <w:szCs w:val="20"/>
        </w:rPr>
        <w:t>30</w:t>
      </w:r>
      <w:r>
        <w:rPr>
          <w:rFonts w:ascii="Helvetica Neue" w:hAnsi="Helvetica Neue"/>
        </w:rPr>
        <w:t> minutes.</w:t>
      </w:r>
    </w:p>
    <w:p w14:paraId="0272EFF5" w14:textId="77777777" w:rsidR="000240B6" w:rsidRDefault="000240B6" w:rsidP="0047624C">
      <w:pPr>
        <w:numPr>
          <w:ilvl w:val="0"/>
          <w:numId w:val="145"/>
        </w:numPr>
        <w:spacing w:beforeAutospacing="1"/>
        <w:ind w:left="450"/>
        <w:rPr>
          <w:rFonts w:ascii="Helvetica Neue" w:hAnsi="Helvetica Neue"/>
        </w:rPr>
      </w:pPr>
      <w:r>
        <w:rPr>
          <w:rFonts w:ascii="Helvetica Neue" w:hAnsi="Helvetica Neue"/>
        </w:rPr>
        <w:t>As a user, I expect the request token to expire after </w:t>
      </w:r>
      <w:r>
        <w:rPr>
          <w:rStyle w:val="err"/>
          <w:rFonts w:ascii="Courier New" w:hAnsi="Courier New" w:cs="Courier New"/>
          <w:color w:val="A61717"/>
          <w:sz w:val="20"/>
          <w:szCs w:val="20"/>
        </w:rPr>
        <w:t>30</w:t>
      </w:r>
      <w:r>
        <w:rPr>
          <w:rFonts w:ascii="Helvetica Neue" w:hAnsi="Helvetica Neue"/>
        </w:rPr>
        <w:t> minutes if it is not used by then.</w:t>
      </w:r>
    </w:p>
    <w:p w14:paraId="0E6C39A9" w14:textId="77777777" w:rsidR="000240B6" w:rsidRDefault="000240B6" w:rsidP="0047624C">
      <w:pPr>
        <w:numPr>
          <w:ilvl w:val="0"/>
          <w:numId w:val="145"/>
        </w:numPr>
        <w:spacing w:before="100" w:beforeAutospacing="1" w:after="120"/>
        <w:ind w:left="450"/>
        <w:rPr>
          <w:rFonts w:ascii="Helvetica Neue" w:hAnsi="Helvetica Neue"/>
        </w:rPr>
      </w:pPr>
      <w:r>
        <w:rPr>
          <w:rFonts w:ascii="Helvetica Neue" w:hAnsi="Helvetica Neue"/>
        </w:rPr>
        <w:t xml:space="preserve">As a user, I expect </w:t>
      </w:r>
      <w:proofErr w:type="spellStart"/>
      <w:r>
        <w:rPr>
          <w:rFonts w:ascii="Helvetica Neue" w:hAnsi="Helvetica Neue"/>
        </w:rPr>
        <w:t>the</w:t>
      </w:r>
      <w:proofErr w:type="spellEnd"/>
      <w:r>
        <w:rPr>
          <w:rFonts w:ascii="Helvetica Neue" w:hAnsi="Helvetica Neue"/>
        </w:rPr>
        <w:t xml:space="preserve"> to receive links to all the recipes I have created via email.</w:t>
      </w:r>
    </w:p>
    <w:p w14:paraId="68ECCFF4" w14:textId="77777777" w:rsidR="000240B6" w:rsidRDefault="000240B6" w:rsidP="0047624C">
      <w:pPr>
        <w:numPr>
          <w:ilvl w:val="0"/>
          <w:numId w:val="145"/>
        </w:numPr>
        <w:spacing w:beforeAutospacing="1"/>
        <w:ind w:left="450"/>
        <w:rPr>
          <w:rFonts w:ascii="Helvetica Neue" w:hAnsi="Helvetica Neue"/>
        </w:rPr>
      </w:pPr>
      <w:r>
        <w:rPr>
          <w:rFonts w:ascii="Helvetica Neue" w:hAnsi="Helvetica Neue"/>
        </w:rPr>
        <w:t xml:space="preserve">As a user, if I make multiple requests when there is </w:t>
      </w:r>
      <w:proofErr w:type="spellStart"/>
      <w:proofErr w:type="gramStart"/>
      <w:r>
        <w:rPr>
          <w:rFonts w:ascii="Helvetica Neue" w:hAnsi="Helvetica Neue"/>
        </w:rPr>
        <w:t>a</w:t>
      </w:r>
      <w:proofErr w:type="spellEnd"/>
      <w:proofErr w:type="gramEnd"/>
      <w:r>
        <w:rPr>
          <w:rFonts w:ascii="Helvetica Neue" w:hAnsi="Helvetica Neue"/>
        </w:rPr>
        <w:t xml:space="preserve"> active token in the database, I should only receive </w:t>
      </w:r>
      <w:r>
        <w:rPr>
          <w:rStyle w:val="err"/>
          <w:rFonts w:ascii="Courier New" w:hAnsi="Courier New" w:cs="Courier New"/>
          <w:color w:val="A61717"/>
          <w:sz w:val="20"/>
          <w:szCs w:val="20"/>
        </w:rPr>
        <w:t>1</w:t>
      </w:r>
      <w:r>
        <w:rPr>
          <w:rFonts w:ascii="Helvetica Neue" w:hAnsi="Helvetica Neue"/>
        </w:rPr>
        <w:t> email.</w:t>
      </w:r>
    </w:p>
    <w:p w14:paraId="5FF2A007"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Implement CI/CD Pipeline for Lambda Function</w:t>
      </w:r>
      <w:hyperlink r:id="rId466" w:anchor="implement-cicd-pipeline-for-lambda-function" w:tooltip="Permanent link" w:history="1">
        <w:r>
          <w:rPr>
            <w:rStyle w:val="Hyperlink"/>
            <w:rFonts w:ascii="Helvetica Neue" w:hAnsi="Helvetica Neue"/>
            <w:b w:val="0"/>
            <w:bCs w:val="0"/>
            <w:spacing w:val="-2"/>
            <w:u w:val="none"/>
          </w:rPr>
          <w:t>¶</w:t>
        </w:r>
      </w:hyperlink>
    </w:p>
    <w:p w14:paraId="79F204F5"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Using the same principles as in assignment #7, implement continuous deployment for Lambda functions. Every commit to the </w:t>
      </w:r>
      <w:r>
        <w:rPr>
          <w:rStyle w:val="err"/>
          <w:rFonts w:ascii="Courier New" w:hAnsi="Courier New" w:cs="Courier New"/>
          <w:color w:val="A61717"/>
          <w:sz w:val="20"/>
          <w:szCs w:val="20"/>
        </w:rPr>
        <w:t>csye6225-fa19-lambda</w:t>
      </w:r>
      <w:r>
        <w:rPr>
          <w:rFonts w:ascii="Helvetica Neue" w:hAnsi="Helvetica Neue"/>
        </w:rPr>
        <w:t xml:space="preserve"> repository should trigger a </w:t>
      </w:r>
      <w:proofErr w:type="spellStart"/>
      <w:r>
        <w:rPr>
          <w:rFonts w:ascii="Helvetica Neue" w:hAnsi="Helvetica Neue"/>
        </w:rPr>
        <w:t>CircleCI</w:t>
      </w:r>
      <w:proofErr w:type="spellEnd"/>
      <w:r>
        <w:rPr>
          <w:rFonts w:ascii="Helvetica Neue" w:hAnsi="Helvetica Neue"/>
        </w:rPr>
        <w:t xml:space="preserve"> build and deployment of your updates function to AWS Lambda.</w:t>
      </w:r>
    </w:p>
    <w:p w14:paraId="54B511B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Security Group Updates</w:t>
      </w:r>
      <w:hyperlink r:id="rId467" w:anchor="security-group-updates" w:tooltip="Permanent link" w:history="1">
        <w:r>
          <w:rPr>
            <w:rStyle w:val="Hyperlink"/>
            <w:rFonts w:ascii="Helvetica Neue" w:hAnsi="Helvetica Neue"/>
            <w:b w:val="0"/>
            <w:bCs w:val="0"/>
            <w:spacing w:val="-2"/>
            <w:u w:val="none"/>
          </w:rPr>
          <w:t>¶</w:t>
        </w:r>
      </w:hyperlink>
    </w:p>
    <w:p w14:paraId="41760DF9" w14:textId="77777777" w:rsidR="000240B6" w:rsidRDefault="000240B6" w:rsidP="000240B6">
      <w:pPr>
        <w:pStyle w:val="admonition-title"/>
        <w:rPr>
          <w:rFonts w:ascii="Helvetica Neue" w:hAnsi="Helvetica Neue"/>
          <w:b/>
          <w:bCs/>
        </w:rPr>
      </w:pPr>
      <w:r>
        <w:rPr>
          <w:rFonts w:ascii="Helvetica Neue" w:hAnsi="Helvetica Neue"/>
          <w:b/>
          <w:bCs/>
        </w:rPr>
        <w:t>Tip</w:t>
      </w:r>
    </w:p>
    <w:p w14:paraId="6902D788" w14:textId="77777777" w:rsidR="000240B6" w:rsidRDefault="000240B6" w:rsidP="000240B6">
      <w:pPr>
        <w:pStyle w:val="NormalWeb"/>
        <w:rPr>
          <w:rFonts w:ascii="Helvetica Neue" w:hAnsi="Helvetica Neue"/>
        </w:rPr>
      </w:pPr>
      <w:r>
        <w:rPr>
          <w:rFonts w:ascii="Helvetica Neue" w:hAnsi="Helvetica Neue"/>
        </w:rPr>
        <w:t>For testing &amp; debugging, you may manually modify security groups to allow direct access to the instances.</w:t>
      </w:r>
    </w:p>
    <w:p w14:paraId="2D136096" w14:textId="77777777" w:rsidR="000240B6" w:rsidRDefault="000240B6" w:rsidP="0047624C">
      <w:pPr>
        <w:numPr>
          <w:ilvl w:val="0"/>
          <w:numId w:val="146"/>
        </w:numPr>
        <w:spacing w:before="100" w:beforeAutospacing="1" w:after="120"/>
        <w:ind w:left="450"/>
        <w:rPr>
          <w:rFonts w:ascii="Helvetica Neue" w:hAnsi="Helvetica Neue"/>
        </w:rPr>
      </w:pPr>
      <w:r>
        <w:rPr>
          <w:rFonts w:ascii="Helvetica Neue" w:hAnsi="Helvetica Neue"/>
        </w:rPr>
        <w:t xml:space="preserve">Modify web application security group ingress so that the source is load balancer for the web application port. Use the port </w:t>
      </w:r>
      <w:proofErr w:type="gramStart"/>
      <w:r>
        <w:rPr>
          <w:rFonts w:ascii="Helvetica Neue" w:hAnsi="Helvetica Neue"/>
        </w:rPr>
        <w:t>you</w:t>
      </w:r>
      <w:proofErr w:type="gramEnd"/>
      <w:r>
        <w:rPr>
          <w:rFonts w:ascii="Helvetica Neue" w:hAnsi="Helvetica Neue"/>
        </w:rPr>
        <w:t xml:space="preserve"> application is accessible on.</w:t>
      </w:r>
    </w:p>
    <w:p w14:paraId="5B6D2EB6" w14:textId="77777777" w:rsidR="000240B6" w:rsidRDefault="000240B6" w:rsidP="0047624C">
      <w:pPr>
        <w:numPr>
          <w:ilvl w:val="0"/>
          <w:numId w:val="146"/>
        </w:numPr>
        <w:spacing w:before="100" w:beforeAutospacing="1"/>
        <w:ind w:left="450"/>
        <w:rPr>
          <w:rFonts w:ascii="Helvetica Neue" w:hAnsi="Helvetica Neue"/>
        </w:rPr>
      </w:pPr>
      <w:r>
        <w:rPr>
          <w:rFonts w:ascii="Helvetica Neue" w:hAnsi="Helvetica Neue"/>
        </w:rPr>
        <w:t>Make sure that the database security group now only allows traffic from web application security group. Your database should not be accessible from anywhere else.</w:t>
      </w:r>
    </w:p>
    <w:p w14:paraId="06A5DC41"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The Auto Scaling Application Stack</w:t>
      </w:r>
      <w:hyperlink r:id="rId468" w:anchor="the-auto-scaling-application-stack" w:tooltip="Permanent link" w:history="1">
        <w:r>
          <w:rPr>
            <w:rStyle w:val="Hyperlink"/>
            <w:rFonts w:ascii="Helvetica Neue" w:hAnsi="Helvetica Neue"/>
            <w:b w:val="0"/>
            <w:bCs w:val="0"/>
            <w:spacing w:val="-2"/>
            <w:u w:val="none"/>
          </w:rPr>
          <w:t>¶</w:t>
        </w:r>
      </w:hyperlink>
    </w:p>
    <w:p w14:paraId="23FF5ED0"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lastRenderedPageBreak/>
        <w:t xml:space="preserve">So </w:t>
      </w:r>
      <w:proofErr w:type="gramStart"/>
      <w:r>
        <w:rPr>
          <w:rFonts w:ascii="Helvetica Neue" w:hAnsi="Helvetica Neue"/>
        </w:rPr>
        <w:t>far</w:t>
      </w:r>
      <w:proofErr w:type="gramEnd"/>
      <w:r>
        <w:rPr>
          <w:rFonts w:ascii="Helvetica Neue" w:hAnsi="Helvetica Neue"/>
        </w:rPr>
        <w:t xml:space="preserve"> our web application has been accessible by IP address in plain text (HTTP). We will now disable direct access to our web application. The web application will now only be accessible from load balancer.</w:t>
      </w:r>
    </w:p>
    <w:p w14:paraId="16E52A0E"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Setup Autoscaling for EC2 Instances</w:t>
      </w:r>
      <w:hyperlink r:id="rId469" w:anchor="setup-autoscaling-for-ec2-instances" w:tooltip="Permanent link" w:history="1">
        <w:r>
          <w:rPr>
            <w:rStyle w:val="Hyperlink"/>
            <w:rFonts w:ascii="Helvetica Neue" w:hAnsi="Helvetica Neue"/>
            <w:b w:val="0"/>
            <w:bCs w:val="0"/>
            <w:spacing w:val="-2"/>
            <w:u w:val="none"/>
          </w:rPr>
          <w:t>¶</w:t>
        </w:r>
      </w:hyperlink>
    </w:p>
    <w:p w14:paraId="708B226A"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Instead of launching EC2 instances standalone, we are now going to launch them in auto-scaling group with minimum of </w:t>
      </w:r>
      <w:r>
        <w:rPr>
          <w:rStyle w:val="Strong"/>
          <w:rFonts w:ascii="Helvetica Neue" w:hAnsi="Helvetica Neue"/>
        </w:rPr>
        <w:t>3</w:t>
      </w:r>
      <w:r>
        <w:rPr>
          <w:rFonts w:ascii="Helvetica Neue" w:hAnsi="Helvetica Neue"/>
        </w:rPr>
        <w:t> instances and maximum of </w:t>
      </w:r>
      <w:r>
        <w:rPr>
          <w:rStyle w:val="Strong"/>
          <w:rFonts w:ascii="Helvetica Neue" w:hAnsi="Helvetica Neue"/>
        </w:rPr>
        <w:t>10</w:t>
      </w:r>
      <w:r>
        <w:rPr>
          <w:rFonts w:ascii="Helvetica Neue" w:hAnsi="Helvetica Neue"/>
        </w:rPr>
        <w:t>. Use default or value you prefer for properties not listed below.</w:t>
      </w:r>
    </w:p>
    <w:p w14:paraId="24B439B7" w14:textId="77777777" w:rsidR="000240B6" w:rsidRDefault="000240B6" w:rsidP="000240B6">
      <w:pPr>
        <w:pStyle w:val="Heading4"/>
        <w:rPr>
          <w:rFonts w:ascii="Helvetica Neue" w:hAnsi="Helvetica Neue"/>
          <w:spacing w:val="-2"/>
        </w:rPr>
      </w:pPr>
      <w:r>
        <w:rPr>
          <w:rFonts w:ascii="Helvetica Neue" w:hAnsi="Helvetica Neue"/>
          <w:spacing w:val="-2"/>
        </w:rPr>
        <w:t>Launch Configuration</w:t>
      </w:r>
      <w:hyperlink r:id="rId470" w:anchor="launch-configuration" w:tooltip="Permanent link" w:history="1">
        <w:r>
          <w:rPr>
            <w:rStyle w:val="Hyperlink"/>
            <w:rFonts w:ascii="Helvetica Neue" w:hAnsi="Helvetica Neue"/>
            <w:spacing w:val="-2"/>
            <w:u w:val="none"/>
          </w:rPr>
          <w:t>¶</w:t>
        </w:r>
      </w:hyperlink>
    </w:p>
    <w:tbl>
      <w:tblPr>
        <w:tblW w:w="7635" w:type="dxa"/>
        <w:tblCellSpacing w:w="15" w:type="dxa"/>
        <w:tblCellMar>
          <w:top w:w="15" w:type="dxa"/>
          <w:left w:w="15" w:type="dxa"/>
          <w:bottom w:w="15" w:type="dxa"/>
          <w:right w:w="15" w:type="dxa"/>
        </w:tblCellMar>
        <w:tblLook w:val="04A0" w:firstRow="1" w:lastRow="0" w:firstColumn="1" w:lastColumn="0" w:noHBand="0" w:noVBand="1"/>
      </w:tblPr>
      <w:tblGrid>
        <w:gridCol w:w="2484"/>
        <w:gridCol w:w="5151"/>
      </w:tblGrid>
      <w:tr w:rsidR="000240B6" w14:paraId="597C7CEF" w14:textId="77777777" w:rsidTr="000240B6">
        <w:trPr>
          <w:tblHeader/>
          <w:tblCellSpacing w:w="15" w:type="dxa"/>
        </w:trPr>
        <w:tc>
          <w:tcPr>
            <w:tcW w:w="0" w:type="auto"/>
            <w:hideMark/>
          </w:tcPr>
          <w:p w14:paraId="3116E90A" w14:textId="77777777" w:rsidR="000240B6" w:rsidRDefault="000240B6">
            <w:pPr>
              <w:rPr>
                <w:rFonts w:ascii="Times New Roman" w:hAnsi="Times New Roman"/>
                <w:color w:val="FFFFFF"/>
              </w:rPr>
            </w:pPr>
            <w:r>
              <w:rPr>
                <w:color w:val="FFFFFF"/>
              </w:rPr>
              <w:t>Key</w:t>
            </w:r>
          </w:p>
        </w:tc>
        <w:tc>
          <w:tcPr>
            <w:tcW w:w="0" w:type="auto"/>
            <w:hideMark/>
          </w:tcPr>
          <w:p w14:paraId="56F6EA04" w14:textId="77777777" w:rsidR="000240B6" w:rsidRDefault="000240B6">
            <w:pPr>
              <w:rPr>
                <w:color w:val="FFFFFF"/>
              </w:rPr>
            </w:pPr>
            <w:r>
              <w:rPr>
                <w:color w:val="FFFFFF"/>
              </w:rPr>
              <w:t>Value</w:t>
            </w:r>
          </w:p>
        </w:tc>
      </w:tr>
      <w:tr w:rsidR="000240B6" w14:paraId="527712BF" w14:textId="77777777" w:rsidTr="000240B6">
        <w:trPr>
          <w:tblCellSpacing w:w="15" w:type="dxa"/>
        </w:trPr>
        <w:tc>
          <w:tcPr>
            <w:tcW w:w="0" w:type="auto"/>
            <w:tcBorders>
              <w:top w:val="nil"/>
            </w:tcBorders>
            <w:hideMark/>
          </w:tcPr>
          <w:p w14:paraId="17D1C2BB" w14:textId="77777777" w:rsidR="000240B6" w:rsidRDefault="000240B6">
            <w:proofErr w:type="spellStart"/>
            <w:r>
              <w:rPr>
                <w:rStyle w:val="err"/>
                <w:rFonts w:ascii="Courier New" w:hAnsi="Courier New" w:cs="Courier New"/>
                <w:color w:val="A61717"/>
                <w:sz w:val="16"/>
                <w:szCs w:val="16"/>
              </w:rPr>
              <w:t>ImageId</w:t>
            </w:r>
            <w:proofErr w:type="spellEnd"/>
          </w:p>
        </w:tc>
        <w:tc>
          <w:tcPr>
            <w:tcW w:w="0" w:type="auto"/>
            <w:tcBorders>
              <w:top w:val="nil"/>
            </w:tcBorders>
            <w:hideMark/>
          </w:tcPr>
          <w:p w14:paraId="6528349B" w14:textId="77777777" w:rsidR="000240B6" w:rsidRDefault="000240B6">
            <w:r>
              <w:t>Your custom AMI</w:t>
            </w:r>
          </w:p>
        </w:tc>
      </w:tr>
      <w:tr w:rsidR="000240B6" w14:paraId="4682FC53" w14:textId="77777777" w:rsidTr="000240B6">
        <w:trPr>
          <w:tblCellSpacing w:w="15" w:type="dxa"/>
        </w:trPr>
        <w:tc>
          <w:tcPr>
            <w:tcW w:w="0" w:type="auto"/>
            <w:hideMark/>
          </w:tcPr>
          <w:p w14:paraId="3D170D91" w14:textId="77777777" w:rsidR="000240B6" w:rsidRDefault="000240B6">
            <w:r>
              <w:rPr>
                <w:rStyle w:val="err"/>
                <w:rFonts w:ascii="Courier New" w:hAnsi="Courier New" w:cs="Courier New"/>
                <w:color w:val="A61717"/>
                <w:sz w:val="16"/>
                <w:szCs w:val="16"/>
              </w:rPr>
              <w:t>Instance Type</w:t>
            </w:r>
          </w:p>
        </w:tc>
        <w:tc>
          <w:tcPr>
            <w:tcW w:w="0" w:type="auto"/>
            <w:hideMark/>
          </w:tcPr>
          <w:p w14:paraId="387047E5" w14:textId="77777777" w:rsidR="000240B6" w:rsidRDefault="000240B6">
            <w:r>
              <w:t>t</w:t>
            </w:r>
            <w:proofErr w:type="gramStart"/>
            <w:r>
              <w:t>2.nano</w:t>
            </w:r>
            <w:proofErr w:type="gramEnd"/>
            <w:r>
              <w:t xml:space="preserve"> or t2.micro</w:t>
            </w:r>
          </w:p>
        </w:tc>
      </w:tr>
      <w:tr w:rsidR="000240B6" w14:paraId="44949ACA" w14:textId="77777777" w:rsidTr="000240B6">
        <w:trPr>
          <w:tblCellSpacing w:w="15" w:type="dxa"/>
        </w:trPr>
        <w:tc>
          <w:tcPr>
            <w:tcW w:w="0" w:type="auto"/>
            <w:hideMark/>
          </w:tcPr>
          <w:p w14:paraId="2A16D7B7" w14:textId="77777777" w:rsidR="000240B6" w:rsidRDefault="000240B6">
            <w:proofErr w:type="spellStart"/>
            <w:r>
              <w:rPr>
                <w:rStyle w:val="err"/>
                <w:rFonts w:ascii="Courier New" w:hAnsi="Courier New" w:cs="Courier New"/>
                <w:color w:val="A61717"/>
                <w:sz w:val="16"/>
                <w:szCs w:val="16"/>
              </w:rPr>
              <w:t>KeyName</w:t>
            </w:r>
            <w:proofErr w:type="spellEnd"/>
          </w:p>
        </w:tc>
        <w:tc>
          <w:tcPr>
            <w:tcW w:w="0" w:type="auto"/>
            <w:hideMark/>
          </w:tcPr>
          <w:p w14:paraId="495E5FF8" w14:textId="77777777" w:rsidR="000240B6" w:rsidRDefault="000240B6">
            <w:r>
              <w:rPr>
                <w:rStyle w:val="Emphasis"/>
              </w:rPr>
              <w:t>YOUR_AWS_KEYNAME</w:t>
            </w:r>
          </w:p>
        </w:tc>
      </w:tr>
      <w:tr w:rsidR="000240B6" w14:paraId="0B7A9C01" w14:textId="77777777" w:rsidTr="000240B6">
        <w:trPr>
          <w:tblCellSpacing w:w="15" w:type="dxa"/>
        </w:trPr>
        <w:tc>
          <w:tcPr>
            <w:tcW w:w="0" w:type="auto"/>
            <w:hideMark/>
          </w:tcPr>
          <w:p w14:paraId="14030E3A" w14:textId="77777777" w:rsidR="000240B6" w:rsidRDefault="000240B6">
            <w:proofErr w:type="spellStart"/>
            <w:r>
              <w:rPr>
                <w:rStyle w:val="err"/>
                <w:rFonts w:ascii="Courier New" w:hAnsi="Courier New" w:cs="Courier New"/>
                <w:color w:val="A61717"/>
                <w:sz w:val="16"/>
                <w:szCs w:val="16"/>
              </w:rPr>
              <w:t>AssociatePublicIpAddress</w:t>
            </w:r>
            <w:proofErr w:type="spellEnd"/>
          </w:p>
        </w:tc>
        <w:tc>
          <w:tcPr>
            <w:tcW w:w="0" w:type="auto"/>
            <w:hideMark/>
          </w:tcPr>
          <w:p w14:paraId="54458E8D" w14:textId="77777777" w:rsidR="000240B6" w:rsidRDefault="000240B6">
            <w:r>
              <w:t>True</w:t>
            </w:r>
          </w:p>
        </w:tc>
      </w:tr>
      <w:tr w:rsidR="000240B6" w14:paraId="029C4E98" w14:textId="77777777" w:rsidTr="000240B6">
        <w:trPr>
          <w:tblCellSpacing w:w="15" w:type="dxa"/>
        </w:trPr>
        <w:tc>
          <w:tcPr>
            <w:tcW w:w="0" w:type="auto"/>
            <w:hideMark/>
          </w:tcPr>
          <w:p w14:paraId="79BF9199" w14:textId="77777777" w:rsidR="000240B6" w:rsidRDefault="000240B6">
            <w:proofErr w:type="spellStart"/>
            <w:r>
              <w:rPr>
                <w:rStyle w:val="err"/>
                <w:rFonts w:ascii="Courier New" w:hAnsi="Courier New" w:cs="Courier New"/>
                <w:color w:val="A61717"/>
                <w:sz w:val="16"/>
                <w:szCs w:val="16"/>
              </w:rPr>
              <w:t>UserData</w:t>
            </w:r>
            <w:proofErr w:type="spellEnd"/>
          </w:p>
        </w:tc>
        <w:tc>
          <w:tcPr>
            <w:tcW w:w="0" w:type="auto"/>
            <w:hideMark/>
          </w:tcPr>
          <w:p w14:paraId="4541A679" w14:textId="77777777" w:rsidR="000240B6" w:rsidRDefault="000240B6">
            <w:r>
              <w:rPr>
                <w:rStyle w:val="Emphasis"/>
              </w:rPr>
              <w:t>SAME_USER_DATA_AS_CURRENT_EC2_INSTANCE</w:t>
            </w:r>
          </w:p>
        </w:tc>
      </w:tr>
      <w:tr w:rsidR="000240B6" w14:paraId="331A3091" w14:textId="77777777" w:rsidTr="000240B6">
        <w:trPr>
          <w:tblCellSpacing w:w="15" w:type="dxa"/>
        </w:trPr>
        <w:tc>
          <w:tcPr>
            <w:tcW w:w="0" w:type="auto"/>
            <w:hideMark/>
          </w:tcPr>
          <w:p w14:paraId="417FE081" w14:textId="77777777" w:rsidR="000240B6" w:rsidRDefault="000240B6">
            <w:r>
              <w:rPr>
                <w:rStyle w:val="err"/>
                <w:rFonts w:ascii="Courier New" w:hAnsi="Courier New" w:cs="Courier New"/>
                <w:color w:val="A61717"/>
                <w:sz w:val="16"/>
                <w:szCs w:val="16"/>
              </w:rPr>
              <w:t>IAM Role</w:t>
            </w:r>
          </w:p>
        </w:tc>
        <w:tc>
          <w:tcPr>
            <w:tcW w:w="0" w:type="auto"/>
            <w:hideMark/>
          </w:tcPr>
          <w:p w14:paraId="61D4930C" w14:textId="77777777" w:rsidR="000240B6" w:rsidRDefault="000240B6">
            <w:r>
              <w:rPr>
                <w:rStyle w:val="Emphasis"/>
              </w:rPr>
              <w:t>SAME_AS_CURRENT_EC2_INSTANCE</w:t>
            </w:r>
          </w:p>
        </w:tc>
      </w:tr>
      <w:tr w:rsidR="000240B6" w14:paraId="09BC354E" w14:textId="77777777" w:rsidTr="000240B6">
        <w:trPr>
          <w:tblCellSpacing w:w="15" w:type="dxa"/>
        </w:trPr>
        <w:tc>
          <w:tcPr>
            <w:tcW w:w="0" w:type="auto"/>
            <w:hideMark/>
          </w:tcPr>
          <w:p w14:paraId="0EC5F229" w14:textId="77777777" w:rsidR="000240B6" w:rsidRDefault="000240B6">
            <w:r>
              <w:rPr>
                <w:rStyle w:val="err"/>
                <w:rFonts w:ascii="Courier New" w:hAnsi="Courier New" w:cs="Courier New"/>
                <w:color w:val="A61717"/>
                <w:sz w:val="16"/>
                <w:szCs w:val="16"/>
              </w:rPr>
              <w:t>Resource Name</w:t>
            </w:r>
          </w:p>
        </w:tc>
        <w:tc>
          <w:tcPr>
            <w:tcW w:w="0" w:type="auto"/>
            <w:hideMark/>
          </w:tcPr>
          <w:p w14:paraId="5AE7CD4F" w14:textId="77777777" w:rsidR="000240B6" w:rsidRDefault="000240B6">
            <w:proofErr w:type="spellStart"/>
            <w:r>
              <w:t>asg_launch_config</w:t>
            </w:r>
            <w:proofErr w:type="spellEnd"/>
          </w:p>
        </w:tc>
      </w:tr>
      <w:tr w:rsidR="000240B6" w14:paraId="41D90B21" w14:textId="77777777" w:rsidTr="000240B6">
        <w:trPr>
          <w:tblCellSpacing w:w="15" w:type="dxa"/>
        </w:trPr>
        <w:tc>
          <w:tcPr>
            <w:tcW w:w="0" w:type="auto"/>
            <w:hideMark/>
          </w:tcPr>
          <w:p w14:paraId="1455B081" w14:textId="77777777" w:rsidR="000240B6" w:rsidRDefault="000240B6">
            <w:r>
              <w:rPr>
                <w:rStyle w:val="err"/>
                <w:rFonts w:ascii="Courier New" w:hAnsi="Courier New" w:cs="Courier New"/>
                <w:color w:val="A61717"/>
                <w:sz w:val="16"/>
                <w:szCs w:val="16"/>
              </w:rPr>
              <w:t>Security Groups</w:t>
            </w:r>
          </w:p>
        </w:tc>
        <w:tc>
          <w:tcPr>
            <w:tcW w:w="0" w:type="auto"/>
            <w:hideMark/>
          </w:tcPr>
          <w:p w14:paraId="3660FD0F" w14:textId="77777777" w:rsidR="000240B6" w:rsidRDefault="000240B6">
            <w:r>
              <w:t>Updated web security group.</w:t>
            </w:r>
          </w:p>
        </w:tc>
      </w:tr>
    </w:tbl>
    <w:p w14:paraId="3E8CD34B" w14:textId="77777777" w:rsidR="000240B6" w:rsidRDefault="000240B6" w:rsidP="000240B6">
      <w:pPr>
        <w:pStyle w:val="Heading4"/>
        <w:rPr>
          <w:rFonts w:ascii="Helvetica Neue" w:hAnsi="Helvetica Neue"/>
          <w:spacing w:val="-2"/>
        </w:rPr>
      </w:pPr>
      <w:r>
        <w:rPr>
          <w:rFonts w:ascii="Helvetica Neue" w:hAnsi="Helvetica Neue"/>
          <w:spacing w:val="-2"/>
        </w:rPr>
        <w:t>Auto Scaling Group</w:t>
      </w:r>
      <w:hyperlink r:id="rId471" w:anchor="auto-scaling-group" w:tooltip="Permanent link" w:history="1">
        <w:r>
          <w:rPr>
            <w:rStyle w:val="Hyperlink"/>
            <w:rFonts w:ascii="Helvetica Neue" w:hAnsi="Helvetica Neue"/>
            <w:spacing w:val="-2"/>
            <w:u w:val="none"/>
          </w:rPr>
          <w:t>¶</w:t>
        </w:r>
      </w:hyperlink>
    </w:p>
    <w:p w14:paraId="3B92CA13" w14:textId="77777777" w:rsidR="000240B6" w:rsidRDefault="000240B6" w:rsidP="000240B6">
      <w:pPr>
        <w:pStyle w:val="admonition-title"/>
        <w:rPr>
          <w:rFonts w:ascii="Helvetica Neue" w:hAnsi="Helvetica Neue"/>
          <w:b/>
          <w:bCs/>
        </w:rPr>
      </w:pPr>
      <w:r>
        <w:rPr>
          <w:rFonts w:ascii="Helvetica Neue" w:hAnsi="Helvetica Neue"/>
          <w:b/>
          <w:bCs/>
        </w:rPr>
        <w:t>Note</w:t>
      </w:r>
    </w:p>
    <w:p w14:paraId="095F0EFA" w14:textId="77777777" w:rsidR="000240B6" w:rsidRDefault="000240B6" w:rsidP="000240B6">
      <w:pPr>
        <w:pStyle w:val="NormalWeb"/>
        <w:rPr>
          <w:rFonts w:ascii="Helvetica Neue" w:hAnsi="Helvetica Neue"/>
        </w:rPr>
      </w:pPr>
      <w:r>
        <w:rPr>
          <w:rFonts w:ascii="Helvetica Neue" w:hAnsi="Helvetica Neue"/>
        </w:rPr>
        <w:t>You need to </w:t>
      </w:r>
      <w:hyperlink r:id="rId472" w:history="1">
        <w:r>
          <w:rPr>
            <w:rStyle w:val="Hyperlink"/>
            <w:rFonts w:ascii="Helvetica Neue" w:hAnsi="Helvetica Neue"/>
            <w:color w:val="2196F3"/>
            <w:u w:val="none"/>
          </w:rPr>
          <w:t>tag</w:t>
        </w:r>
      </w:hyperlink>
      <w:r>
        <w:rPr>
          <w:rFonts w:ascii="Helvetica Neue" w:hAnsi="Helvetica Neue"/>
        </w:rPr>
        <w:t>(</w:t>
      </w:r>
      <w:proofErr w:type="spellStart"/>
      <w:r>
        <w:rPr>
          <w:rFonts w:ascii="Helvetica Neue" w:hAnsi="Helvetica Neue"/>
        </w:rPr>
        <w:fldChar w:fldCharType="begin"/>
      </w:r>
      <w:r>
        <w:rPr>
          <w:rFonts w:ascii="Helvetica Neue" w:hAnsi="Helvetica Neue"/>
        </w:rPr>
        <w:instrText xml:space="preserve"> HYPERLINK "https://docs.aws.amazon.com/AWSCloudFormation/latest/UserGuide/aws-properties-as-tags.html" </w:instrText>
      </w:r>
      <w:r>
        <w:rPr>
          <w:rFonts w:ascii="Helvetica Neue" w:hAnsi="Helvetica Neue"/>
        </w:rPr>
        <w:fldChar w:fldCharType="separate"/>
      </w:r>
      <w:r>
        <w:rPr>
          <w:rStyle w:val="Hyperlink"/>
          <w:rFonts w:ascii="Helvetica Neue" w:hAnsi="Helvetica Neue"/>
          <w:color w:val="2196F3"/>
          <w:u w:val="none"/>
        </w:rPr>
        <w:t>AutoScalingGroup</w:t>
      </w:r>
      <w:proofErr w:type="spellEnd"/>
      <w:r>
        <w:rPr>
          <w:rStyle w:val="Hyperlink"/>
          <w:rFonts w:ascii="Helvetica Neue" w:hAnsi="Helvetica Neue"/>
          <w:color w:val="2196F3"/>
          <w:u w:val="none"/>
        </w:rPr>
        <w:t xml:space="preserve"> </w:t>
      </w:r>
      <w:proofErr w:type="spellStart"/>
      <w:r>
        <w:rPr>
          <w:rStyle w:val="Hyperlink"/>
          <w:rFonts w:ascii="Helvetica Neue" w:hAnsi="Helvetica Neue"/>
          <w:color w:val="2196F3"/>
          <w:u w:val="none"/>
        </w:rPr>
        <w:t>TagProperty</w:t>
      </w:r>
      <w:proofErr w:type="spellEnd"/>
      <w:r>
        <w:rPr>
          <w:rFonts w:ascii="Helvetica Neue" w:hAnsi="Helvetica Neue"/>
        </w:rPr>
        <w:fldChar w:fldCharType="end"/>
      </w:r>
      <w:r>
        <w:rPr>
          <w:rFonts w:ascii="Helvetica Neue" w:hAnsi="Helvetica Neue"/>
        </w:rPr>
        <w:t xml:space="preserve">) EC2 instances in your Auto Scaling Group so that </w:t>
      </w:r>
      <w:proofErr w:type="spellStart"/>
      <w:r>
        <w:rPr>
          <w:rFonts w:ascii="Helvetica Neue" w:hAnsi="Helvetica Neue"/>
        </w:rPr>
        <w:t>CodeDeploy</w:t>
      </w:r>
      <w:proofErr w:type="spellEnd"/>
      <w:r>
        <w:rPr>
          <w:rFonts w:ascii="Helvetica Neue" w:hAnsi="Helvetica Neue"/>
        </w:rPr>
        <w:t xml:space="preserve"> will find them and update them when new code deployment is triggered.</w:t>
      </w:r>
    </w:p>
    <w:tbl>
      <w:tblPr>
        <w:tblW w:w="4905" w:type="dxa"/>
        <w:tblCellSpacing w:w="15" w:type="dxa"/>
        <w:tblCellMar>
          <w:top w:w="15" w:type="dxa"/>
          <w:left w:w="15" w:type="dxa"/>
          <w:bottom w:w="15" w:type="dxa"/>
          <w:right w:w="15" w:type="dxa"/>
        </w:tblCellMar>
        <w:tblLook w:val="04A0" w:firstRow="1" w:lastRow="0" w:firstColumn="1" w:lastColumn="0" w:noHBand="0" w:noVBand="1"/>
      </w:tblPr>
      <w:tblGrid>
        <w:gridCol w:w="2690"/>
        <w:gridCol w:w="2215"/>
      </w:tblGrid>
      <w:tr w:rsidR="000240B6" w14:paraId="4FE2F3B3" w14:textId="77777777" w:rsidTr="000240B6">
        <w:trPr>
          <w:tblHeader/>
          <w:tblCellSpacing w:w="15" w:type="dxa"/>
        </w:trPr>
        <w:tc>
          <w:tcPr>
            <w:tcW w:w="0" w:type="auto"/>
            <w:hideMark/>
          </w:tcPr>
          <w:p w14:paraId="1ECE38A8" w14:textId="77777777" w:rsidR="000240B6" w:rsidRDefault="000240B6">
            <w:pPr>
              <w:rPr>
                <w:rFonts w:ascii="Times New Roman" w:hAnsi="Times New Roman"/>
                <w:color w:val="FFFFFF"/>
              </w:rPr>
            </w:pPr>
            <w:r>
              <w:rPr>
                <w:color w:val="FFFFFF"/>
              </w:rPr>
              <w:t>Parameter</w:t>
            </w:r>
          </w:p>
        </w:tc>
        <w:tc>
          <w:tcPr>
            <w:tcW w:w="0" w:type="auto"/>
            <w:hideMark/>
          </w:tcPr>
          <w:p w14:paraId="68604278" w14:textId="77777777" w:rsidR="000240B6" w:rsidRDefault="000240B6">
            <w:pPr>
              <w:rPr>
                <w:color w:val="FFFFFF"/>
              </w:rPr>
            </w:pPr>
            <w:r>
              <w:rPr>
                <w:color w:val="FFFFFF"/>
              </w:rPr>
              <w:t>Value</w:t>
            </w:r>
          </w:p>
        </w:tc>
      </w:tr>
      <w:tr w:rsidR="000240B6" w14:paraId="006EA2E9" w14:textId="77777777" w:rsidTr="000240B6">
        <w:trPr>
          <w:tblCellSpacing w:w="15" w:type="dxa"/>
        </w:trPr>
        <w:tc>
          <w:tcPr>
            <w:tcW w:w="0" w:type="auto"/>
            <w:tcBorders>
              <w:top w:val="nil"/>
            </w:tcBorders>
            <w:hideMark/>
          </w:tcPr>
          <w:p w14:paraId="50ABE867" w14:textId="77777777" w:rsidR="000240B6" w:rsidRDefault="000240B6">
            <w:r>
              <w:rPr>
                <w:rStyle w:val="err"/>
                <w:rFonts w:ascii="Courier New" w:hAnsi="Courier New" w:cs="Courier New"/>
                <w:color w:val="A61717"/>
                <w:sz w:val="16"/>
                <w:szCs w:val="16"/>
              </w:rPr>
              <w:t>Cooldown</w:t>
            </w:r>
          </w:p>
        </w:tc>
        <w:tc>
          <w:tcPr>
            <w:tcW w:w="0" w:type="auto"/>
            <w:tcBorders>
              <w:top w:val="nil"/>
            </w:tcBorders>
            <w:hideMark/>
          </w:tcPr>
          <w:p w14:paraId="6DFF911B" w14:textId="77777777" w:rsidR="000240B6" w:rsidRDefault="000240B6">
            <w:r>
              <w:t>60</w:t>
            </w:r>
          </w:p>
        </w:tc>
      </w:tr>
      <w:tr w:rsidR="000240B6" w14:paraId="2D69D058" w14:textId="77777777" w:rsidTr="000240B6">
        <w:trPr>
          <w:tblCellSpacing w:w="15" w:type="dxa"/>
        </w:trPr>
        <w:tc>
          <w:tcPr>
            <w:tcW w:w="0" w:type="auto"/>
            <w:hideMark/>
          </w:tcPr>
          <w:p w14:paraId="2F6C7FEA" w14:textId="77777777" w:rsidR="000240B6" w:rsidRDefault="000240B6">
            <w:proofErr w:type="spellStart"/>
            <w:r>
              <w:rPr>
                <w:rStyle w:val="err"/>
                <w:rFonts w:ascii="Courier New" w:hAnsi="Courier New" w:cs="Courier New"/>
                <w:color w:val="A61717"/>
                <w:sz w:val="16"/>
                <w:szCs w:val="16"/>
              </w:rPr>
              <w:t>LaunchConfigurationName</w:t>
            </w:r>
            <w:proofErr w:type="spellEnd"/>
          </w:p>
        </w:tc>
        <w:tc>
          <w:tcPr>
            <w:tcW w:w="0" w:type="auto"/>
            <w:hideMark/>
          </w:tcPr>
          <w:p w14:paraId="7074017B" w14:textId="77777777" w:rsidR="000240B6" w:rsidRDefault="000240B6">
            <w:proofErr w:type="spellStart"/>
            <w:r>
              <w:t>asg_launch_config</w:t>
            </w:r>
            <w:proofErr w:type="spellEnd"/>
          </w:p>
        </w:tc>
      </w:tr>
      <w:tr w:rsidR="000240B6" w14:paraId="3A46D1EF" w14:textId="77777777" w:rsidTr="000240B6">
        <w:trPr>
          <w:tblCellSpacing w:w="15" w:type="dxa"/>
        </w:trPr>
        <w:tc>
          <w:tcPr>
            <w:tcW w:w="0" w:type="auto"/>
            <w:hideMark/>
          </w:tcPr>
          <w:p w14:paraId="4F6A9D8E" w14:textId="77777777" w:rsidR="000240B6" w:rsidRDefault="000240B6">
            <w:proofErr w:type="spellStart"/>
            <w:r>
              <w:rPr>
                <w:rStyle w:val="err"/>
                <w:rFonts w:ascii="Courier New" w:hAnsi="Courier New" w:cs="Courier New"/>
                <w:color w:val="A61717"/>
                <w:sz w:val="16"/>
                <w:szCs w:val="16"/>
              </w:rPr>
              <w:t>MinSize</w:t>
            </w:r>
            <w:proofErr w:type="spellEnd"/>
          </w:p>
        </w:tc>
        <w:tc>
          <w:tcPr>
            <w:tcW w:w="0" w:type="auto"/>
            <w:hideMark/>
          </w:tcPr>
          <w:p w14:paraId="482B2568" w14:textId="77777777" w:rsidR="000240B6" w:rsidRDefault="000240B6">
            <w:r>
              <w:t>3</w:t>
            </w:r>
          </w:p>
        </w:tc>
      </w:tr>
      <w:tr w:rsidR="000240B6" w14:paraId="69AB6EF6" w14:textId="77777777" w:rsidTr="000240B6">
        <w:trPr>
          <w:tblCellSpacing w:w="15" w:type="dxa"/>
        </w:trPr>
        <w:tc>
          <w:tcPr>
            <w:tcW w:w="0" w:type="auto"/>
            <w:hideMark/>
          </w:tcPr>
          <w:p w14:paraId="49F09EC8" w14:textId="77777777" w:rsidR="000240B6" w:rsidRDefault="000240B6">
            <w:proofErr w:type="spellStart"/>
            <w:r>
              <w:rPr>
                <w:rStyle w:val="err"/>
                <w:rFonts w:ascii="Courier New" w:hAnsi="Courier New" w:cs="Courier New"/>
                <w:color w:val="A61717"/>
                <w:sz w:val="16"/>
                <w:szCs w:val="16"/>
              </w:rPr>
              <w:t>MaxSize</w:t>
            </w:r>
            <w:proofErr w:type="spellEnd"/>
          </w:p>
        </w:tc>
        <w:tc>
          <w:tcPr>
            <w:tcW w:w="0" w:type="auto"/>
            <w:hideMark/>
          </w:tcPr>
          <w:p w14:paraId="2F083A25" w14:textId="77777777" w:rsidR="000240B6" w:rsidRDefault="000240B6">
            <w:r>
              <w:t>10</w:t>
            </w:r>
          </w:p>
        </w:tc>
      </w:tr>
      <w:tr w:rsidR="000240B6" w14:paraId="1DF809A7" w14:textId="77777777" w:rsidTr="000240B6">
        <w:trPr>
          <w:tblCellSpacing w:w="15" w:type="dxa"/>
        </w:trPr>
        <w:tc>
          <w:tcPr>
            <w:tcW w:w="0" w:type="auto"/>
            <w:hideMark/>
          </w:tcPr>
          <w:p w14:paraId="70CCC52E" w14:textId="77777777" w:rsidR="000240B6" w:rsidRDefault="000240B6">
            <w:proofErr w:type="spellStart"/>
            <w:r>
              <w:rPr>
                <w:rStyle w:val="err"/>
                <w:rFonts w:ascii="Courier New" w:hAnsi="Courier New" w:cs="Courier New"/>
                <w:color w:val="A61717"/>
                <w:sz w:val="16"/>
                <w:szCs w:val="16"/>
              </w:rPr>
              <w:t>DesiredCapacity</w:t>
            </w:r>
            <w:proofErr w:type="spellEnd"/>
          </w:p>
        </w:tc>
        <w:tc>
          <w:tcPr>
            <w:tcW w:w="0" w:type="auto"/>
            <w:hideMark/>
          </w:tcPr>
          <w:p w14:paraId="7AB5728A" w14:textId="77777777" w:rsidR="000240B6" w:rsidRDefault="000240B6">
            <w:r>
              <w:t>3</w:t>
            </w:r>
          </w:p>
        </w:tc>
      </w:tr>
    </w:tbl>
    <w:p w14:paraId="4F970656" w14:textId="77777777" w:rsidR="000240B6" w:rsidRDefault="000240B6" w:rsidP="000240B6">
      <w:pPr>
        <w:pStyle w:val="Heading4"/>
        <w:rPr>
          <w:rFonts w:ascii="Helvetica Neue" w:hAnsi="Helvetica Neue"/>
          <w:spacing w:val="-2"/>
        </w:rPr>
      </w:pPr>
      <w:proofErr w:type="spellStart"/>
      <w:r>
        <w:rPr>
          <w:rFonts w:ascii="Helvetica Neue" w:hAnsi="Helvetica Neue"/>
          <w:spacing w:val="-2"/>
        </w:rPr>
        <w:t>AutoScaling</w:t>
      </w:r>
      <w:proofErr w:type="spellEnd"/>
      <w:r>
        <w:rPr>
          <w:rFonts w:ascii="Helvetica Neue" w:hAnsi="Helvetica Neue"/>
          <w:spacing w:val="-2"/>
        </w:rPr>
        <w:t xml:space="preserve"> Policies</w:t>
      </w:r>
      <w:hyperlink r:id="rId473" w:anchor="autoscaling-policies" w:tooltip="Permanent link" w:history="1">
        <w:r>
          <w:rPr>
            <w:rStyle w:val="Hyperlink"/>
            <w:rFonts w:ascii="Helvetica Neue" w:hAnsi="Helvetica Neue"/>
            <w:spacing w:val="-2"/>
            <w:u w:val="none"/>
          </w:rPr>
          <w:t>¶</w:t>
        </w:r>
      </w:hyperlink>
    </w:p>
    <w:p w14:paraId="6FDAF3B2"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Create following policies:</w:t>
      </w:r>
    </w:p>
    <w:p w14:paraId="3DC3E76E" w14:textId="77777777" w:rsidR="000240B6" w:rsidRDefault="000240B6" w:rsidP="0047624C">
      <w:pPr>
        <w:numPr>
          <w:ilvl w:val="0"/>
          <w:numId w:val="147"/>
        </w:numPr>
        <w:spacing w:beforeAutospacing="1"/>
        <w:ind w:left="450"/>
        <w:rPr>
          <w:rFonts w:ascii="Helvetica Neue" w:hAnsi="Helvetica Neue"/>
        </w:rPr>
      </w:pPr>
      <w:r>
        <w:rPr>
          <w:rFonts w:ascii="Helvetica Neue" w:hAnsi="Helvetica Neue"/>
        </w:rPr>
        <w:t>Scale </w:t>
      </w:r>
      <w:r>
        <w:rPr>
          <w:rStyle w:val="err"/>
          <w:rFonts w:ascii="Courier New" w:hAnsi="Courier New" w:cs="Courier New"/>
          <w:color w:val="A61717"/>
          <w:sz w:val="20"/>
          <w:szCs w:val="20"/>
        </w:rPr>
        <w:t>up</w:t>
      </w:r>
      <w:r>
        <w:rPr>
          <w:rFonts w:ascii="Helvetica Neue" w:hAnsi="Helvetica Neue"/>
        </w:rPr>
        <w:t> policy when </w:t>
      </w:r>
      <w:r>
        <w:rPr>
          <w:rStyle w:val="err"/>
          <w:rFonts w:ascii="Courier New" w:hAnsi="Courier New" w:cs="Courier New"/>
          <w:color w:val="A61717"/>
          <w:sz w:val="20"/>
          <w:szCs w:val="20"/>
        </w:rPr>
        <w:t>average CPU usage</w:t>
      </w:r>
      <w:r>
        <w:rPr>
          <w:rFonts w:ascii="Helvetica Neue" w:hAnsi="Helvetica Neue"/>
        </w:rPr>
        <w:t> is above </w:t>
      </w:r>
      <w:r>
        <w:rPr>
          <w:rStyle w:val="err"/>
          <w:rFonts w:ascii="Courier New" w:hAnsi="Courier New" w:cs="Courier New"/>
          <w:color w:val="A61717"/>
          <w:sz w:val="20"/>
          <w:szCs w:val="20"/>
        </w:rPr>
        <w:t>5%</w:t>
      </w:r>
      <w:r>
        <w:rPr>
          <w:rFonts w:ascii="Helvetica Neue" w:hAnsi="Helvetica Neue"/>
        </w:rPr>
        <w:t>. Increment by </w:t>
      </w:r>
      <w:r>
        <w:rPr>
          <w:rStyle w:val="err"/>
          <w:rFonts w:ascii="Courier New" w:hAnsi="Courier New" w:cs="Courier New"/>
          <w:color w:val="A61717"/>
          <w:sz w:val="20"/>
          <w:szCs w:val="20"/>
        </w:rPr>
        <w:t>1</w:t>
      </w:r>
      <w:r>
        <w:rPr>
          <w:rFonts w:ascii="Helvetica Neue" w:hAnsi="Helvetica Neue"/>
        </w:rPr>
        <w:t>.</w:t>
      </w:r>
    </w:p>
    <w:p w14:paraId="1F9232DE" w14:textId="77777777" w:rsidR="000240B6" w:rsidRDefault="000240B6" w:rsidP="0047624C">
      <w:pPr>
        <w:numPr>
          <w:ilvl w:val="0"/>
          <w:numId w:val="147"/>
        </w:numPr>
        <w:spacing w:beforeAutospacing="1"/>
        <w:ind w:left="450"/>
        <w:rPr>
          <w:rFonts w:ascii="Helvetica Neue" w:hAnsi="Helvetica Neue"/>
        </w:rPr>
      </w:pPr>
      <w:r>
        <w:rPr>
          <w:rFonts w:ascii="Helvetica Neue" w:hAnsi="Helvetica Neue"/>
        </w:rPr>
        <w:t>Scale </w:t>
      </w:r>
      <w:r>
        <w:rPr>
          <w:rStyle w:val="err"/>
          <w:rFonts w:ascii="Courier New" w:hAnsi="Courier New" w:cs="Courier New"/>
          <w:color w:val="A61717"/>
          <w:sz w:val="20"/>
          <w:szCs w:val="20"/>
        </w:rPr>
        <w:t>down</w:t>
      </w:r>
      <w:r>
        <w:rPr>
          <w:rFonts w:ascii="Helvetica Neue" w:hAnsi="Helvetica Neue"/>
        </w:rPr>
        <w:t> policy when </w:t>
      </w:r>
      <w:r>
        <w:rPr>
          <w:rStyle w:val="err"/>
          <w:rFonts w:ascii="Courier New" w:hAnsi="Courier New" w:cs="Courier New"/>
          <w:color w:val="A61717"/>
          <w:sz w:val="20"/>
          <w:szCs w:val="20"/>
        </w:rPr>
        <w:t>average CPU usage</w:t>
      </w:r>
      <w:r>
        <w:rPr>
          <w:rFonts w:ascii="Helvetica Neue" w:hAnsi="Helvetica Neue"/>
        </w:rPr>
        <w:t> is below </w:t>
      </w:r>
      <w:r>
        <w:rPr>
          <w:rStyle w:val="err"/>
          <w:rFonts w:ascii="Courier New" w:hAnsi="Courier New" w:cs="Courier New"/>
          <w:color w:val="A61717"/>
          <w:sz w:val="20"/>
          <w:szCs w:val="20"/>
        </w:rPr>
        <w:t>3%</w:t>
      </w:r>
      <w:r>
        <w:rPr>
          <w:rFonts w:ascii="Helvetica Neue" w:hAnsi="Helvetica Neue"/>
        </w:rPr>
        <w:t>. Decrement by </w:t>
      </w:r>
      <w:r>
        <w:rPr>
          <w:rStyle w:val="err"/>
          <w:rFonts w:ascii="Courier New" w:hAnsi="Courier New" w:cs="Courier New"/>
          <w:color w:val="A61717"/>
          <w:sz w:val="20"/>
          <w:szCs w:val="20"/>
        </w:rPr>
        <w:t>1</w:t>
      </w:r>
      <w:r>
        <w:rPr>
          <w:rFonts w:ascii="Helvetica Neue" w:hAnsi="Helvetica Neue"/>
        </w:rPr>
        <w:t>.</w:t>
      </w:r>
    </w:p>
    <w:p w14:paraId="46B62233" w14:textId="77777777" w:rsidR="000240B6" w:rsidRDefault="000240B6" w:rsidP="000240B6">
      <w:pPr>
        <w:pStyle w:val="Heading5"/>
        <w:rPr>
          <w:rFonts w:ascii="Helvetica Neue" w:hAnsi="Helvetica Neue"/>
          <w:caps/>
          <w:spacing w:val="-2"/>
        </w:rPr>
      </w:pPr>
      <w:r>
        <w:rPr>
          <w:rFonts w:ascii="Helvetica Neue" w:hAnsi="Helvetica Neue"/>
          <w:caps/>
          <w:spacing w:val="-2"/>
        </w:rPr>
        <w:lastRenderedPageBreak/>
        <w:t>SAMPLE AUTOSCALING POLICY</w:t>
      </w:r>
      <w:hyperlink r:id="rId474" w:anchor="sample-autoscaling-policy" w:tooltip="Permanent link" w:history="1">
        <w:r>
          <w:rPr>
            <w:rStyle w:val="Hyperlink"/>
            <w:rFonts w:ascii="Helvetica Neue" w:hAnsi="Helvetica Neue"/>
            <w:caps/>
            <w:spacing w:val="-2"/>
            <w:u w:val="none"/>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8087"/>
      </w:tblGrid>
      <w:tr w:rsidR="000240B6" w14:paraId="466200D0" w14:textId="77777777" w:rsidTr="000240B6">
        <w:trPr>
          <w:tblCellSpacing w:w="15" w:type="dxa"/>
        </w:trPr>
        <w:tc>
          <w:tcPr>
            <w:tcW w:w="0" w:type="auto"/>
            <w:tcMar>
              <w:top w:w="0" w:type="dxa"/>
              <w:left w:w="0" w:type="dxa"/>
              <w:bottom w:w="0" w:type="dxa"/>
              <w:right w:w="0" w:type="dxa"/>
            </w:tcMar>
            <w:hideMark/>
          </w:tcPr>
          <w:p w14:paraId="544AD72B" w14:textId="77777777" w:rsidR="000240B6" w:rsidRDefault="000240B6" w:rsidP="000240B6">
            <w:pPr>
              <w:pStyle w:val="HTMLPreformatted"/>
              <w:jc w:val="right"/>
            </w:pPr>
            <w:r>
              <w:t xml:space="preserve"> 1</w:t>
            </w:r>
          </w:p>
          <w:p w14:paraId="562D61E3" w14:textId="77777777" w:rsidR="000240B6" w:rsidRDefault="000240B6" w:rsidP="000240B6">
            <w:pPr>
              <w:pStyle w:val="HTMLPreformatted"/>
              <w:jc w:val="right"/>
            </w:pPr>
            <w:r>
              <w:t xml:space="preserve"> 2</w:t>
            </w:r>
          </w:p>
          <w:p w14:paraId="2611366E" w14:textId="77777777" w:rsidR="000240B6" w:rsidRDefault="000240B6" w:rsidP="000240B6">
            <w:pPr>
              <w:pStyle w:val="HTMLPreformatted"/>
              <w:jc w:val="right"/>
            </w:pPr>
            <w:r>
              <w:t xml:space="preserve"> 3</w:t>
            </w:r>
          </w:p>
          <w:p w14:paraId="7D61E230" w14:textId="77777777" w:rsidR="000240B6" w:rsidRDefault="000240B6" w:rsidP="000240B6">
            <w:pPr>
              <w:pStyle w:val="HTMLPreformatted"/>
              <w:jc w:val="right"/>
            </w:pPr>
            <w:r>
              <w:t xml:space="preserve"> 4</w:t>
            </w:r>
          </w:p>
          <w:p w14:paraId="2F2F4F8A" w14:textId="77777777" w:rsidR="000240B6" w:rsidRDefault="000240B6" w:rsidP="000240B6">
            <w:pPr>
              <w:pStyle w:val="HTMLPreformatted"/>
              <w:jc w:val="right"/>
            </w:pPr>
            <w:r>
              <w:t xml:space="preserve"> 5</w:t>
            </w:r>
          </w:p>
          <w:p w14:paraId="450B1D9A" w14:textId="77777777" w:rsidR="000240B6" w:rsidRDefault="000240B6" w:rsidP="000240B6">
            <w:pPr>
              <w:pStyle w:val="HTMLPreformatted"/>
              <w:jc w:val="right"/>
            </w:pPr>
            <w:r>
              <w:t xml:space="preserve"> 6</w:t>
            </w:r>
          </w:p>
          <w:p w14:paraId="567B66D3" w14:textId="77777777" w:rsidR="000240B6" w:rsidRDefault="000240B6" w:rsidP="000240B6">
            <w:pPr>
              <w:pStyle w:val="HTMLPreformatted"/>
              <w:jc w:val="right"/>
            </w:pPr>
            <w:r>
              <w:t xml:space="preserve"> 7</w:t>
            </w:r>
          </w:p>
          <w:p w14:paraId="57248A3D" w14:textId="77777777" w:rsidR="000240B6" w:rsidRDefault="000240B6" w:rsidP="000240B6">
            <w:pPr>
              <w:pStyle w:val="HTMLPreformatted"/>
              <w:jc w:val="right"/>
            </w:pPr>
            <w:r>
              <w:t xml:space="preserve"> 8</w:t>
            </w:r>
          </w:p>
          <w:p w14:paraId="2FD81AFB" w14:textId="77777777" w:rsidR="000240B6" w:rsidRDefault="000240B6" w:rsidP="000240B6">
            <w:pPr>
              <w:pStyle w:val="HTMLPreformatted"/>
              <w:jc w:val="right"/>
            </w:pPr>
            <w:r>
              <w:t xml:space="preserve"> 9</w:t>
            </w:r>
          </w:p>
          <w:p w14:paraId="108FDA57" w14:textId="77777777" w:rsidR="000240B6" w:rsidRDefault="000240B6" w:rsidP="000240B6">
            <w:pPr>
              <w:pStyle w:val="HTMLPreformatted"/>
              <w:jc w:val="right"/>
            </w:pPr>
            <w:r>
              <w:t>10</w:t>
            </w:r>
          </w:p>
          <w:p w14:paraId="79B7F632" w14:textId="77777777" w:rsidR="000240B6" w:rsidRDefault="000240B6" w:rsidP="000240B6">
            <w:pPr>
              <w:pStyle w:val="HTMLPreformatted"/>
              <w:jc w:val="right"/>
            </w:pPr>
            <w:r>
              <w:t>11</w:t>
            </w:r>
          </w:p>
          <w:p w14:paraId="216CDE04" w14:textId="77777777" w:rsidR="000240B6" w:rsidRDefault="000240B6" w:rsidP="000240B6">
            <w:pPr>
              <w:pStyle w:val="HTMLPreformatted"/>
              <w:jc w:val="right"/>
            </w:pPr>
            <w:r>
              <w:t>12</w:t>
            </w:r>
          </w:p>
          <w:p w14:paraId="688E110C" w14:textId="77777777" w:rsidR="000240B6" w:rsidRDefault="000240B6" w:rsidP="000240B6">
            <w:pPr>
              <w:pStyle w:val="HTMLPreformatted"/>
              <w:jc w:val="right"/>
            </w:pPr>
            <w:r>
              <w:t>13</w:t>
            </w:r>
          </w:p>
          <w:p w14:paraId="2D30F225" w14:textId="77777777" w:rsidR="000240B6" w:rsidRDefault="000240B6" w:rsidP="000240B6">
            <w:pPr>
              <w:pStyle w:val="HTMLPreformatted"/>
              <w:jc w:val="right"/>
            </w:pPr>
            <w:r>
              <w:t>14</w:t>
            </w:r>
          </w:p>
          <w:p w14:paraId="49C647CA" w14:textId="77777777" w:rsidR="000240B6" w:rsidRDefault="000240B6" w:rsidP="000240B6">
            <w:pPr>
              <w:pStyle w:val="HTMLPreformatted"/>
              <w:jc w:val="right"/>
            </w:pPr>
            <w:r>
              <w:t>15</w:t>
            </w:r>
          </w:p>
          <w:p w14:paraId="56BCDBC2" w14:textId="77777777" w:rsidR="000240B6" w:rsidRDefault="000240B6" w:rsidP="000240B6">
            <w:pPr>
              <w:pStyle w:val="HTMLPreformatted"/>
              <w:jc w:val="right"/>
            </w:pPr>
            <w:r>
              <w:t>16</w:t>
            </w:r>
          </w:p>
          <w:p w14:paraId="26479757" w14:textId="77777777" w:rsidR="000240B6" w:rsidRDefault="000240B6" w:rsidP="000240B6">
            <w:pPr>
              <w:pStyle w:val="HTMLPreformatted"/>
              <w:jc w:val="right"/>
            </w:pPr>
            <w:r>
              <w:t>17</w:t>
            </w:r>
          </w:p>
          <w:p w14:paraId="2385B3BB" w14:textId="77777777" w:rsidR="000240B6" w:rsidRDefault="000240B6" w:rsidP="000240B6">
            <w:pPr>
              <w:pStyle w:val="HTMLPreformatted"/>
              <w:jc w:val="right"/>
            </w:pPr>
            <w:r>
              <w:t>18</w:t>
            </w:r>
          </w:p>
          <w:p w14:paraId="5B4CDF94" w14:textId="77777777" w:rsidR="000240B6" w:rsidRDefault="000240B6" w:rsidP="000240B6">
            <w:pPr>
              <w:pStyle w:val="HTMLPreformatted"/>
              <w:jc w:val="right"/>
            </w:pPr>
            <w:r>
              <w:t>19</w:t>
            </w:r>
          </w:p>
          <w:p w14:paraId="2F2A1805" w14:textId="77777777" w:rsidR="000240B6" w:rsidRDefault="000240B6" w:rsidP="000240B6">
            <w:pPr>
              <w:pStyle w:val="HTMLPreformatted"/>
              <w:jc w:val="right"/>
            </w:pPr>
            <w:r>
              <w:t>20</w:t>
            </w:r>
          </w:p>
          <w:p w14:paraId="7CE836D4" w14:textId="77777777" w:rsidR="000240B6" w:rsidRDefault="000240B6" w:rsidP="000240B6">
            <w:pPr>
              <w:pStyle w:val="HTMLPreformatted"/>
              <w:jc w:val="right"/>
            </w:pPr>
            <w:r>
              <w:t>21</w:t>
            </w:r>
          </w:p>
          <w:p w14:paraId="738C5A00" w14:textId="77777777" w:rsidR="000240B6" w:rsidRDefault="000240B6" w:rsidP="000240B6">
            <w:pPr>
              <w:pStyle w:val="HTMLPreformatted"/>
              <w:jc w:val="right"/>
            </w:pPr>
            <w:r>
              <w:t>22</w:t>
            </w:r>
          </w:p>
          <w:p w14:paraId="6A659CEC" w14:textId="77777777" w:rsidR="000240B6" w:rsidRDefault="000240B6" w:rsidP="000240B6">
            <w:pPr>
              <w:pStyle w:val="HTMLPreformatted"/>
              <w:jc w:val="right"/>
            </w:pPr>
            <w:r>
              <w:t>23</w:t>
            </w:r>
          </w:p>
          <w:p w14:paraId="5741EB5D" w14:textId="77777777" w:rsidR="000240B6" w:rsidRDefault="000240B6" w:rsidP="000240B6">
            <w:pPr>
              <w:pStyle w:val="HTMLPreformatted"/>
              <w:jc w:val="right"/>
            </w:pPr>
            <w:r>
              <w:t>24</w:t>
            </w:r>
          </w:p>
          <w:p w14:paraId="16EF42A1" w14:textId="77777777" w:rsidR="000240B6" w:rsidRDefault="000240B6" w:rsidP="000240B6">
            <w:pPr>
              <w:pStyle w:val="HTMLPreformatted"/>
              <w:jc w:val="right"/>
            </w:pPr>
            <w:r>
              <w:t>25</w:t>
            </w:r>
          </w:p>
          <w:p w14:paraId="73DBC6EB" w14:textId="77777777" w:rsidR="000240B6" w:rsidRDefault="000240B6" w:rsidP="000240B6">
            <w:pPr>
              <w:pStyle w:val="HTMLPreformatted"/>
              <w:jc w:val="right"/>
            </w:pPr>
            <w:r>
              <w:t>26</w:t>
            </w:r>
          </w:p>
          <w:p w14:paraId="516B1A8F" w14:textId="77777777" w:rsidR="000240B6" w:rsidRDefault="000240B6" w:rsidP="000240B6">
            <w:pPr>
              <w:pStyle w:val="HTMLPreformatted"/>
              <w:jc w:val="right"/>
            </w:pPr>
            <w:r>
              <w:t>27</w:t>
            </w:r>
          </w:p>
          <w:p w14:paraId="14E6BD17" w14:textId="77777777" w:rsidR="000240B6" w:rsidRDefault="000240B6" w:rsidP="000240B6">
            <w:pPr>
              <w:pStyle w:val="HTMLPreformatted"/>
              <w:jc w:val="right"/>
            </w:pPr>
            <w:r>
              <w:t>28</w:t>
            </w:r>
          </w:p>
          <w:p w14:paraId="72F0C65D" w14:textId="77777777" w:rsidR="000240B6" w:rsidRDefault="000240B6" w:rsidP="000240B6">
            <w:pPr>
              <w:pStyle w:val="HTMLPreformatted"/>
              <w:jc w:val="right"/>
            </w:pPr>
            <w:r>
              <w:t>29</w:t>
            </w:r>
          </w:p>
          <w:p w14:paraId="19F6C1AB" w14:textId="77777777" w:rsidR="000240B6" w:rsidRDefault="000240B6" w:rsidP="000240B6">
            <w:pPr>
              <w:pStyle w:val="HTMLPreformatted"/>
              <w:jc w:val="right"/>
            </w:pPr>
            <w:r>
              <w:t>30</w:t>
            </w:r>
          </w:p>
          <w:p w14:paraId="2A70758B" w14:textId="77777777" w:rsidR="000240B6" w:rsidRDefault="000240B6" w:rsidP="000240B6">
            <w:pPr>
              <w:pStyle w:val="HTMLPreformatted"/>
              <w:jc w:val="right"/>
            </w:pPr>
            <w:r>
              <w:t>31</w:t>
            </w:r>
          </w:p>
          <w:p w14:paraId="375A26B8" w14:textId="77777777" w:rsidR="000240B6" w:rsidRDefault="000240B6" w:rsidP="000240B6">
            <w:pPr>
              <w:pStyle w:val="HTMLPreformatted"/>
              <w:jc w:val="right"/>
            </w:pPr>
            <w:r>
              <w:t>32</w:t>
            </w:r>
          </w:p>
          <w:p w14:paraId="188C36CA" w14:textId="77777777" w:rsidR="000240B6" w:rsidRDefault="000240B6" w:rsidP="000240B6">
            <w:pPr>
              <w:pStyle w:val="HTMLPreformatted"/>
              <w:jc w:val="right"/>
            </w:pPr>
            <w:r>
              <w:t>33</w:t>
            </w:r>
          </w:p>
          <w:p w14:paraId="561EA3F8" w14:textId="77777777" w:rsidR="000240B6" w:rsidRDefault="000240B6" w:rsidP="000240B6">
            <w:pPr>
              <w:pStyle w:val="HTMLPreformatted"/>
              <w:jc w:val="right"/>
            </w:pPr>
            <w:r>
              <w:t>34</w:t>
            </w:r>
          </w:p>
          <w:p w14:paraId="708550F6" w14:textId="77777777" w:rsidR="000240B6" w:rsidRDefault="000240B6" w:rsidP="000240B6">
            <w:pPr>
              <w:pStyle w:val="HTMLPreformatted"/>
              <w:jc w:val="right"/>
            </w:pPr>
            <w:r>
              <w:t>35</w:t>
            </w:r>
          </w:p>
          <w:p w14:paraId="457FCE79" w14:textId="77777777" w:rsidR="000240B6" w:rsidRDefault="000240B6" w:rsidP="000240B6">
            <w:pPr>
              <w:pStyle w:val="HTMLPreformatted"/>
              <w:jc w:val="right"/>
            </w:pPr>
            <w:r>
              <w:t>36</w:t>
            </w:r>
          </w:p>
          <w:p w14:paraId="5320E161" w14:textId="77777777" w:rsidR="000240B6" w:rsidRDefault="000240B6" w:rsidP="000240B6">
            <w:pPr>
              <w:pStyle w:val="HTMLPreformatted"/>
              <w:jc w:val="right"/>
            </w:pPr>
            <w:r>
              <w:t>37</w:t>
            </w:r>
          </w:p>
          <w:p w14:paraId="2F7335E2" w14:textId="77777777" w:rsidR="000240B6" w:rsidRDefault="000240B6" w:rsidP="000240B6">
            <w:pPr>
              <w:pStyle w:val="HTMLPreformatted"/>
              <w:jc w:val="right"/>
            </w:pPr>
            <w:r>
              <w:t>38</w:t>
            </w:r>
          </w:p>
          <w:p w14:paraId="71E6EB4D" w14:textId="77777777" w:rsidR="000240B6" w:rsidRDefault="000240B6" w:rsidP="000240B6">
            <w:pPr>
              <w:pStyle w:val="HTMLPreformatted"/>
              <w:jc w:val="right"/>
            </w:pPr>
            <w:r>
              <w:t>39</w:t>
            </w:r>
          </w:p>
          <w:p w14:paraId="42DDDEC3" w14:textId="77777777" w:rsidR="000240B6" w:rsidRDefault="000240B6" w:rsidP="000240B6">
            <w:pPr>
              <w:pStyle w:val="HTMLPreformatted"/>
              <w:jc w:val="right"/>
            </w:pPr>
            <w:r>
              <w:t>40</w:t>
            </w:r>
          </w:p>
          <w:p w14:paraId="54B7A6FF" w14:textId="77777777" w:rsidR="000240B6" w:rsidRDefault="000240B6" w:rsidP="000240B6">
            <w:pPr>
              <w:pStyle w:val="HTMLPreformatted"/>
              <w:jc w:val="right"/>
            </w:pPr>
            <w:r>
              <w:t>41</w:t>
            </w:r>
          </w:p>
          <w:p w14:paraId="248E5B68" w14:textId="77777777" w:rsidR="000240B6" w:rsidRDefault="000240B6" w:rsidP="000240B6">
            <w:pPr>
              <w:pStyle w:val="HTMLPreformatted"/>
              <w:jc w:val="right"/>
            </w:pPr>
            <w:r>
              <w:t>42</w:t>
            </w:r>
          </w:p>
          <w:p w14:paraId="0455654C" w14:textId="77777777" w:rsidR="000240B6" w:rsidRDefault="000240B6" w:rsidP="000240B6">
            <w:pPr>
              <w:pStyle w:val="HTMLPreformatted"/>
              <w:jc w:val="right"/>
            </w:pPr>
            <w:r>
              <w:t>43</w:t>
            </w:r>
          </w:p>
          <w:p w14:paraId="5B1BD725" w14:textId="77777777" w:rsidR="000240B6" w:rsidRDefault="000240B6" w:rsidP="000240B6">
            <w:pPr>
              <w:pStyle w:val="HTMLPreformatted"/>
              <w:jc w:val="right"/>
            </w:pPr>
            <w:r>
              <w:t>44</w:t>
            </w:r>
          </w:p>
          <w:p w14:paraId="56198BAB" w14:textId="77777777" w:rsidR="000240B6" w:rsidRDefault="000240B6" w:rsidP="000240B6">
            <w:pPr>
              <w:pStyle w:val="HTMLPreformatted"/>
              <w:jc w:val="right"/>
            </w:pPr>
            <w:r>
              <w:t>45</w:t>
            </w:r>
          </w:p>
          <w:p w14:paraId="2D10082C" w14:textId="77777777" w:rsidR="000240B6" w:rsidRDefault="000240B6" w:rsidP="000240B6">
            <w:pPr>
              <w:pStyle w:val="HTMLPreformatted"/>
              <w:jc w:val="right"/>
            </w:pPr>
            <w:r>
              <w:t>46</w:t>
            </w:r>
          </w:p>
          <w:p w14:paraId="5B164CC9" w14:textId="77777777" w:rsidR="000240B6" w:rsidRDefault="000240B6" w:rsidP="000240B6">
            <w:pPr>
              <w:pStyle w:val="HTMLPreformatted"/>
              <w:jc w:val="right"/>
            </w:pPr>
            <w:r>
              <w:t>47</w:t>
            </w:r>
          </w:p>
          <w:p w14:paraId="018C9BD5" w14:textId="77777777" w:rsidR="000240B6" w:rsidRDefault="000240B6" w:rsidP="000240B6">
            <w:pPr>
              <w:pStyle w:val="HTMLPreformatted"/>
              <w:jc w:val="right"/>
            </w:pPr>
            <w:r>
              <w:t>48</w:t>
            </w:r>
          </w:p>
          <w:p w14:paraId="0A42E192" w14:textId="77777777" w:rsidR="000240B6" w:rsidRDefault="000240B6" w:rsidP="000240B6">
            <w:pPr>
              <w:pStyle w:val="HTMLPreformatted"/>
              <w:jc w:val="right"/>
            </w:pPr>
            <w:r>
              <w:t>49</w:t>
            </w:r>
          </w:p>
          <w:p w14:paraId="42D45171" w14:textId="77777777" w:rsidR="000240B6" w:rsidRDefault="000240B6" w:rsidP="000240B6">
            <w:pPr>
              <w:pStyle w:val="HTMLPreformatted"/>
              <w:jc w:val="right"/>
            </w:pPr>
            <w:r>
              <w:t>50</w:t>
            </w:r>
          </w:p>
          <w:p w14:paraId="66453241" w14:textId="77777777" w:rsidR="000240B6" w:rsidRDefault="000240B6" w:rsidP="000240B6">
            <w:pPr>
              <w:pStyle w:val="HTMLPreformatted"/>
              <w:jc w:val="right"/>
            </w:pPr>
            <w:r>
              <w:t>51</w:t>
            </w:r>
          </w:p>
          <w:p w14:paraId="07A5D3D0" w14:textId="77777777" w:rsidR="000240B6" w:rsidRDefault="000240B6" w:rsidP="000240B6">
            <w:pPr>
              <w:pStyle w:val="HTMLPreformatted"/>
              <w:jc w:val="right"/>
            </w:pPr>
            <w:r>
              <w:t>52</w:t>
            </w:r>
          </w:p>
          <w:p w14:paraId="7FBB9120" w14:textId="77777777" w:rsidR="000240B6" w:rsidRDefault="000240B6" w:rsidP="000240B6">
            <w:pPr>
              <w:pStyle w:val="HTMLPreformatted"/>
              <w:jc w:val="right"/>
            </w:pPr>
            <w:r>
              <w:t>53</w:t>
            </w:r>
          </w:p>
          <w:p w14:paraId="59BB6C2A" w14:textId="77777777" w:rsidR="000240B6" w:rsidRDefault="000240B6" w:rsidP="000240B6">
            <w:pPr>
              <w:pStyle w:val="HTMLPreformatted"/>
              <w:jc w:val="right"/>
            </w:pPr>
            <w:r>
              <w:t>54</w:t>
            </w:r>
          </w:p>
          <w:p w14:paraId="063164B2" w14:textId="77777777" w:rsidR="000240B6" w:rsidRDefault="000240B6" w:rsidP="000240B6">
            <w:pPr>
              <w:pStyle w:val="HTMLPreformatted"/>
              <w:jc w:val="right"/>
            </w:pPr>
            <w:r>
              <w:t>55</w:t>
            </w:r>
          </w:p>
          <w:p w14:paraId="2FF0C78C" w14:textId="77777777" w:rsidR="000240B6" w:rsidRDefault="000240B6" w:rsidP="000240B6">
            <w:pPr>
              <w:pStyle w:val="HTMLPreformatted"/>
              <w:jc w:val="right"/>
            </w:pPr>
            <w:r>
              <w:lastRenderedPageBreak/>
              <w:t>56</w:t>
            </w:r>
          </w:p>
          <w:p w14:paraId="43241941" w14:textId="77777777" w:rsidR="000240B6" w:rsidRDefault="000240B6" w:rsidP="000240B6">
            <w:pPr>
              <w:pStyle w:val="HTMLPreformatted"/>
              <w:jc w:val="right"/>
            </w:pPr>
            <w:r>
              <w:t>57</w:t>
            </w:r>
          </w:p>
          <w:p w14:paraId="5AE9B2D2" w14:textId="77777777" w:rsidR="000240B6" w:rsidRDefault="000240B6" w:rsidP="000240B6">
            <w:pPr>
              <w:pStyle w:val="HTMLPreformatted"/>
              <w:jc w:val="right"/>
            </w:pPr>
            <w:r>
              <w:t>58</w:t>
            </w:r>
          </w:p>
          <w:p w14:paraId="527E04D2" w14:textId="77777777" w:rsidR="000240B6" w:rsidRDefault="000240B6" w:rsidP="000240B6">
            <w:pPr>
              <w:pStyle w:val="HTMLPreformatted"/>
              <w:jc w:val="right"/>
            </w:pPr>
            <w:r>
              <w:t>59</w:t>
            </w:r>
          </w:p>
          <w:p w14:paraId="478BC0A8" w14:textId="77777777" w:rsidR="000240B6" w:rsidRDefault="000240B6" w:rsidP="000240B6">
            <w:pPr>
              <w:pStyle w:val="HTMLPreformatted"/>
              <w:jc w:val="right"/>
            </w:pPr>
            <w:r>
              <w:t>60</w:t>
            </w:r>
          </w:p>
          <w:p w14:paraId="576ADB1A" w14:textId="77777777" w:rsidR="000240B6" w:rsidRDefault="000240B6" w:rsidP="000240B6">
            <w:pPr>
              <w:pStyle w:val="HTMLPreformatted"/>
              <w:jc w:val="right"/>
            </w:pPr>
            <w:r>
              <w:t>61</w:t>
            </w:r>
          </w:p>
          <w:p w14:paraId="396447C4" w14:textId="77777777" w:rsidR="000240B6" w:rsidRDefault="000240B6" w:rsidP="000240B6">
            <w:pPr>
              <w:pStyle w:val="HTMLPreformatted"/>
              <w:jc w:val="right"/>
            </w:pPr>
            <w:r>
              <w:t>62</w:t>
            </w:r>
          </w:p>
          <w:p w14:paraId="57220371" w14:textId="77777777" w:rsidR="000240B6" w:rsidRDefault="000240B6" w:rsidP="000240B6">
            <w:pPr>
              <w:pStyle w:val="HTMLPreformatted"/>
              <w:jc w:val="right"/>
            </w:pPr>
            <w:r>
              <w:t>63</w:t>
            </w:r>
          </w:p>
          <w:p w14:paraId="4EEAECB4" w14:textId="77777777" w:rsidR="000240B6" w:rsidRDefault="000240B6" w:rsidP="000240B6">
            <w:pPr>
              <w:pStyle w:val="HTMLPreformatted"/>
              <w:jc w:val="right"/>
            </w:pPr>
            <w:r>
              <w:t>64</w:t>
            </w:r>
          </w:p>
          <w:p w14:paraId="25878963" w14:textId="77777777" w:rsidR="000240B6" w:rsidRDefault="000240B6" w:rsidP="000240B6">
            <w:pPr>
              <w:pStyle w:val="HTMLPreformatted"/>
              <w:jc w:val="right"/>
            </w:pPr>
            <w:r>
              <w:t>65</w:t>
            </w:r>
          </w:p>
          <w:p w14:paraId="5BAE6631" w14:textId="77777777" w:rsidR="000240B6" w:rsidRDefault="000240B6" w:rsidP="000240B6">
            <w:pPr>
              <w:pStyle w:val="HTMLPreformatted"/>
              <w:jc w:val="right"/>
            </w:pPr>
            <w:r>
              <w:t>66</w:t>
            </w:r>
          </w:p>
          <w:p w14:paraId="4C934DBA" w14:textId="77777777" w:rsidR="000240B6" w:rsidRDefault="000240B6" w:rsidP="000240B6">
            <w:pPr>
              <w:pStyle w:val="HTMLPreformatted"/>
              <w:jc w:val="right"/>
            </w:pPr>
            <w:r>
              <w:t>67</w:t>
            </w:r>
          </w:p>
          <w:p w14:paraId="4A19AFF0" w14:textId="77777777" w:rsidR="000240B6" w:rsidRDefault="000240B6" w:rsidP="000240B6">
            <w:pPr>
              <w:pStyle w:val="HTMLPreformatted"/>
              <w:jc w:val="right"/>
            </w:pPr>
            <w:r>
              <w:t>68</w:t>
            </w:r>
          </w:p>
          <w:p w14:paraId="567F5C15" w14:textId="77777777" w:rsidR="000240B6" w:rsidRDefault="000240B6" w:rsidP="000240B6">
            <w:pPr>
              <w:pStyle w:val="HTMLPreformatted"/>
              <w:jc w:val="right"/>
            </w:pPr>
            <w:r>
              <w:t>69</w:t>
            </w:r>
          </w:p>
          <w:p w14:paraId="6EFC7FEC" w14:textId="77777777" w:rsidR="000240B6" w:rsidRDefault="000240B6" w:rsidP="000240B6">
            <w:pPr>
              <w:pStyle w:val="HTMLPreformatted"/>
              <w:jc w:val="right"/>
            </w:pPr>
            <w:r>
              <w:t>70</w:t>
            </w:r>
          </w:p>
          <w:p w14:paraId="67C468F5" w14:textId="77777777" w:rsidR="000240B6" w:rsidRDefault="000240B6" w:rsidP="000240B6">
            <w:pPr>
              <w:pStyle w:val="HTMLPreformatted"/>
              <w:jc w:val="right"/>
            </w:pPr>
            <w:r>
              <w:t>71</w:t>
            </w:r>
          </w:p>
          <w:p w14:paraId="74FB7251" w14:textId="77777777" w:rsidR="000240B6" w:rsidRDefault="000240B6" w:rsidP="000240B6">
            <w:pPr>
              <w:pStyle w:val="HTMLPreformatted"/>
              <w:jc w:val="right"/>
            </w:pPr>
            <w:r>
              <w:t>72</w:t>
            </w:r>
          </w:p>
          <w:p w14:paraId="6D5D7C2B" w14:textId="77777777" w:rsidR="000240B6" w:rsidRDefault="000240B6" w:rsidP="000240B6">
            <w:pPr>
              <w:pStyle w:val="HTMLPreformatted"/>
              <w:jc w:val="right"/>
            </w:pPr>
            <w:r>
              <w:t>73</w:t>
            </w:r>
          </w:p>
          <w:p w14:paraId="36716972" w14:textId="77777777" w:rsidR="000240B6" w:rsidRDefault="000240B6" w:rsidP="000240B6">
            <w:pPr>
              <w:pStyle w:val="HTMLPreformatted"/>
              <w:jc w:val="right"/>
            </w:pPr>
            <w:r>
              <w:t>74</w:t>
            </w:r>
          </w:p>
        </w:tc>
        <w:tc>
          <w:tcPr>
            <w:tcW w:w="0" w:type="auto"/>
            <w:tcMar>
              <w:top w:w="0" w:type="dxa"/>
              <w:left w:w="0" w:type="dxa"/>
              <w:bottom w:w="0" w:type="dxa"/>
              <w:right w:w="0" w:type="dxa"/>
            </w:tcMar>
            <w:hideMark/>
          </w:tcPr>
          <w:p w14:paraId="37E6FC94" w14:textId="77777777" w:rsidR="000240B6" w:rsidRDefault="000240B6" w:rsidP="000240B6">
            <w:pPr>
              <w:pStyle w:val="HTMLPreformatted"/>
              <w:textAlignment w:val="top"/>
              <w:rPr>
                <w:color w:val="37474F"/>
              </w:rPr>
            </w:pPr>
            <w:r>
              <w:rPr>
                <w:color w:val="37474F"/>
              </w:rPr>
              <w:lastRenderedPageBreak/>
              <w:t xml:space="preserve">  </w:t>
            </w:r>
            <w:r>
              <w:rPr>
                <w:rStyle w:val="s2"/>
                <w:color w:val="0D904F"/>
              </w:rPr>
              <w:t>"</w:t>
            </w:r>
            <w:proofErr w:type="spellStart"/>
            <w:r>
              <w:rPr>
                <w:rStyle w:val="s2"/>
                <w:color w:val="0D904F"/>
              </w:rPr>
              <w:t>WebServerScaleUpPolicy</w:t>
            </w:r>
            <w:proofErr w:type="spellEnd"/>
            <w:r>
              <w:rPr>
                <w:rStyle w:val="s2"/>
                <w:color w:val="0D904F"/>
              </w:rPr>
              <w:t>"</w:t>
            </w:r>
            <w:r>
              <w:rPr>
                <w:rStyle w:val="err"/>
                <w:color w:val="A61717"/>
              </w:rPr>
              <w:t>:</w:t>
            </w:r>
            <w:r>
              <w:rPr>
                <w:color w:val="37474F"/>
              </w:rPr>
              <w:t xml:space="preserve"> </w:t>
            </w:r>
            <w:r>
              <w:rPr>
                <w:rStyle w:val="p"/>
                <w:color w:val="37474F"/>
              </w:rPr>
              <w:t>{</w:t>
            </w:r>
          </w:p>
          <w:p w14:paraId="33747C27" w14:textId="77777777" w:rsidR="000240B6" w:rsidRDefault="000240B6" w:rsidP="000240B6">
            <w:pPr>
              <w:pStyle w:val="HTMLPreformatted"/>
              <w:textAlignment w:val="top"/>
              <w:rPr>
                <w:color w:val="37474F"/>
              </w:rPr>
            </w:pPr>
            <w:r>
              <w:rPr>
                <w:color w:val="37474F"/>
              </w:rPr>
              <w:t xml:space="preserve">    </w:t>
            </w:r>
            <w:r>
              <w:rPr>
                <w:rStyle w:val="nt"/>
                <w:color w:val="3B78E7"/>
              </w:rPr>
              <w:t>"Type"</w:t>
            </w:r>
            <w:r>
              <w:rPr>
                <w:rStyle w:val="p"/>
                <w:color w:val="37474F"/>
              </w:rPr>
              <w:t>:</w:t>
            </w:r>
            <w:r>
              <w:rPr>
                <w:color w:val="37474F"/>
              </w:rPr>
              <w:t xml:space="preserve"> </w:t>
            </w:r>
            <w:r>
              <w:rPr>
                <w:rStyle w:val="s2"/>
                <w:color w:val="0D904F"/>
              </w:rPr>
              <w:t>"</w:t>
            </w:r>
            <w:proofErr w:type="gramStart"/>
            <w:r>
              <w:rPr>
                <w:rStyle w:val="s2"/>
                <w:color w:val="0D904F"/>
              </w:rPr>
              <w:t>AWS::</w:t>
            </w:r>
            <w:proofErr w:type="spellStart"/>
            <w:proofErr w:type="gramEnd"/>
            <w:r>
              <w:rPr>
                <w:rStyle w:val="s2"/>
                <w:color w:val="0D904F"/>
              </w:rPr>
              <w:t>AutoScaling</w:t>
            </w:r>
            <w:proofErr w:type="spellEnd"/>
            <w:r>
              <w:rPr>
                <w:rStyle w:val="s2"/>
                <w:color w:val="0D904F"/>
              </w:rPr>
              <w:t>::</w:t>
            </w:r>
            <w:proofErr w:type="spellStart"/>
            <w:r>
              <w:rPr>
                <w:rStyle w:val="s2"/>
                <w:color w:val="0D904F"/>
              </w:rPr>
              <w:t>ScalingPolicy</w:t>
            </w:r>
            <w:proofErr w:type="spellEnd"/>
            <w:r>
              <w:rPr>
                <w:rStyle w:val="s2"/>
                <w:color w:val="0D904F"/>
              </w:rPr>
              <w:t>"</w:t>
            </w:r>
            <w:r>
              <w:rPr>
                <w:rStyle w:val="p"/>
                <w:color w:val="37474F"/>
              </w:rPr>
              <w:t>,</w:t>
            </w:r>
          </w:p>
          <w:p w14:paraId="16CBBB76" w14:textId="77777777" w:rsidR="000240B6" w:rsidRDefault="000240B6" w:rsidP="000240B6">
            <w:pPr>
              <w:pStyle w:val="HTMLPreformatted"/>
              <w:textAlignment w:val="top"/>
              <w:rPr>
                <w:color w:val="37474F"/>
              </w:rPr>
            </w:pPr>
            <w:r>
              <w:rPr>
                <w:color w:val="37474F"/>
              </w:rPr>
              <w:t xml:space="preserve">    </w:t>
            </w:r>
            <w:r>
              <w:rPr>
                <w:rStyle w:val="nt"/>
                <w:color w:val="3B78E7"/>
              </w:rPr>
              <w:t>"Properties"</w:t>
            </w:r>
            <w:r>
              <w:rPr>
                <w:rStyle w:val="p"/>
                <w:color w:val="37474F"/>
              </w:rPr>
              <w:t>:</w:t>
            </w:r>
            <w:r>
              <w:rPr>
                <w:color w:val="37474F"/>
              </w:rPr>
              <w:t xml:space="preserve"> </w:t>
            </w:r>
            <w:r>
              <w:rPr>
                <w:rStyle w:val="p"/>
                <w:color w:val="37474F"/>
              </w:rPr>
              <w:t>{</w:t>
            </w:r>
          </w:p>
          <w:p w14:paraId="20E368CC"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AdjustmentType</w:t>
            </w:r>
            <w:proofErr w:type="spellEnd"/>
            <w:r>
              <w:rPr>
                <w:rStyle w:val="nt"/>
                <w:color w:val="3B78E7"/>
              </w:rPr>
              <w:t>"</w:t>
            </w:r>
            <w:r>
              <w:rPr>
                <w:rStyle w:val="p"/>
                <w:color w:val="37474F"/>
              </w:rPr>
              <w:t>:</w:t>
            </w:r>
            <w:r>
              <w:rPr>
                <w:color w:val="37474F"/>
              </w:rPr>
              <w:t xml:space="preserve"> </w:t>
            </w:r>
            <w:r>
              <w:rPr>
                <w:rStyle w:val="s2"/>
                <w:color w:val="0D904F"/>
              </w:rPr>
              <w:t>"</w:t>
            </w:r>
            <w:proofErr w:type="spellStart"/>
            <w:r>
              <w:rPr>
                <w:rStyle w:val="s2"/>
                <w:color w:val="0D904F"/>
              </w:rPr>
              <w:t>ChangeInCapacity</w:t>
            </w:r>
            <w:proofErr w:type="spellEnd"/>
            <w:r>
              <w:rPr>
                <w:rStyle w:val="s2"/>
                <w:color w:val="0D904F"/>
              </w:rPr>
              <w:t>"</w:t>
            </w:r>
            <w:r>
              <w:rPr>
                <w:rStyle w:val="p"/>
                <w:color w:val="37474F"/>
              </w:rPr>
              <w:t>,</w:t>
            </w:r>
          </w:p>
          <w:p w14:paraId="4F382629"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AutoScalingGroupName</w:t>
            </w:r>
            <w:proofErr w:type="spellEnd"/>
            <w:r>
              <w:rPr>
                <w:rStyle w:val="nt"/>
                <w:color w:val="3B78E7"/>
              </w:rPr>
              <w:t>"</w:t>
            </w:r>
            <w:r>
              <w:rPr>
                <w:rStyle w:val="p"/>
                <w:color w:val="37474F"/>
              </w:rPr>
              <w:t>:</w:t>
            </w:r>
            <w:r>
              <w:rPr>
                <w:color w:val="37474F"/>
              </w:rPr>
              <w:t xml:space="preserve"> </w:t>
            </w:r>
            <w:r>
              <w:rPr>
                <w:rStyle w:val="p"/>
                <w:color w:val="37474F"/>
              </w:rPr>
              <w:t>{</w:t>
            </w:r>
          </w:p>
          <w:p w14:paraId="381CDABF" w14:textId="77777777" w:rsidR="000240B6" w:rsidRDefault="000240B6" w:rsidP="000240B6">
            <w:pPr>
              <w:pStyle w:val="HTMLPreformatted"/>
              <w:textAlignment w:val="top"/>
              <w:rPr>
                <w:color w:val="37474F"/>
              </w:rPr>
            </w:pPr>
            <w:r>
              <w:rPr>
                <w:color w:val="37474F"/>
              </w:rPr>
              <w:t xml:space="preserve">        </w:t>
            </w:r>
            <w:r>
              <w:rPr>
                <w:rStyle w:val="nt"/>
                <w:color w:val="3B78E7"/>
              </w:rPr>
              <w:t>"Ref"</w:t>
            </w:r>
            <w:r>
              <w:rPr>
                <w:rStyle w:val="p"/>
                <w:color w:val="37474F"/>
              </w:rPr>
              <w:t>:</w:t>
            </w:r>
            <w:r>
              <w:rPr>
                <w:color w:val="37474F"/>
              </w:rPr>
              <w:t xml:space="preserve"> </w:t>
            </w:r>
            <w:r>
              <w:rPr>
                <w:rStyle w:val="s2"/>
                <w:color w:val="0D904F"/>
              </w:rPr>
              <w:t>"</w:t>
            </w:r>
            <w:proofErr w:type="spellStart"/>
            <w:r>
              <w:rPr>
                <w:rStyle w:val="s2"/>
                <w:color w:val="0D904F"/>
              </w:rPr>
              <w:t>WebServerGroup</w:t>
            </w:r>
            <w:proofErr w:type="spellEnd"/>
            <w:r>
              <w:rPr>
                <w:rStyle w:val="s2"/>
                <w:color w:val="0D904F"/>
              </w:rPr>
              <w:t>"</w:t>
            </w:r>
          </w:p>
          <w:p w14:paraId="4600A1C9"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214B720A" w14:textId="77777777" w:rsidR="000240B6" w:rsidRDefault="000240B6" w:rsidP="000240B6">
            <w:pPr>
              <w:pStyle w:val="HTMLPreformatted"/>
              <w:textAlignment w:val="top"/>
              <w:rPr>
                <w:color w:val="37474F"/>
              </w:rPr>
            </w:pPr>
            <w:r>
              <w:rPr>
                <w:color w:val="37474F"/>
              </w:rPr>
              <w:t xml:space="preserve">      </w:t>
            </w:r>
            <w:r>
              <w:rPr>
                <w:rStyle w:val="nt"/>
                <w:color w:val="3B78E7"/>
              </w:rPr>
              <w:t>"Cooldown"</w:t>
            </w:r>
            <w:r>
              <w:rPr>
                <w:rStyle w:val="p"/>
                <w:color w:val="37474F"/>
              </w:rPr>
              <w:t>:</w:t>
            </w:r>
            <w:r>
              <w:rPr>
                <w:color w:val="37474F"/>
              </w:rPr>
              <w:t xml:space="preserve"> </w:t>
            </w:r>
            <w:r>
              <w:rPr>
                <w:rStyle w:val="s2"/>
                <w:color w:val="0D904F"/>
              </w:rPr>
              <w:t>"60"</w:t>
            </w:r>
            <w:r>
              <w:rPr>
                <w:rStyle w:val="p"/>
                <w:color w:val="37474F"/>
              </w:rPr>
              <w:t>,</w:t>
            </w:r>
          </w:p>
          <w:p w14:paraId="6662B130"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ScalingAdjustment</w:t>
            </w:r>
            <w:proofErr w:type="spellEnd"/>
            <w:r>
              <w:rPr>
                <w:rStyle w:val="nt"/>
                <w:color w:val="3B78E7"/>
              </w:rPr>
              <w:t>"</w:t>
            </w:r>
            <w:r>
              <w:rPr>
                <w:rStyle w:val="p"/>
                <w:color w:val="37474F"/>
              </w:rPr>
              <w:t>:</w:t>
            </w:r>
            <w:r>
              <w:rPr>
                <w:color w:val="37474F"/>
              </w:rPr>
              <w:t xml:space="preserve"> </w:t>
            </w:r>
            <w:r>
              <w:rPr>
                <w:rStyle w:val="s2"/>
                <w:color w:val="0D904F"/>
              </w:rPr>
              <w:t>"1"</w:t>
            </w:r>
          </w:p>
          <w:p w14:paraId="73346A2E"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CDA6E8E"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rStyle w:val="err"/>
                <w:color w:val="A61717"/>
              </w:rPr>
              <w:t>,</w:t>
            </w:r>
          </w:p>
          <w:p w14:paraId="22D02391"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spellStart"/>
            <w:r>
              <w:rPr>
                <w:rStyle w:val="s2"/>
                <w:color w:val="0D904F"/>
              </w:rPr>
              <w:t>WebServerScaleDownPolicy</w:t>
            </w:r>
            <w:proofErr w:type="spellEnd"/>
            <w:r>
              <w:rPr>
                <w:rStyle w:val="s2"/>
                <w:color w:val="0D904F"/>
              </w:rPr>
              <w:t>"</w:t>
            </w:r>
            <w:r>
              <w:rPr>
                <w:rStyle w:val="err"/>
                <w:color w:val="A61717"/>
              </w:rPr>
              <w:t>:</w:t>
            </w:r>
            <w:r>
              <w:rPr>
                <w:color w:val="37474F"/>
              </w:rPr>
              <w:t xml:space="preserve"> </w:t>
            </w:r>
            <w:r>
              <w:rPr>
                <w:rStyle w:val="p"/>
                <w:color w:val="37474F"/>
              </w:rPr>
              <w:t>{</w:t>
            </w:r>
          </w:p>
          <w:p w14:paraId="25F12D52" w14:textId="77777777" w:rsidR="000240B6" w:rsidRDefault="000240B6" w:rsidP="000240B6">
            <w:pPr>
              <w:pStyle w:val="HTMLPreformatted"/>
              <w:textAlignment w:val="top"/>
              <w:rPr>
                <w:color w:val="37474F"/>
              </w:rPr>
            </w:pPr>
            <w:r>
              <w:rPr>
                <w:color w:val="37474F"/>
              </w:rPr>
              <w:t xml:space="preserve">    </w:t>
            </w:r>
            <w:r>
              <w:rPr>
                <w:rStyle w:val="nt"/>
                <w:color w:val="3B78E7"/>
              </w:rPr>
              <w:t>"Type"</w:t>
            </w:r>
            <w:r>
              <w:rPr>
                <w:rStyle w:val="p"/>
                <w:color w:val="37474F"/>
              </w:rPr>
              <w:t>:</w:t>
            </w:r>
            <w:r>
              <w:rPr>
                <w:color w:val="37474F"/>
              </w:rPr>
              <w:t xml:space="preserve"> </w:t>
            </w:r>
            <w:r>
              <w:rPr>
                <w:rStyle w:val="s2"/>
                <w:color w:val="0D904F"/>
              </w:rPr>
              <w:t>"</w:t>
            </w:r>
            <w:proofErr w:type="gramStart"/>
            <w:r>
              <w:rPr>
                <w:rStyle w:val="s2"/>
                <w:color w:val="0D904F"/>
              </w:rPr>
              <w:t>AWS::</w:t>
            </w:r>
            <w:proofErr w:type="spellStart"/>
            <w:proofErr w:type="gramEnd"/>
            <w:r>
              <w:rPr>
                <w:rStyle w:val="s2"/>
                <w:color w:val="0D904F"/>
              </w:rPr>
              <w:t>AutoScaling</w:t>
            </w:r>
            <w:proofErr w:type="spellEnd"/>
            <w:r>
              <w:rPr>
                <w:rStyle w:val="s2"/>
                <w:color w:val="0D904F"/>
              </w:rPr>
              <w:t>::</w:t>
            </w:r>
            <w:proofErr w:type="spellStart"/>
            <w:r>
              <w:rPr>
                <w:rStyle w:val="s2"/>
                <w:color w:val="0D904F"/>
              </w:rPr>
              <w:t>ScalingPolicy</w:t>
            </w:r>
            <w:proofErr w:type="spellEnd"/>
            <w:r>
              <w:rPr>
                <w:rStyle w:val="s2"/>
                <w:color w:val="0D904F"/>
              </w:rPr>
              <w:t>"</w:t>
            </w:r>
            <w:r>
              <w:rPr>
                <w:rStyle w:val="p"/>
                <w:color w:val="37474F"/>
              </w:rPr>
              <w:t>,</w:t>
            </w:r>
          </w:p>
          <w:p w14:paraId="30646CBF" w14:textId="77777777" w:rsidR="000240B6" w:rsidRDefault="000240B6" w:rsidP="000240B6">
            <w:pPr>
              <w:pStyle w:val="HTMLPreformatted"/>
              <w:textAlignment w:val="top"/>
              <w:rPr>
                <w:color w:val="37474F"/>
              </w:rPr>
            </w:pPr>
            <w:r>
              <w:rPr>
                <w:color w:val="37474F"/>
              </w:rPr>
              <w:t xml:space="preserve">    </w:t>
            </w:r>
            <w:r>
              <w:rPr>
                <w:rStyle w:val="nt"/>
                <w:color w:val="3B78E7"/>
              </w:rPr>
              <w:t>"Properties"</w:t>
            </w:r>
            <w:r>
              <w:rPr>
                <w:rStyle w:val="p"/>
                <w:color w:val="37474F"/>
              </w:rPr>
              <w:t>:</w:t>
            </w:r>
            <w:r>
              <w:rPr>
                <w:color w:val="37474F"/>
              </w:rPr>
              <w:t xml:space="preserve"> </w:t>
            </w:r>
            <w:r>
              <w:rPr>
                <w:rStyle w:val="p"/>
                <w:color w:val="37474F"/>
              </w:rPr>
              <w:t>{</w:t>
            </w:r>
          </w:p>
          <w:p w14:paraId="17AC9994"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AdjustmentType</w:t>
            </w:r>
            <w:proofErr w:type="spellEnd"/>
            <w:r>
              <w:rPr>
                <w:rStyle w:val="nt"/>
                <w:color w:val="3B78E7"/>
              </w:rPr>
              <w:t>"</w:t>
            </w:r>
            <w:r>
              <w:rPr>
                <w:rStyle w:val="p"/>
                <w:color w:val="37474F"/>
              </w:rPr>
              <w:t>:</w:t>
            </w:r>
            <w:r>
              <w:rPr>
                <w:color w:val="37474F"/>
              </w:rPr>
              <w:t xml:space="preserve"> </w:t>
            </w:r>
            <w:r>
              <w:rPr>
                <w:rStyle w:val="s2"/>
                <w:color w:val="0D904F"/>
              </w:rPr>
              <w:t>"</w:t>
            </w:r>
            <w:proofErr w:type="spellStart"/>
            <w:r>
              <w:rPr>
                <w:rStyle w:val="s2"/>
                <w:color w:val="0D904F"/>
              </w:rPr>
              <w:t>ChangeInCapacity</w:t>
            </w:r>
            <w:proofErr w:type="spellEnd"/>
            <w:r>
              <w:rPr>
                <w:rStyle w:val="s2"/>
                <w:color w:val="0D904F"/>
              </w:rPr>
              <w:t>"</w:t>
            </w:r>
            <w:r>
              <w:rPr>
                <w:rStyle w:val="p"/>
                <w:color w:val="37474F"/>
              </w:rPr>
              <w:t>,</w:t>
            </w:r>
          </w:p>
          <w:p w14:paraId="538C9376"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AutoScalingGroupName</w:t>
            </w:r>
            <w:proofErr w:type="spellEnd"/>
            <w:r>
              <w:rPr>
                <w:rStyle w:val="nt"/>
                <w:color w:val="3B78E7"/>
              </w:rPr>
              <w:t>"</w:t>
            </w:r>
            <w:r>
              <w:rPr>
                <w:rStyle w:val="p"/>
                <w:color w:val="37474F"/>
              </w:rPr>
              <w:t>:</w:t>
            </w:r>
            <w:r>
              <w:rPr>
                <w:color w:val="37474F"/>
              </w:rPr>
              <w:t xml:space="preserve"> </w:t>
            </w:r>
            <w:r>
              <w:rPr>
                <w:rStyle w:val="p"/>
                <w:color w:val="37474F"/>
              </w:rPr>
              <w:t>{</w:t>
            </w:r>
          </w:p>
          <w:p w14:paraId="530207C2" w14:textId="77777777" w:rsidR="000240B6" w:rsidRDefault="000240B6" w:rsidP="000240B6">
            <w:pPr>
              <w:pStyle w:val="HTMLPreformatted"/>
              <w:textAlignment w:val="top"/>
              <w:rPr>
                <w:color w:val="37474F"/>
              </w:rPr>
            </w:pPr>
            <w:r>
              <w:rPr>
                <w:color w:val="37474F"/>
              </w:rPr>
              <w:t xml:space="preserve">        </w:t>
            </w:r>
            <w:r>
              <w:rPr>
                <w:rStyle w:val="nt"/>
                <w:color w:val="3B78E7"/>
              </w:rPr>
              <w:t>"Ref"</w:t>
            </w:r>
            <w:r>
              <w:rPr>
                <w:rStyle w:val="p"/>
                <w:color w:val="37474F"/>
              </w:rPr>
              <w:t>:</w:t>
            </w:r>
            <w:r>
              <w:rPr>
                <w:color w:val="37474F"/>
              </w:rPr>
              <w:t xml:space="preserve"> </w:t>
            </w:r>
            <w:r>
              <w:rPr>
                <w:rStyle w:val="s2"/>
                <w:color w:val="0D904F"/>
              </w:rPr>
              <w:t>"</w:t>
            </w:r>
            <w:proofErr w:type="spellStart"/>
            <w:r>
              <w:rPr>
                <w:rStyle w:val="s2"/>
                <w:color w:val="0D904F"/>
              </w:rPr>
              <w:t>WebServerGroup</w:t>
            </w:r>
            <w:proofErr w:type="spellEnd"/>
            <w:r>
              <w:rPr>
                <w:rStyle w:val="s2"/>
                <w:color w:val="0D904F"/>
              </w:rPr>
              <w:t>"</w:t>
            </w:r>
          </w:p>
          <w:p w14:paraId="0FF07AEA"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7A829E5" w14:textId="77777777" w:rsidR="000240B6" w:rsidRDefault="000240B6" w:rsidP="000240B6">
            <w:pPr>
              <w:pStyle w:val="HTMLPreformatted"/>
              <w:textAlignment w:val="top"/>
              <w:rPr>
                <w:color w:val="37474F"/>
              </w:rPr>
            </w:pPr>
            <w:r>
              <w:rPr>
                <w:color w:val="37474F"/>
              </w:rPr>
              <w:t xml:space="preserve">      </w:t>
            </w:r>
            <w:r>
              <w:rPr>
                <w:rStyle w:val="nt"/>
                <w:color w:val="3B78E7"/>
              </w:rPr>
              <w:t>"Cooldown"</w:t>
            </w:r>
            <w:r>
              <w:rPr>
                <w:rStyle w:val="p"/>
                <w:color w:val="37474F"/>
              </w:rPr>
              <w:t>:</w:t>
            </w:r>
            <w:r>
              <w:rPr>
                <w:color w:val="37474F"/>
              </w:rPr>
              <w:t xml:space="preserve"> </w:t>
            </w:r>
            <w:r>
              <w:rPr>
                <w:rStyle w:val="s2"/>
                <w:color w:val="0D904F"/>
              </w:rPr>
              <w:t>"60"</w:t>
            </w:r>
            <w:r>
              <w:rPr>
                <w:rStyle w:val="p"/>
                <w:color w:val="37474F"/>
              </w:rPr>
              <w:t>,</w:t>
            </w:r>
          </w:p>
          <w:p w14:paraId="295BE33A"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ScalingAdjustment</w:t>
            </w:r>
            <w:proofErr w:type="spellEnd"/>
            <w:r>
              <w:rPr>
                <w:rStyle w:val="nt"/>
                <w:color w:val="3B78E7"/>
              </w:rPr>
              <w:t>"</w:t>
            </w:r>
            <w:r>
              <w:rPr>
                <w:rStyle w:val="p"/>
                <w:color w:val="37474F"/>
              </w:rPr>
              <w:t>:</w:t>
            </w:r>
            <w:r>
              <w:rPr>
                <w:color w:val="37474F"/>
              </w:rPr>
              <w:t xml:space="preserve"> </w:t>
            </w:r>
            <w:r>
              <w:rPr>
                <w:rStyle w:val="s2"/>
                <w:color w:val="0D904F"/>
              </w:rPr>
              <w:t>"-1"</w:t>
            </w:r>
          </w:p>
          <w:p w14:paraId="4528E1EA"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4C6FB08A"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rStyle w:val="err"/>
                <w:color w:val="A61717"/>
              </w:rPr>
              <w:t>,</w:t>
            </w:r>
          </w:p>
          <w:p w14:paraId="73D47280"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spellStart"/>
            <w:r>
              <w:rPr>
                <w:rStyle w:val="s2"/>
                <w:color w:val="0D904F"/>
              </w:rPr>
              <w:t>CPUAlarmHigh</w:t>
            </w:r>
            <w:proofErr w:type="spellEnd"/>
            <w:r>
              <w:rPr>
                <w:rStyle w:val="s2"/>
                <w:color w:val="0D904F"/>
              </w:rPr>
              <w:t>"</w:t>
            </w:r>
            <w:r>
              <w:rPr>
                <w:rStyle w:val="err"/>
                <w:color w:val="A61717"/>
              </w:rPr>
              <w:t>:</w:t>
            </w:r>
            <w:r>
              <w:rPr>
                <w:color w:val="37474F"/>
              </w:rPr>
              <w:t xml:space="preserve"> </w:t>
            </w:r>
            <w:r>
              <w:rPr>
                <w:rStyle w:val="p"/>
                <w:color w:val="37474F"/>
              </w:rPr>
              <w:t>{</w:t>
            </w:r>
          </w:p>
          <w:p w14:paraId="38398692" w14:textId="77777777" w:rsidR="000240B6" w:rsidRDefault="000240B6" w:rsidP="000240B6">
            <w:pPr>
              <w:pStyle w:val="HTMLPreformatted"/>
              <w:textAlignment w:val="top"/>
              <w:rPr>
                <w:color w:val="37474F"/>
              </w:rPr>
            </w:pPr>
            <w:r>
              <w:rPr>
                <w:color w:val="37474F"/>
              </w:rPr>
              <w:t xml:space="preserve">    </w:t>
            </w:r>
            <w:r>
              <w:rPr>
                <w:rStyle w:val="nt"/>
                <w:color w:val="3B78E7"/>
              </w:rPr>
              <w:t>"Type"</w:t>
            </w:r>
            <w:r>
              <w:rPr>
                <w:rStyle w:val="p"/>
                <w:color w:val="37474F"/>
              </w:rPr>
              <w:t>:</w:t>
            </w:r>
            <w:r>
              <w:rPr>
                <w:color w:val="37474F"/>
              </w:rPr>
              <w:t xml:space="preserve"> </w:t>
            </w:r>
            <w:r>
              <w:rPr>
                <w:rStyle w:val="s2"/>
                <w:color w:val="0D904F"/>
              </w:rPr>
              <w:t>"</w:t>
            </w:r>
            <w:proofErr w:type="gramStart"/>
            <w:r>
              <w:rPr>
                <w:rStyle w:val="s2"/>
                <w:color w:val="0D904F"/>
              </w:rPr>
              <w:t>AWS::</w:t>
            </w:r>
            <w:proofErr w:type="gramEnd"/>
            <w:r>
              <w:rPr>
                <w:rStyle w:val="s2"/>
                <w:color w:val="0D904F"/>
              </w:rPr>
              <w:t>CloudWatch::Alarm"</w:t>
            </w:r>
            <w:r>
              <w:rPr>
                <w:rStyle w:val="p"/>
                <w:color w:val="37474F"/>
              </w:rPr>
              <w:t>,</w:t>
            </w:r>
          </w:p>
          <w:p w14:paraId="11EC6270" w14:textId="77777777" w:rsidR="000240B6" w:rsidRDefault="000240B6" w:rsidP="000240B6">
            <w:pPr>
              <w:pStyle w:val="HTMLPreformatted"/>
              <w:textAlignment w:val="top"/>
              <w:rPr>
                <w:color w:val="37474F"/>
              </w:rPr>
            </w:pPr>
            <w:r>
              <w:rPr>
                <w:color w:val="37474F"/>
              </w:rPr>
              <w:t xml:space="preserve">    </w:t>
            </w:r>
            <w:r>
              <w:rPr>
                <w:rStyle w:val="nt"/>
                <w:color w:val="3B78E7"/>
              </w:rPr>
              <w:t>"Properties"</w:t>
            </w:r>
            <w:r>
              <w:rPr>
                <w:rStyle w:val="p"/>
                <w:color w:val="37474F"/>
              </w:rPr>
              <w:t>:</w:t>
            </w:r>
            <w:r>
              <w:rPr>
                <w:color w:val="37474F"/>
              </w:rPr>
              <w:t xml:space="preserve"> </w:t>
            </w:r>
            <w:r>
              <w:rPr>
                <w:rStyle w:val="p"/>
                <w:color w:val="37474F"/>
              </w:rPr>
              <w:t>{</w:t>
            </w:r>
          </w:p>
          <w:p w14:paraId="34891C88"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AlarmDescription</w:t>
            </w:r>
            <w:proofErr w:type="spellEnd"/>
            <w:r>
              <w:rPr>
                <w:rStyle w:val="nt"/>
                <w:color w:val="3B78E7"/>
              </w:rPr>
              <w:t>"</w:t>
            </w:r>
            <w:r>
              <w:rPr>
                <w:rStyle w:val="p"/>
                <w:color w:val="37474F"/>
              </w:rPr>
              <w:t>:</w:t>
            </w:r>
            <w:r>
              <w:rPr>
                <w:color w:val="37474F"/>
              </w:rPr>
              <w:t xml:space="preserve"> </w:t>
            </w:r>
            <w:r>
              <w:rPr>
                <w:rStyle w:val="s2"/>
                <w:color w:val="0D904F"/>
              </w:rPr>
              <w:t>"Scale-up if CPU &gt; 90% for 10 minutes"</w:t>
            </w:r>
            <w:r>
              <w:rPr>
                <w:rStyle w:val="p"/>
                <w:color w:val="37474F"/>
              </w:rPr>
              <w:t>,</w:t>
            </w:r>
          </w:p>
          <w:p w14:paraId="0B186FF1"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MetricName</w:t>
            </w:r>
            <w:proofErr w:type="spellEnd"/>
            <w:r>
              <w:rPr>
                <w:rStyle w:val="nt"/>
                <w:color w:val="3B78E7"/>
              </w:rPr>
              <w:t>"</w:t>
            </w:r>
            <w:r>
              <w:rPr>
                <w:rStyle w:val="p"/>
                <w:color w:val="37474F"/>
              </w:rPr>
              <w:t>:</w:t>
            </w:r>
            <w:r>
              <w:rPr>
                <w:color w:val="37474F"/>
              </w:rPr>
              <w:t xml:space="preserve"> </w:t>
            </w:r>
            <w:r>
              <w:rPr>
                <w:rStyle w:val="s2"/>
                <w:color w:val="0D904F"/>
              </w:rPr>
              <w:t>"</w:t>
            </w:r>
            <w:proofErr w:type="spellStart"/>
            <w:r>
              <w:rPr>
                <w:rStyle w:val="s2"/>
                <w:color w:val="0D904F"/>
              </w:rPr>
              <w:t>CPUUtilization</w:t>
            </w:r>
            <w:proofErr w:type="spellEnd"/>
            <w:r>
              <w:rPr>
                <w:rStyle w:val="s2"/>
                <w:color w:val="0D904F"/>
              </w:rPr>
              <w:t>"</w:t>
            </w:r>
            <w:r>
              <w:rPr>
                <w:rStyle w:val="p"/>
                <w:color w:val="37474F"/>
              </w:rPr>
              <w:t>,</w:t>
            </w:r>
          </w:p>
          <w:p w14:paraId="438B1E8F" w14:textId="77777777" w:rsidR="000240B6" w:rsidRDefault="000240B6" w:rsidP="000240B6">
            <w:pPr>
              <w:pStyle w:val="HTMLPreformatted"/>
              <w:textAlignment w:val="top"/>
              <w:rPr>
                <w:color w:val="37474F"/>
              </w:rPr>
            </w:pPr>
            <w:r>
              <w:rPr>
                <w:color w:val="37474F"/>
              </w:rPr>
              <w:t xml:space="preserve">      </w:t>
            </w:r>
            <w:r>
              <w:rPr>
                <w:rStyle w:val="nt"/>
                <w:color w:val="3B78E7"/>
              </w:rPr>
              <w:t>"Namespace"</w:t>
            </w:r>
            <w:r>
              <w:rPr>
                <w:rStyle w:val="p"/>
                <w:color w:val="37474F"/>
              </w:rPr>
              <w:t>:</w:t>
            </w:r>
            <w:r>
              <w:rPr>
                <w:color w:val="37474F"/>
              </w:rPr>
              <w:t xml:space="preserve"> </w:t>
            </w:r>
            <w:r>
              <w:rPr>
                <w:rStyle w:val="s2"/>
                <w:color w:val="0D904F"/>
              </w:rPr>
              <w:t>"AWS/EC2"</w:t>
            </w:r>
            <w:r>
              <w:rPr>
                <w:rStyle w:val="p"/>
                <w:color w:val="37474F"/>
              </w:rPr>
              <w:t>,</w:t>
            </w:r>
          </w:p>
          <w:p w14:paraId="4B201BA8" w14:textId="77777777" w:rsidR="000240B6" w:rsidRDefault="000240B6" w:rsidP="000240B6">
            <w:pPr>
              <w:pStyle w:val="HTMLPreformatted"/>
              <w:textAlignment w:val="top"/>
              <w:rPr>
                <w:color w:val="37474F"/>
              </w:rPr>
            </w:pPr>
            <w:r>
              <w:rPr>
                <w:color w:val="37474F"/>
              </w:rPr>
              <w:t xml:space="preserve">      </w:t>
            </w:r>
            <w:r>
              <w:rPr>
                <w:rStyle w:val="nt"/>
                <w:color w:val="3B78E7"/>
              </w:rPr>
              <w:t>"Statistic"</w:t>
            </w:r>
            <w:r>
              <w:rPr>
                <w:rStyle w:val="p"/>
                <w:color w:val="37474F"/>
              </w:rPr>
              <w:t>:</w:t>
            </w:r>
            <w:r>
              <w:rPr>
                <w:color w:val="37474F"/>
              </w:rPr>
              <w:t xml:space="preserve"> </w:t>
            </w:r>
            <w:r>
              <w:rPr>
                <w:rStyle w:val="s2"/>
                <w:color w:val="0D904F"/>
              </w:rPr>
              <w:t>"Average"</w:t>
            </w:r>
            <w:r>
              <w:rPr>
                <w:rStyle w:val="p"/>
                <w:color w:val="37474F"/>
              </w:rPr>
              <w:t>,</w:t>
            </w:r>
          </w:p>
          <w:p w14:paraId="29D1CF5A" w14:textId="77777777" w:rsidR="000240B6" w:rsidRDefault="000240B6" w:rsidP="000240B6">
            <w:pPr>
              <w:pStyle w:val="HTMLPreformatted"/>
              <w:textAlignment w:val="top"/>
              <w:rPr>
                <w:color w:val="37474F"/>
              </w:rPr>
            </w:pPr>
            <w:r>
              <w:rPr>
                <w:color w:val="37474F"/>
              </w:rPr>
              <w:t xml:space="preserve">      </w:t>
            </w:r>
            <w:r>
              <w:rPr>
                <w:rStyle w:val="nt"/>
                <w:color w:val="3B78E7"/>
              </w:rPr>
              <w:t>"Period"</w:t>
            </w:r>
            <w:r>
              <w:rPr>
                <w:rStyle w:val="p"/>
                <w:color w:val="37474F"/>
              </w:rPr>
              <w:t>:</w:t>
            </w:r>
            <w:r>
              <w:rPr>
                <w:color w:val="37474F"/>
              </w:rPr>
              <w:t xml:space="preserve"> </w:t>
            </w:r>
            <w:r>
              <w:rPr>
                <w:rStyle w:val="s2"/>
                <w:color w:val="0D904F"/>
              </w:rPr>
              <w:t>"300"</w:t>
            </w:r>
            <w:r>
              <w:rPr>
                <w:rStyle w:val="p"/>
                <w:color w:val="37474F"/>
              </w:rPr>
              <w:t>,</w:t>
            </w:r>
          </w:p>
          <w:p w14:paraId="710C88EF"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EvaluationPeriods</w:t>
            </w:r>
            <w:proofErr w:type="spellEnd"/>
            <w:r>
              <w:rPr>
                <w:rStyle w:val="nt"/>
                <w:color w:val="3B78E7"/>
              </w:rPr>
              <w:t>"</w:t>
            </w:r>
            <w:r>
              <w:rPr>
                <w:rStyle w:val="p"/>
                <w:color w:val="37474F"/>
              </w:rPr>
              <w:t>:</w:t>
            </w:r>
            <w:r>
              <w:rPr>
                <w:color w:val="37474F"/>
              </w:rPr>
              <w:t xml:space="preserve"> </w:t>
            </w:r>
            <w:r>
              <w:rPr>
                <w:rStyle w:val="s2"/>
                <w:color w:val="0D904F"/>
              </w:rPr>
              <w:t>"2"</w:t>
            </w:r>
            <w:r>
              <w:rPr>
                <w:rStyle w:val="p"/>
                <w:color w:val="37474F"/>
              </w:rPr>
              <w:t>,</w:t>
            </w:r>
          </w:p>
          <w:p w14:paraId="08EE1F7B" w14:textId="77777777" w:rsidR="000240B6" w:rsidRDefault="000240B6" w:rsidP="000240B6">
            <w:pPr>
              <w:pStyle w:val="HTMLPreformatted"/>
              <w:textAlignment w:val="top"/>
              <w:rPr>
                <w:color w:val="37474F"/>
              </w:rPr>
            </w:pPr>
            <w:r>
              <w:rPr>
                <w:color w:val="37474F"/>
              </w:rPr>
              <w:t xml:space="preserve">      </w:t>
            </w:r>
            <w:r>
              <w:rPr>
                <w:rStyle w:val="nt"/>
                <w:color w:val="3B78E7"/>
              </w:rPr>
              <w:t>"Threshold"</w:t>
            </w:r>
            <w:r>
              <w:rPr>
                <w:rStyle w:val="p"/>
                <w:color w:val="37474F"/>
              </w:rPr>
              <w:t>:</w:t>
            </w:r>
            <w:r>
              <w:rPr>
                <w:color w:val="37474F"/>
              </w:rPr>
              <w:t xml:space="preserve"> </w:t>
            </w:r>
            <w:r>
              <w:rPr>
                <w:rStyle w:val="s2"/>
                <w:color w:val="0D904F"/>
              </w:rPr>
              <w:t>"90"</w:t>
            </w:r>
            <w:r>
              <w:rPr>
                <w:rStyle w:val="p"/>
                <w:color w:val="37474F"/>
              </w:rPr>
              <w:t>,</w:t>
            </w:r>
          </w:p>
          <w:p w14:paraId="323A5F77"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AlarmActions</w:t>
            </w:r>
            <w:proofErr w:type="spellEnd"/>
            <w:r>
              <w:rPr>
                <w:rStyle w:val="nt"/>
                <w:color w:val="3B78E7"/>
              </w:rPr>
              <w:t>"</w:t>
            </w:r>
            <w:r>
              <w:rPr>
                <w:rStyle w:val="p"/>
                <w:color w:val="37474F"/>
              </w:rPr>
              <w:t>:</w:t>
            </w:r>
            <w:r>
              <w:rPr>
                <w:color w:val="37474F"/>
              </w:rPr>
              <w:t xml:space="preserve"> </w:t>
            </w:r>
            <w:r>
              <w:rPr>
                <w:rStyle w:val="p"/>
                <w:color w:val="37474F"/>
              </w:rPr>
              <w:t>[</w:t>
            </w:r>
          </w:p>
          <w:p w14:paraId="046D3166"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6C0CCF5F" w14:textId="77777777" w:rsidR="000240B6" w:rsidRDefault="000240B6" w:rsidP="000240B6">
            <w:pPr>
              <w:pStyle w:val="HTMLPreformatted"/>
              <w:textAlignment w:val="top"/>
              <w:rPr>
                <w:color w:val="37474F"/>
              </w:rPr>
            </w:pPr>
            <w:r>
              <w:rPr>
                <w:color w:val="37474F"/>
              </w:rPr>
              <w:t xml:space="preserve">          </w:t>
            </w:r>
            <w:r>
              <w:rPr>
                <w:rStyle w:val="nt"/>
                <w:color w:val="3B78E7"/>
              </w:rPr>
              <w:t>"Ref"</w:t>
            </w:r>
            <w:r>
              <w:rPr>
                <w:rStyle w:val="p"/>
                <w:color w:val="37474F"/>
              </w:rPr>
              <w:t>:</w:t>
            </w:r>
            <w:r>
              <w:rPr>
                <w:color w:val="37474F"/>
              </w:rPr>
              <w:t xml:space="preserve"> </w:t>
            </w:r>
            <w:r>
              <w:rPr>
                <w:rStyle w:val="s2"/>
                <w:color w:val="0D904F"/>
              </w:rPr>
              <w:t>"</w:t>
            </w:r>
            <w:proofErr w:type="spellStart"/>
            <w:r>
              <w:rPr>
                <w:rStyle w:val="s2"/>
                <w:color w:val="0D904F"/>
              </w:rPr>
              <w:t>WebServerScaleUpPolicy</w:t>
            </w:r>
            <w:proofErr w:type="spellEnd"/>
            <w:r>
              <w:rPr>
                <w:rStyle w:val="s2"/>
                <w:color w:val="0D904F"/>
              </w:rPr>
              <w:t>"</w:t>
            </w:r>
          </w:p>
          <w:p w14:paraId="427C6DFE"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A947421"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6C37DB12" w14:textId="77777777" w:rsidR="000240B6" w:rsidRDefault="000240B6" w:rsidP="000240B6">
            <w:pPr>
              <w:pStyle w:val="HTMLPreformatted"/>
              <w:textAlignment w:val="top"/>
              <w:rPr>
                <w:color w:val="37474F"/>
              </w:rPr>
            </w:pPr>
            <w:r>
              <w:rPr>
                <w:color w:val="37474F"/>
              </w:rPr>
              <w:t xml:space="preserve">      </w:t>
            </w:r>
            <w:r>
              <w:rPr>
                <w:rStyle w:val="nt"/>
                <w:color w:val="3B78E7"/>
              </w:rPr>
              <w:t>"Dimensions"</w:t>
            </w:r>
            <w:r>
              <w:rPr>
                <w:rStyle w:val="p"/>
                <w:color w:val="37474F"/>
              </w:rPr>
              <w:t>:</w:t>
            </w:r>
            <w:r>
              <w:rPr>
                <w:color w:val="37474F"/>
              </w:rPr>
              <w:t xml:space="preserve"> </w:t>
            </w:r>
            <w:r>
              <w:rPr>
                <w:rStyle w:val="p"/>
                <w:color w:val="37474F"/>
              </w:rPr>
              <w:t>[</w:t>
            </w:r>
          </w:p>
          <w:p w14:paraId="35DC2D83"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5ACACAB0" w14:textId="77777777" w:rsidR="000240B6" w:rsidRDefault="000240B6" w:rsidP="000240B6">
            <w:pPr>
              <w:pStyle w:val="HTMLPreformatted"/>
              <w:textAlignment w:val="top"/>
              <w:rPr>
                <w:color w:val="37474F"/>
              </w:rPr>
            </w:pPr>
            <w:r>
              <w:rPr>
                <w:color w:val="37474F"/>
              </w:rPr>
              <w:t xml:space="preserve">          </w:t>
            </w:r>
            <w:r>
              <w:rPr>
                <w:rStyle w:val="nt"/>
                <w:color w:val="3B78E7"/>
              </w:rPr>
              <w:t>"Name"</w:t>
            </w:r>
            <w:r>
              <w:rPr>
                <w:rStyle w:val="p"/>
                <w:color w:val="37474F"/>
              </w:rPr>
              <w:t>:</w:t>
            </w:r>
            <w:r>
              <w:rPr>
                <w:color w:val="37474F"/>
              </w:rPr>
              <w:t xml:space="preserve"> </w:t>
            </w:r>
            <w:r>
              <w:rPr>
                <w:rStyle w:val="s2"/>
                <w:color w:val="0D904F"/>
              </w:rPr>
              <w:t>"</w:t>
            </w:r>
            <w:proofErr w:type="spellStart"/>
            <w:r>
              <w:rPr>
                <w:rStyle w:val="s2"/>
                <w:color w:val="0D904F"/>
              </w:rPr>
              <w:t>AutoScalingGroupName</w:t>
            </w:r>
            <w:proofErr w:type="spellEnd"/>
            <w:r>
              <w:rPr>
                <w:rStyle w:val="s2"/>
                <w:color w:val="0D904F"/>
              </w:rPr>
              <w:t>"</w:t>
            </w:r>
            <w:r>
              <w:rPr>
                <w:rStyle w:val="p"/>
                <w:color w:val="37474F"/>
              </w:rPr>
              <w:t>,</w:t>
            </w:r>
          </w:p>
          <w:p w14:paraId="30CEA272" w14:textId="77777777" w:rsidR="000240B6" w:rsidRDefault="000240B6" w:rsidP="000240B6">
            <w:pPr>
              <w:pStyle w:val="HTMLPreformatted"/>
              <w:textAlignment w:val="top"/>
              <w:rPr>
                <w:color w:val="37474F"/>
              </w:rPr>
            </w:pPr>
            <w:r>
              <w:rPr>
                <w:color w:val="37474F"/>
              </w:rPr>
              <w:t xml:space="preserve">          </w:t>
            </w:r>
            <w:r>
              <w:rPr>
                <w:rStyle w:val="nt"/>
                <w:color w:val="3B78E7"/>
              </w:rPr>
              <w:t>"Value"</w:t>
            </w:r>
            <w:r>
              <w:rPr>
                <w:rStyle w:val="p"/>
                <w:color w:val="37474F"/>
              </w:rPr>
              <w:t>:</w:t>
            </w:r>
            <w:r>
              <w:rPr>
                <w:color w:val="37474F"/>
              </w:rPr>
              <w:t xml:space="preserve"> </w:t>
            </w:r>
            <w:r>
              <w:rPr>
                <w:rStyle w:val="p"/>
                <w:color w:val="37474F"/>
              </w:rPr>
              <w:t>{</w:t>
            </w:r>
          </w:p>
          <w:p w14:paraId="023AC775" w14:textId="77777777" w:rsidR="000240B6" w:rsidRDefault="000240B6" w:rsidP="000240B6">
            <w:pPr>
              <w:pStyle w:val="HTMLPreformatted"/>
              <w:textAlignment w:val="top"/>
              <w:rPr>
                <w:color w:val="37474F"/>
              </w:rPr>
            </w:pPr>
            <w:r>
              <w:rPr>
                <w:color w:val="37474F"/>
              </w:rPr>
              <w:t xml:space="preserve">            </w:t>
            </w:r>
            <w:r>
              <w:rPr>
                <w:rStyle w:val="nt"/>
                <w:color w:val="3B78E7"/>
              </w:rPr>
              <w:t>"Ref"</w:t>
            </w:r>
            <w:r>
              <w:rPr>
                <w:rStyle w:val="p"/>
                <w:color w:val="37474F"/>
              </w:rPr>
              <w:t>:</w:t>
            </w:r>
            <w:r>
              <w:rPr>
                <w:color w:val="37474F"/>
              </w:rPr>
              <w:t xml:space="preserve"> </w:t>
            </w:r>
            <w:r>
              <w:rPr>
                <w:rStyle w:val="s2"/>
                <w:color w:val="0D904F"/>
              </w:rPr>
              <w:t>"</w:t>
            </w:r>
            <w:proofErr w:type="spellStart"/>
            <w:r>
              <w:rPr>
                <w:rStyle w:val="s2"/>
                <w:color w:val="0D904F"/>
              </w:rPr>
              <w:t>WebServerGroup</w:t>
            </w:r>
            <w:proofErr w:type="spellEnd"/>
            <w:r>
              <w:rPr>
                <w:rStyle w:val="s2"/>
                <w:color w:val="0D904F"/>
              </w:rPr>
              <w:t>"</w:t>
            </w:r>
          </w:p>
          <w:p w14:paraId="24029764"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276A08A"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6BF98401"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5E4A0B34"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ComparisonOperator</w:t>
            </w:r>
            <w:proofErr w:type="spellEnd"/>
            <w:r>
              <w:rPr>
                <w:rStyle w:val="nt"/>
                <w:color w:val="3B78E7"/>
              </w:rPr>
              <w:t>"</w:t>
            </w:r>
            <w:r>
              <w:rPr>
                <w:rStyle w:val="p"/>
                <w:color w:val="37474F"/>
              </w:rPr>
              <w:t>:</w:t>
            </w:r>
            <w:r>
              <w:rPr>
                <w:color w:val="37474F"/>
              </w:rPr>
              <w:t xml:space="preserve"> </w:t>
            </w:r>
            <w:r>
              <w:rPr>
                <w:rStyle w:val="s2"/>
                <w:color w:val="0D904F"/>
              </w:rPr>
              <w:t>"</w:t>
            </w:r>
            <w:proofErr w:type="spellStart"/>
            <w:r>
              <w:rPr>
                <w:rStyle w:val="s2"/>
                <w:color w:val="0D904F"/>
              </w:rPr>
              <w:t>GreaterThanThreshold</w:t>
            </w:r>
            <w:proofErr w:type="spellEnd"/>
            <w:r>
              <w:rPr>
                <w:rStyle w:val="s2"/>
                <w:color w:val="0D904F"/>
              </w:rPr>
              <w:t>"</w:t>
            </w:r>
          </w:p>
          <w:p w14:paraId="599CB902"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6C7269E0" w14:textId="77777777" w:rsidR="000240B6" w:rsidRDefault="000240B6" w:rsidP="000240B6">
            <w:pPr>
              <w:pStyle w:val="HTMLPreformatted"/>
              <w:textAlignment w:val="top"/>
              <w:rPr>
                <w:color w:val="37474F"/>
              </w:rPr>
            </w:pPr>
            <w:r>
              <w:rPr>
                <w:color w:val="37474F"/>
              </w:rPr>
              <w:t xml:space="preserve">  </w:t>
            </w:r>
            <w:r>
              <w:rPr>
                <w:rStyle w:val="p"/>
                <w:color w:val="37474F"/>
              </w:rPr>
              <w:t>}</w:t>
            </w:r>
            <w:r>
              <w:rPr>
                <w:rStyle w:val="err"/>
                <w:color w:val="A61717"/>
              </w:rPr>
              <w:t>,</w:t>
            </w:r>
          </w:p>
          <w:p w14:paraId="7C54A2A5" w14:textId="77777777" w:rsidR="000240B6" w:rsidRDefault="000240B6" w:rsidP="000240B6">
            <w:pPr>
              <w:pStyle w:val="HTMLPreformatted"/>
              <w:textAlignment w:val="top"/>
              <w:rPr>
                <w:color w:val="37474F"/>
              </w:rPr>
            </w:pPr>
            <w:r>
              <w:rPr>
                <w:color w:val="37474F"/>
              </w:rPr>
              <w:t xml:space="preserve">  </w:t>
            </w:r>
            <w:r>
              <w:rPr>
                <w:rStyle w:val="s2"/>
                <w:color w:val="0D904F"/>
              </w:rPr>
              <w:t>"</w:t>
            </w:r>
            <w:proofErr w:type="spellStart"/>
            <w:r>
              <w:rPr>
                <w:rStyle w:val="s2"/>
                <w:color w:val="0D904F"/>
              </w:rPr>
              <w:t>CPUAlarmLow</w:t>
            </w:r>
            <w:proofErr w:type="spellEnd"/>
            <w:r>
              <w:rPr>
                <w:rStyle w:val="s2"/>
                <w:color w:val="0D904F"/>
              </w:rPr>
              <w:t>"</w:t>
            </w:r>
            <w:r>
              <w:rPr>
                <w:rStyle w:val="err"/>
                <w:color w:val="A61717"/>
              </w:rPr>
              <w:t>:</w:t>
            </w:r>
            <w:r>
              <w:rPr>
                <w:color w:val="37474F"/>
              </w:rPr>
              <w:t xml:space="preserve"> </w:t>
            </w:r>
            <w:r>
              <w:rPr>
                <w:rStyle w:val="p"/>
                <w:color w:val="37474F"/>
              </w:rPr>
              <w:t>{</w:t>
            </w:r>
          </w:p>
          <w:p w14:paraId="55F07FE9" w14:textId="77777777" w:rsidR="000240B6" w:rsidRDefault="000240B6" w:rsidP="000240B6">
            <w:pPr>
              <w:pStyle w:val="HTMLPreformatted"/>
              <w:textAlignment w:val="top"/>
              <w:rPr>
                <w:color w:val="37474F"/>
              </w:rPr>
            </w:pPr>
            <w:r>
              <w:rPr>
                <w:color w:val="37474F"/>
              </w:rPr>
              <w:t xml:space="preserve">    </w:t>
            </w:r>
            <w:r>
              <w:rPr>
                <w:rStyle w:val="nt"/>
                <w:color w:val="3B78E7"/>
              </w:rPr>
              <w:t>"Type"</w:t>
            </w:r>
            <w:r>
              <w:rPr>
                <w:rStyle w:val="p"/>
                <w:color w:val="37474F"/>
              </w:rPr>
              <w:t>:</w:t>
            </w:r>
            <w:r>
              <w:rPr>
                <w:color w:val="37474F"/>
              </w:rPr>
              <w:t xml:space="preserve"> </w:t>
            </w:r>
            <w:r>
              <w:rPr>
                <w:rStyle w:val="s2"/>
                <w:color w:val="0D904F"/>
              </w:rPr>
              <w:t>"</w:t>
            </w:r>
            <w:proofErr w:type="gramStart"/>
            <w:r>
              <w:rPr>
                <w:rStyle w:val="s2"/>
                <w:color w:val="0D904F"/>
              </w:rPr>
              <w:t>AWS::</w:t>
            </w:r>
            <w:proofErr w:type="gramEnd"/>
            <w:r>
              <w:rPr>
                <w:rStyle w:val="s2"/>
                <w:color w:val="0D904F"/>
              </w:rPr>
              <w:t>CloudWatch::Alarm"</w:t>
            </w:r>
            <w:r>
              <w:rPr>
                <w:rStyle w:val="p"/>
                <w:color w:val="37474F"/>
              </w:rPr>
              <w:t>,</w:t>
            </w:r>
          </w:p>
          <w:p w14:paraId="0668041C" w14:textId="77777777" w:rsidR="000240B6" w:rsidRDefault="000240B6" w:rsidP="000240B6">
            <w:pPr>
              <w:pStyle w:val="HTMLPreformatted"/>
              <w:textAlignment w:val="top"/>
              <w:rPr>
                <w:color w:val="37474F"/>
              </w:rPr>
            </w:pPr>
            <w:r>
              <w:rPr>
                <w:color w:val="37474F"/>
              </w:rPr>
              <w:t xml:space="preserve">    </w:t>
            </w:r>
            <w:r>
              <w:rPr>
                <w:rStyle w:val="nt"/>
                <w:color w:val="3B78E7"/>
              </w:rPr>
              <w:t>"Properties"</w:t>
            </w:r>
            <w:r>
              <w:rPr>
                <w:rStyle w:val="p"/>
                <w:color w:val="37474F"/>
              </w:rPr>
              <w:t>:</w:t>
            </w:r>
            <w:r>
              <w:rPr>
                <w:color w:val="37474F"/>
              </w:rPr>
              <w:t xml:space="preserve"> </w:t>
            </w:r>
            <w:r>
              <w:rPr>
                <w:rStyle w:val="p"/>
                <w:color w:val="37474F"/>
              </w:rPr>
              <w:t>{</w:t>
            </w:r>
          </w:p>
          <w:p w14:paraId="5F726051"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AlarmDescription</w:t>
            </w:r>
            <w:proofErr w:type="spellEnd"/>
            <w:r>
              <w:rPr>
                <w:rStyle w:val="nt"/>
                <w:color w:val="3B78E7"/>
              </w:rPr>
              <w:t>"</w:t>
            </w:r>
            <w:r>
              <w:rPr>
                <w:rStyle w:val="p"/>
                <w:color w:val="37474F"/>
              </w:rPr>
              <w:t>:</w:t>
            </w:r>
            <w:r>
              <w:rPr>
                <w:color w:val="37474F"/>
              </w:rPr>
              <w:t xml:space="preserve"> </w:t>
            </w:r>
            <w:r>
              <w:rPr>
                <w:rStyle w:val="s2"/>
                <w:color w:val="0D904F"/>
              </w:rPr>
              <w:t>"Scale-down if CPU &lt; 70% for 10 minutes"</w:t>
            </w:r>
            <w:r>
              <w:rPr>
                <w:rStyle w:val="p"/>
                <w:color w:val="37474F"/>
              </w:rPr>
              <w:t>,</w:t>
            </w:r>
          </w:p>
          <w:p w14:paraId="41E5DB77"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MetricName</w:t>
            </w:r>
            <w:proofErr w:type="spellEnd"/>
            <w:r>
              <w:rPr>
                <w:rStyle w:val="nt"/>
                <w:color w:val="3B78E7"/>
              </w:rPr>
              <w:t>"</w:t>
            </w:r>
            <w:r>
              <w:rPr>
                <w:rStyle w:val="p"/>
                <w:color w:val="37474F"/>
              </w:rPr>
              <w:t>:</w:t>
            </w:r>
            <w:r>
              <w:rPr>
                <w:color w:val="37474F"/>
              </w:rPr>
              <w:t xml:space="preserve"> </w:t>
            </w:r>
            <w:r>
              <w:rPr>
                <w:rStyle w:val="s2"/>
                <w:color w:val="0D904F"/>
              </w:rPr>
              <w:t>"</w:t>
            </w:r>
            <w:proofErr w:type="spellStart"/>
            <w:r>
              <w:rPr>
                <w:rStyle w:val="s2"/>
                <w:color w:val="0D904F"/>
              </w:rPr>
              <w:t>CPUUtilization</w:t>
            </w:r>
            <w:proofErr w:type="spellEnd"/>
            <w:r>
              <w:rPr>
                <w:rStyle w:val="s2"/>
                <w:color w:val="0D904F"/>
              </w:rPr>
              <w:t>"</w:t>
            </w:r>
            <w:r>
              <w:rPr>
                <w:rStyle w:val="p"/>
                <w:color w:val="37474F"/>
              </w:rPr>
              <w:t>,</w:t>
            </w:r>
          </w:p>
          <w:p w14:paraId="2A214E7B" w14:textId="77777777" w:rsidR="000240B6" w:rsidRDefault="000240B6" w:rsidP="000240B6">
            <w:pPr>
              <w:pStyle w:val="HTMLPreformatted"/>
              <w:textAlignment w:val="top"/>
              <w:rPr>
                <w:color w:val="37474F"/>
              </w:rPr>
            </w:pPr>
            <w:r>
              <w:rPr>
                <w:color w:val="37474F"/>
              </w:rPr>
              <w:t xml:space="preserve">      </w:t>
            </w:r>
            <w:r>
              <w:rPr>
                <w:rStyle w:val="nt"/>
                <w:color w:val="3B78E7"/>
              </w:rPr>
              <w:t>"Namespace"</w:t>
            </w:r>
            <w:r>
              <w:rPr>
                <w:rStyle w:val="p"/>
                <w:color w:val="37474F"/>
              </w:rPr>
              <w:t>:</w:t>
            </w:r>
            <w:r>
              <w:rPr>
                <w:color w:val="37474F"/>
              </w:rPr>
              <w:t xml:space="preserve"> </w:t>
            </w:r>
            <w:r>
              <w:rPr>
                <w:rStyle w:val="s2"/>
                <w:color w:val="0D904F"/>
              </w:rPr>
              <w:t>"AWS/EC2"</w:t>
            </w:r>
            <w:r>
              <w:rPr>
                <w:rStyle w:val="p"/>
                <w:color w:val="37474F"/>
              </w:rPr>
              <w:t>,</w:t>
            </w:r>
          </w:p>
          <w:p w14:paraId="5ACC8DE3" w14:textId="77777777" w:rsidR="000240B6" w:rsidRDefault="000240B6" w:rsidP="000240B6">
            <w:pPr>
              <w:pStyle w:val="HTMLPreformatted"/>
              <w:textAlignment w:val="top"/>
              <w:rPr>
                <w:color w:val="37474F"/>
              </w:rPr>
            </w:pPr>
            <w:r>
              <w:rPr>
                <w:color w:val="37474F"/>
              </w:rPr>
              <w:t xml:space="preserve">      </w:t>
            </w:r>
            <w:r>
              <w:rPr>
                <w:rStyle w:val="nt"/>
                <w:color w:val="3B78E7"/>
              </w:rPr>
              <w:t>"Statistic"</w:t>
            </w:r>
            <w:r>
              <w:rPr>
                <w:rStyle w:val="p"/>
                <w:color w:val="37474F"/>
              </w:rPr>
              <w:t>:</w:t>
            </w:r>
            <w:r>
              <w:rPr>
                <w:color w:val="37474F"/>
              </w:rPr>
              <w:t xml:space="preserve"> </w:t>
            </w:r>
            <w:r>
              <w:rPr>
                <w:rStyle w:val="s2"/>
                <w:color w:val="0D904F"/>
              </w:rPr>
              <w:t>"Average"</w:t>
            </w:r>
            <w:r>
              <w:rPr>
                <w:rStyle w:val="p"/>
                <w:color w:val="37474F"/>
              </w:rPr>
              <w:t>,</w:t>
            </w:r>
          </w:p>
          <w:p w14:paraId="746C290F" w14:textId="77777777" w:rsidR="000240B6" w:rsidRDefault="000240B6" w:rsidP="000240B6">
            <w:pPr>
              <w:pStyle w:val="HTMLPreformatted"/>
              <w:textAlignment w:val="top"/>
              <w:rPr>
                <w:color w:val="37474F"/>
              </w:rPr>
            </w:pPr>
            <w:r>
              <w:rPr>
                <w:color w:val="37474F"/>
              </w:rPr>
              <w:lastRenderedPageBreak/>
              <w:t xml:space="preserve">      </w:t>
            </w:r>
            <w:r>
              <w:rPr>
                <w:rStyle w:val="nt"/>
                <w:color w:val="3B78E7"/>
              </w:rPr>
              <w:t>"Period"</w:t>
            </w:r>
            <w:r>
              <w:rPr>
                <w:rStyle w:val="p"/>
                <w:color w:val="37474F"/>
              </w:rPr>
              <w:t>:</w:t>
            </w:r>
            <w:r>
              <w:rPr>
                <w:color w:val="37474F"/>
              </w:rPr>
              <w:t xml:space="preserve"> </w:t>
            </w:r>
            <w:r>
              <w:rPr>
                <w:rStyle w:val="s2"/>
                <w:color w:val="0D904F"/>
              </w:rPr>
              <w:t>"300"</w:t>
            </w:r>
            <w:r>
              <w:rPr>
                <w:rStyle w:val="p"/>
                <w:color w:val="37474F"/>
              </w:rPr>
              <w:t>,</w:t>
            </w:r>
          </w:p>
          <w:p w14:paraId="74701E5B"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EvaluationPeriods</w:t>
            </w:r>
            <w:proofErr w:type="spellEnd"/>
            <w:r>
              <w:rPr>
                <w:rStyle w:val="nt"/>
                <w:color w:val="3B78E7"/>
              </w:rPr>
              <w:t>"</w:t>
            </w:r>
            <w:r>
              <w:rPr>
                <w:rStyle w:val="p"/>
                <w:color w:val="37474F"/>
              </w:rPr>
              <w:t>:</w:t>
            </w:r>
            <w:r>
              <w:rPr>
                <w:color w:val="37474F"/>
              </w:rPr>
              <w:t xml:space="preserve"> </w:t>
            </w:r>
            <w:r>
              <w:rPr>
                <w:rStyle w:val="s2"/>
                <w:color w:val="0D904F"/>
              </w:rPr>
              <w:t>"2"</w:t>
            </w:r>
            <w:r>
              <w:rPr>
                <w:rStyle w:val="p"/>
                <w:color w:val="37474F"/>
              </w:rPr>
              <w:t>,</w:t>
            </w:r>
          </w:p>
          <w:p w14:paraId="0C497748" w14:textId="77777777" w:rsidR="000240B6" w:rsidRDefault="000240B6" w:rsidP="000240B6">
            <w:pPr>
              <w:pStyle w:val="HTMLPreformatted"/>
              <w:textAlignment w:val="top"/>
              <w:rPr>
                <w:color w:val="37474F"/>
              </w:rPr>
            </w:pPr>
            <w:r>
              <w:rPr>
                <w:color w:val="37474F"/>
              </w:rPr>
              <w:t xml:space="preserve">      </w:t>
            </w:r>
            <w:r>
              <w:rPr>
                <w:rStyle w:val="nt"/>
                <w:color w:val="3B78E7"/>
              </w:rPr>
              <w:t>"Threshold"</w:t>
            </w:r>
            <w:r>
              <w:rPr>
                <w:rStyle w:val="p"/>
                <w:color w:val="37474F"/>
              </w:rPr>
              <w:t>:</w:t>
            </w:r>
            <w:r>
              <w:rPr>
                <w:color w:val="37474F"/>
              </w:rPr>
              <w:t xml:space="preserve"> </w:t>
            </w:r>
            <w:r>
              <w:rPr>
                <w:rStyle w:val="s2"/>
                <w:color w:val="0D904F"/>
              </w:rPr>
              <w:t>"70"</w:t>
            </w:r>
            <w:r>
              <w:rPr>
                <w:rStyle w:val="p"/>
                <w:color w:val="37474F"/>
              </w:rPr>
              <w:t>,</w:t>
            </w:r>
          </w:p>
          <w:p w14:paraId="7971C01F"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AlarmActions</w:t>
            </w:r>
            <w:proofErr w:type="spellEnd"/>
            <w:r>
              <w:rPr>
                <w:rStyle w:val="nt"/>
                <w:color w:val="3B78E7"/>
              </w:rPr>
              <w:t>"</w:t>
            </w:r>
            <w:r>
              <w:rPr>
                <w:rStyle w:val="p"/>
                <w:color w:val="37474F"/>
              </w:rPr>
              <w:t>:</w:t>
            </w:r>
            <w:r>
              <w:rPr>
                <w:color w:val="37474F"/>
              </w:rPr>
              <w:t xml:space="preserve"> </w:t>
            </w:r>
            <w:r>
              <w:rPr>
                <w:rStyle w:val="p"/>
                <w:color w:val="37474F"/>
              </w:rPr>
              <w:t>[</w:t>
            </w:r>
          </w:p>
          <w:p w14:paraId="1BE46398"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23CD7B4A" w14:textId="77777777" w:rsidR="000240B6" w:rsidRDefault="000240B6" w:rsidP="000240B6">
            <w:pPr>
              <w:pStyle w:val="HTMLPreformatted"/>
              <w:textAlignment w:val="top"/>
              <w:rPr>
                <w:color w:val="37474F"/>
              </w:rPr>
            </w:pPr>
            <w:r>
              <w:rPr>
                <w:color w:val="37474F"/>
              </w:rPr>
              <w:t xml:space="preserve">          </w:t>
            </w:r>
            <w:r>
              <w:rPr>
                <w:rStyle w:val="nt"/>
                <w:color w:val="3B78E7"/>
              </w:rPr>
              <w:t>"Ref"</w:t>
            </w:r>
            <w:r>
              <w:rPr>
                <w:rStyle w:val="p"/>
                <w:color w:val="37474F"/>
              </w:rPr>
              <w:t>:</w:t>
            </w:r>
            <w:r>
              <w:rPr>
                <w:color w:val="37474F"/>
              </w:rPr>
              <w:t xml:space="preserve"> </w:t>
            </w:r>
            <w:r>
              <w:rPr>
                <w:rStyle w:val="s2"/>
                <w:color w:val="0D904F"/>
              </w:rPr>
              <w:t>"</w:t>
            </w:r>
            <w:proofErr w:type="spellStart"/>
            <w:r>
              <w:rPr>
                <w:rStyle w:val="s2"/>
                <w:color w:val="0D904F"/>
              </w:rPr>
              <w:t>WebServerScaleDownPolicy</w:t>
            </w:r>
            <w:proofErr w:type="spellEnd"/>
            <w:r>
              <w:rPr>
                <w:rStyle w:val="s2"/>
                <w:color w:val="0D904F"/>
              </w:rPr>
              <w:t>"</w:t>
            </w:r>
          </w:p>
          <w:p w14:paraId="1CFF7AC9"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10162DA4"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3DE19E08" w14:textId="77777777" w:rsidR="000240B6" w:rsidRDefault="000240B6" w:rsidP="000240B6">
            <w:pPr>
              <w:pStyle w:val="HTMLPreformatted"/>
              <w:textAlignment w:val="top"/>
              <w:rPr>
                <w:color w:val="37474F"/>
              </w:rPr>
            </w:pPr>
            <w:r>
              <w:rPr>
                <w:color w:val="37474F"/>
              </w:rPr>
              <w:t xml:space="preserve">      </w:t>
            </w:r>
            <w:r>
              <w:rPr>
                <w:rStyle w:val="nt"/>
                <w:color w:val="3B78E7"/>
              </w:rPr>
              <w:t>"Dimensions"</w:t>
            </w:r>
            <w:r>
              <w:rPr>
                <w:rStyle w:val="p"/>
                <w:color w:val="37474F"/>
              </w:rPr>
              <w:t>:</w:t>
            </w:r>
            <w:r>
              <w:rPr>
                <w:color w:val="37474F"/>
              </w:rPr>
              <w:t xml:space="preserve"> </w:t>
            </w:r>
            <w:r>
              <w:rPr>
                <w:rStyle w:val="p"/>
                <w:color w:val="37474F"/>
              </w:rPr>
              <w:t>[</w:t>
            </w:r>
          </w:p>
          <w:p w14:paraId="13786E41"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0E2A62D2" w14:textId="77777777" w:rsidR="000240B6" w:rsidRDefault="000240B6" w:rsidP="000240B6">
            <w:pPr>
              <w:pStyle w:val="HTMLPreformatted"/>
              <w:textAlignment w:val="top"/>
              <w:rPr>
                <w:color w:val="37474F"/>
              </w:rPr>
            </w:pPr>
            <w:r>
              <w:rPr>
                <w:color w:val="37474F"/>
              </w:rPr>
              <w:t xml:space="preserve">          </w:t>
            </w:r>
            <w:r>
              <w:rPr>
                <w:rStyle w:val="nt"/>
                <w:color w:val="3B78E7"/>
              </w:rPr>
              <w:t>"Name"</w:t>
            </w:r>
            <w:r>
              <w:rPr>
                <w:rStyle w:val="p"/>
                <w:color w:val="37474F"/>
              </w:rPr>
              <w:t>:</w:t>
            </w:r>
            <w:r>
              <w:rPr>
                <w:color w:val="37474F"/>
              </w:rPr>
              <w:t xml:space="preserve"> </w:t>
            </w:r>
            <w:r>
              <w:rPr>
                <w:rStyle w:val="s2"/>
                <w:color w:val="0D904F"/>
              </w:rPr>
              <w:t>"</w:t>
            </w:r>
            <w:proofErr w:type="spellStart"/>
            <w:r>
              <w:rPr>
                <w:rStyle w:val="s2"/>
                <w:color w:val="0D904F"/>
              </w:rPr>
              <w:t>AutoScalingGroupName</w:t>
            </w:r>
            <w:proofErr w:type="spellEnd"/>
            <w:r>
              <w:rPr>
                <w:rStyle w:val="s2"/>
                <w:color w:val="0D904F"/>
              </w:rPr>
              <w:t>"</w:t>
            </w:r>
            <w:r>
              <w:rPr>
                <w:rStyle w:val="p"/>
                <w:color w:val="37474F"/>
              </w:rPr>
              <w:t>,</w:t>
            </w:r>
          </w:p>
          <w:p w14:paraId="0B1DD667" w14:textId="77777777" w:rsidR="000240B6" w:rsidRDefault="000240B6" w:rsidP="000240B6">
            <w:pPr>
              <w:pStyle w:val="HTMLPreformatted"/>
              <w:textAlignment w:val="top"/>
              <w:rPr>
                <w:color w:val="37474F"/>
              </w:rPr>
            </w:pPr>
            <w:r>
              <w:rPr>
                <w:color w:val="37474F"/>
              </w:rPr>
              <w:t xml:space="preserve">          </w:t>
            </w:r>
            <w:r>
              <w:rPr>
                <w:rStyle w:val="nt"/>
                <w:color w:val="3B78E7"/>
              </w:rPr>
              <w:t>"Value"</w:t>
            </w:r>
            <w:r>
              <w:rPr>
                <w:rStyle w:val="p"/>
                <w:color w:val="37474F"/>
              </w:rPr>
              <w:t>:</w:t>
            </w:r>
            <w:r>
              <w:rPr>
                <w:color w:val="37474F"/>
              </w:rPr>
              <w:t xml:space="preserve"> </w:t>
            </w:r>
            <w:r>
              <w:rPr>
                <w:rStyle w:val="p"/>
                <w:color w:val="37474F"/>
              </w:rPr>
              <w:t>{</w:t>
            </w:r>
          </w:p>
          <w:p w14:paraId="12B6E52B" w14:textId="77777777" w:rsidR="000240B6" w:rsidRDefault="000240B6" w:rsidP="000240B6">
            <w:pPr>
              <w:pStyle w:val="HTMLPreformatted"/>
              <w:textAlignment w:val="top"/>
              <w:rPr>
                <w:color w:val="37474F"/>
              </w:rPr>
            </w:pPr>
            <w:r>
              <w:rPr>
                <w:color w:val="37474F"/>
              </w:rPr>
              <w:t xml:space="preserve">            </w:t>
            </w:r>
            <w:r>
              <w:rPr>
                <w:rStyle w:val="nt"/>
                <w:color w:val="3B78E7"/>
              </w:rPr>
              <w:t>"Ref"</w:t>
            </w:r>
            <w:r>
              <w:rPr>
                <w:rStyle w:val="p"/>
                <w:color w:val="37474F"/>
              </w:rPr>
              <w:t>:</w:t>
            </w:r>
            <w:r>
              <w:rPr>
                <w:color w:val="37474F"/>
              </w:rPr>
              <w:t xml:space="preserve"> </w:t>
            </w:r>
            <w:r>
              <w:rPr>
                <w:rStyle w:val="s2"/>
                <w:color w:val="0D904F"/>
              </w:rPr>
              <w:t>"</w:t>
            </w:r>
            <w:proofErr w:type="spellStart"/>
            <w:r>
              <w:rPr>
                <w:rStyle w:val="s2"/>
                <w:color w:val="0D904F"/>
              </w:rPr>
              <w:t>WebServerGroup</w:t>
            </w:r>
            <w:proofErr w:type="spellEnd"/>
            <w:r>
              <w:rPr>
                <w:rStyle w:val="s2"/>
                <w:color w:val="0D904F"/>
              </w:rPr>
              <w:t>"</w:t>
            </w:r>
          </w:p>
          <w:p w14:paraId="0D825B7F"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5CFCC571"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682F63A1"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7D0E00AF" w14:textId="77777777" w:rsidR="000240B6" w:rsidRDefault="000240B6" w:rsidP="000240B6">
            <w:pPr>
              <w:pStyle w:val="HTMLPreformatted"/>
              <w:textAlignment w:val="top"/>
              <w:rPr>
                <w:color w:val="37474F"/>
              </w:rPr>
            </w:pPr>
            <w:r>
              <w:rPr>
                <w:color w:val="37474F"/>
              </w:rPr>
              <w:t xml:space="preserve">      </w:t>
            </w:r>
            <w:r>
              <w:rPr>
                <w:rStyle w:val="nt"/>
                <w:color w:val="3B78E7"/>
              </w:rPr>
              <w:t>"</w:t>
            </w:r>
            <w:proofErr w:type="spellStart"/>
            <w:r>
              <w:rPr>
                <w:rStyle w:val="nt"/>
                <w:color w:val="3B78E7"/>
              </w:rPr>
              <w:t>ComparisonOperator</w:t>
            </w:r>
            <w:proofErr w:type="spellEnd"/>
            <w:r>
              <w:rPr>
                <w:rStyle w:val="nt"/>
                <w:color w:val="3B78E7"/>
              </w:rPr>
              <w:t>"</w:t>
            </w:r>
            <w:r>
              <w:rPr>
                <w:rStyle w:val="p"/>
                <w:color w:val="37474F"/>
              </w:rPr>
              <w:t>:</w:t>
            </w:r>
            <w:r>
              <w:rPr>
                <w:color w:val="37474F"/>
              </w:rPr>
              <w:t xml:space="preserve"> </w:t>
            </w:r>
            <w:r>
              <w:rPr>
                <w:rStyle w:val="s2"/>
                <w:color w:val="0D904F"/>
              </w:rPr>
              <w:t>"</w:t>
            </w:r>
            <w:proofErr w:type="spellStart"/>
            <w:r>
              <w:rPr>
                <w:rStyle w:val="s2"/>
                <w:color w:val="0D904F"/>
              </w:rPr>
              <w:t>LessThanThreshold</w:t>
            </w:r>
            <w:proofErr w:type="spellEnd"/>
            <w:r>
              <w:rPr>
                <w:rStyle w:val="s2"/>
                <w:color w:val="0D904F"/>
              </w:rPr>
              <w:t>"</w:t>
            </w:r>
          </w:p>
          <w:p w14:paraId="1D3D3AAE"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5100D77D" w14:textId="77777777" w:rsidR="000240B6" w:rsidRDefault="000240B6" w:rsidP="000240B6">
            <w:pPr>
              <w:pStyle w:val="HTMLPreformatted"/>
              <w:textAlignment w:val="top"/>
              <w:rPr>
                <w:color w:val="37474F"/>
              </w:rPr>
            </w:pPr>
            <w:r>
              <w:rPr>
                <w:color w:val="37474F"/>
              </w:rPr>
              <w:t xml:space="preserve">  </w:t>
            </w:r>
            <w:r>
              <w:rPr>
                <w:rStyle w:val="p"/>
                <w:color w:val="37474F"/>
              </w:rPr>
              <w:t>}</w:t>
            </w:r>
          </w:p>
          <w:p w14:paraId="2857ABAE" w14:textId="77777777" w:rsidR="000240B6" w:rsidRDefault="000240B6"/>
        </w:tc>
      </w:tr>
    </w:tbl>
    <w:p w14:paraId="38C5F3CB"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lastRenderedPageBreak/>
        <w:t>Setup Application Load Balancer For Your Web Application</w:t>
      </w:r>
      <w:hyperlink r:id="rId475" w:anchor="setup-application-load-balancer-for-your-web-application" w:tooltip="Permanent link" w:history="1">
        <w:r>
          <w:rPr>
            <w:rStyle w:val="Hyperlink"/>
            <w:rFonts w:ascii="Helvetica Neue" w:hAnsi="Helvetica Neue"/>
            <w:b w:val="0"/>
            <w:bCs w:val="0"/>
            <w:spacing w:val="-2"/>
            <w:u w:val="none"/>
          </w:rPr>
          <w:t>¶</w:t>
        </w:r>
      </w:hyperlink>
    </w:p>
    <w:p w14:paraId="1D26907C" w14:textId="77777777" w:rsidR="000240B6" w:rsidRDefault="000240B6" w:rsidP="0047624C">
      <w:pPr>
        <w:numPr>
          <w:ilvl w:val="0"/>
          <w:numId w:val="148"/>
        </w:numPr>
        <w:spacing w:before="100" w:beforeAutospacing="1" w:after="120"/>
        <w:ind w:left="450"/>
        <w:rPr>
          <w:rFonts w:ascii="Helvetica Neue" w:hAnsi="Helvetica Neue"/>
        </w:rPr>
      </w:pPr>
      <w:r>
        <w:rPr>
          <w:rFonts w:ascii="Helvetica Neue" w:hAnsi="Helvetica Neue"/>
        </w:rPr>
        <w:t>EC2 instances launched in the auto-scaling group should now be load balanced.</w:t>
      </w:r>
    </w:p>
    <w:p w14:paraId="6B81A170" w14:textId="77777777" w:rsidR="000240B6" w:rsidRDefault="000240B6" w:rsidP="0047624C">
      <w:pPr>
        <w:numPr>
          <w:ilvl w:val="0"/>
          <w:numId w:val="148"/>
        </w:numPr>
        <w:spacing w:before="100" w:beforeAutospacing="1" w:after="120"/>
        <w:ind w:left="450"/>
        <w:rPr>
          <w:rFonts w:ascii="Helvetica Neue" w:hAnsi="Helvetica Neue"/>
        </w:rPr>
      </w:pPr>
      <w:r>
        <w:rPr>
          <w:rFonts w:ascii="Helvetica Neue" w:hAnsi="Helvetica Neue"/>
        </w:rPr>
        <w:t>Add load balancing resource to your Terraform template.</w:t>
      </w:r>
    </w:p>
    <w:p w14:paraId="671B2EF6" w14:textId="77777777" w:rsidR="000240B6" w:rsidRDefault="000240B6" w:rsidP="0047624C">
      <w:pPr>
        <w:numPr>
          <w:ilvl w:val="0"/>
          <w:numId w:val="148"/>
        </w:numPr>
        <w:spacing w:before="100" w:beforeAutospacing="1" w:after="120"/>
        <w:ind w:left="450"/>
        <w:rPr>
          <w:rFonts w:ascii="Helvetica Neue" w:hAnsi="Helvetica Neue"/>
        </w:rPr>
      </w:pPr>
      <w:r>
        <w:rPr>
          <w:rFonts w:ascii="Helvetica Neue" w:hAnsi="Helvetica Neue"/>
        </w:rPr>
        <w:t>Route53 resource record for your domain name should now be an alias for your load balancer application.</w:t>
      </w:r>
    </w:p>
    <w:p w14:paraId="18E57527" w14:textId="77777777" w:rsidR="000240B6" w:rsidRDefault="000240B6" w:rsidP="0047624C">
      <w:pPr>
        <w:numPr>
          <w:ilvl w:val="0"/>
          <w:numId w:val="148"/>
        </w:numPr>
        <w:spacing w:before="100" w:beforeAutospacing="1" w:after="120"/>
        <w:ind w:left="450"/>
        <w:rPr>
          <w:rFonts w:ascii="Helvetica Neue" w:hAnsi="Helvetica Neue"/>
        </w:rPr>
      </w:pPr>
      <w:r>
        <w:rPr>
          <w:rFonts w:ascii="Helvetica Neue" w:hAnsi="Helvetica Neue"/>
        </w:rPr>
        <w:t xml:space="preserve">Update </w:t>
      </w:r>
      <w:proofErr w:type="spellStart"/>
      <w:r>
        <w:rPr>
          <w:rFonts w:ascii="Helvetica Neue" w:hAnsi="Helvetica Neue"/>
        </w:rPr>
        <w:t>CodeDeploy</w:t>
      </w:r>
      <w:proofErr w:type="spellEnd"/>
      <w:r>
        <w:rPr>
          <w:rFonts w:ascii="Helvetica Neue" w:hAnsi="Helvetica Neue"/>
        </w:rPr>
        <w:t xml:space="preserve"> so that code changes can be deployed to all instances.</w:t>
      </w:r>
    </w:p>
    <w:p w14:paraId="35CC0E38" w14:textId="77777777" w:rsidR="000240B6" w:rsidRDefault="000240B6" w:rsidP="0047624C">
      <w:pPr>
        <w:numPr>
          <w:ilvl w:val="0"/>
          <w:numId w:val="148"/>
        </w:numPr>
        <w:spacing w:before="100" w:beforeAutospacing="1" w:after="120"/>
        <w:ind w:left="450"/>
        <w:rPr>
          <w:rFonts w:ascii="Helvetica Neue" w:hAnsi="Helvetica Neue"/>
        </w:rPr>
      </w:pPr>
      <w:r>
        <w:rPr>
          <w:rFonts w:ascii="Helvetica Neue" w:hAnsi="Helvetica Neue"/>
        </w:rPr>
        <w:t>Setup Application load balancer to accept HTTPS traffic and forward it to your application instances.</w:t>
      </w:r>
    </w:p>
    <w:p w14:paraId="704A44E5" w14:textId="77777777" w:rsidR="000240B6" w:rsidRDefault="000240B6" w:rsidP="0047624C">
      <w:pPr>
        <w:numPr>
          <w:ilvl w:val="0"/>
          <w:numId w:val="148"/>
        </w:numPr>
        <w:spacing w:before="100" w:beforeAutospacing="1"/>
        <w:ind w:left="450"/>
        <w:rPr>
          <w:rFonts w:ascii="Helvetica Neue" w:hAnsi="Helvetica Neue"/>
        </w:rPr>
      </w:pPr>
      <w:r>
        <w:rPr>
          <w:rFonts w:ascii="Helvetica Neue" w:hAnsi="Helvetica Neue"/>
        </w:rPr>
        <w:t>Load balancer should not respond to any HTTP requests.</w:t>
      </w:r>
    </w:p>
    <w:p w14:paraId="6C41FB20"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Securing Infrastructure with SSL Certificates</w:t>
      </w:r>
      <w:hyperlink r:id="rId476" w:anchor="securing-infrastructure-with-ssl-certificates" w:tooltip="Permanent link" w:history="1">
        <w:r>
          <w:rPr>
            <w:rStyle w:val="Hyperlink"/>
            <w:rFonts w:ascii="Helvetica Neue" w:hAnsi="Helvetica Neue"/>
            <w:b w:val="0"/>
            <w:bCs w:val="0"/>
            <w:spacing w:val="-2"/>
            <w:u w:val="none"/>
          </w:rPr>
          <w:t>¶</w:t>
        </w:r>
      </w:hyperlink>
    </w:p>
    <w:p w14:paraId="3A4BF73B" w14:textId="77777777" w:rsidR="000240B6" w:rsidRDefault="000240B6" w:rsidP="0047624C">
      <w:pPr>
        <w:numPr>
          <w:ilvl w:val="0"/>
          <w:numId w:val="149"/>
        </w:numPr>
        <w:spacing w:before="100" w:beforeAutospacing="1" w:after="120"/>
        <w:ind w:left="450"/>
        <w:rPr>
          <w:rFonts w:ascii="Helvetica Neue" w:hAnsi="Helvetica Neue"/>
        </w:rPr>
      </w:pPr>
      <w:r>
        <w:rPr>
          <w:rFonts w:ascii="Helvetica Neue" w:hAnsi="Helvetica Neue"/>
        </w:rPr>
        <w:t>Configure your load balancer to use SSL (Secure Sockets Layer) certificate to protect your web application. Update Terraform template as required.</w:t>
      </w:r>
    </w:p>
    <w:p w14:paraId="0F586EF9" w14:textId="77777777" w:rsidR="000240B6" w:rsidRDefault="000240B6" w:rsidP="0047624C">
      <w:pPr>
        <w:numPr>
          <w:ilvl w:val="0"/>
          <w:numId w:val="149"/>
        </w:numPr>
        <w:spacing w:before="100" w:beforeAutospacing="1" w:after="120"/>
        <w:ind w:left="450"/>
        <w:rPr>
          <w:rFonts w:ascii="Helvetica Neue" w:hAnsi="Helvetica Neue"/>
        </w:rPr>
      </w:pPr>
      <w:r>
        <w:rPr>
          <w:rFonts w:ascii="Helvetica Neue" w:hAnsi="Helvetica Neue"/>
        </w:rPr>
        <w:t>You can get SSL certificates using </w:t>
      </w:r>
      <w:hyperlink r:id="rId477" w:history="1">
        <w:r>
          <w:rPr>
            <w:rStyle w:val="Hyperlink"/>
            <w:rFonts w:ascii="Helvetica Neue" w:hAnsi="Helvetica Neue"/>
            <w:color w:val="2196F3"/>
            <w:u w:val="none"/>
          </w:rPr>
          <w:t>AWS Certificate Manager</w:t>
        </w:r>
      </w:hyperlink>
      <w:r>
        <w:rPr>
          <w:rFonts w:ascii="Helvetica Neue" w:hAnsi="Helvetica Neue"/>
        </w:rPr>
        <w:t> which might be easiest way to get the certificates and set them up.</w:t>
      </w:r>
    </w:p>
    <w:p w14:paraId="4EA60672" w14:textId="77777777" w:rsidR="000240B6" w:rsidRDefault="000240B6" w:rsidP="0047624C">
      <w:pPr>
        <w:numPr>
          <w:ilvl w:val="0"/>
          <w:numId w:val="149"/>
        </w:numPr>
        <w:spacing w:before="100" w:beforeAutospacing="1" w:after="120"/>
        <w:ind w:left="450"/>
        <w:rPr>
          <w:rFonts w:ascii="Helvetica Neue" w:hAnsi="Helvetica Neue"/>
        </w:rPr>
      </w:pPr>
      <w:hyperlink r:id="rId478" w:history="1">
        <w:r>
          <w:rPr>
            <w:rStyle w:val="Hyperlink"/>
            <w:rFonts w:ascii="Helvetica Neue" w:hAnsi="Helvetica Neue"/>
            <w:color w:val="2196F3"/>
            <w:u w:val="none"/>
          </w:rPr>
          <w:t>Namecheap</w:t>
        </w:r>
      </w:hyperlink>
      <w:r>
        <w:rPr>
          <w:rFonts w:ascii="Helvetica Neue" w:hAnsi="Helvetica Neue"/>
        </w:rPr>
        <w:t xml:space="preserve"> offers </w:t>
      </w:r>
      <w:proofErr w:type="gramStart"/>
      <w:r>
        <w:rPr>
          <w:rFonts w:ascii="Helvetica Neue" w:hAnsi="Helvetica Neue"/>
        </w:rPr>
        <w:t>one year</w:t>
      </w:r>
      <w:proofErr w:type="gramEnd"/>
      <w:r>
        <w:rPr>
          <w:rFonts w:ascii="Helvetica Neue" w:hAnsi="Helvetica Neue"/>
        </w:rPr>
        <w:t xml:space="preserve"> SSL certificate for free with </w:t>
      </w:r>
      <w:proofErr w:type="spellStart"/>
      <w:r>
        <w:rPr>
          <w:rFonts w:ascii="Helvetica Neue" w:hAnsi="Helvetica Neue"/>
        </w:rPr>
        <w:fldChar w:fldCharType="begin"/>
      </w:r>
      <w:r>
        <w:rPr>
          <w:rFonts w:ascii="Helvetica Neue" w:hAnsi="Helvetica Neue"/>
        </w:rPr>
        <w:instrText xml:space="preserve"> HYPERLINK "https://education.github.com/pack" </w:instrText>
      </w:r>
      <w:r>
        <w:rPr>
          <w:rFonts w:ascii="Helvetica Neue" w:hAnsi="Helvetica Neue"/>
        </w:rPr>
        <w:fldChar w:fldCharType="separate"/>
      </w:r>
      <w:r>
        <w:rPr>
          <w:rStyle w:val="Hyperlink"/>
          <w:rFonts w:ascii="Helvetica Neue" w:hAnsi="Helvetica Neue"/>
          <w:color w:val="2196F3"/>
          <w:u w:val="none"/>
        </w:rPr>
        <w:t>Github</w:t>
      </w:r>
      <w:proofErr w:type="spellEnd"/>
      <w:r>
        <w:rPr>
          <w:rStyle w:val="Hyperlink"/>
          <w:rFonts w:ascii="Helvetica Neue" w:hAnsi="Helvetica Neue"/>
          <w:color w:val="2196F3"/>
          <w:u w:val="none"/>
        </w:rPr>
        <w:t xml:space="preserve"> Student Developer pack</w:t>
      </w:r>
      <w:r>
        <w:rPr>
          <w:rFonts w:ascii="Helvetica Neue" w:hAnsi="Helvetica Neue"/>
        </w:rPr>
        <w:fldChar w:fldCharType="end"/>
      </w:r>
      <w:r>
        <w:rPr>
          <w:rFonts w:ascii="Helvetica Neue" w:hAnsi="Helvetica Neue"/>
        </w:rPr>
        <w:t>.</w:t>
      </w:r>
    </w:p>
    <w:p w14:paraId="525221E6" w14:textId="77777777" w:rsidR="000240B6" w:rsidRDefault="000240B6" w:rsidP="0047624C">
      <w:pPr>
        <w:numPr>
          <w:ilvl w:val="0"/>
          <w:numId w:val="149"/>
        </w:numPr>
        <w:spacing w:before="100" w:beforeAutospacing="1"/>
        <w:ind w:left="450"/>
        <w:rPr>
          <w:rFonts w:ascii="Helvetica Neue" w:hAnsi="Helvetica Neue"/>
        </w:rPr>
      </w:pPr>
      <w:r>
        <w:rPr>
          <w:rFonts w:ascii="Helvetica Neue" w:hAnsi="Helvetica Neue"/>
        </w:rPr>
        <w:t>You can also get SSL certificates for free from </w:t>
      </w:r>
      <w:hyperlink r:id="rId479" w:history="1">
        <w:r>
          <w:rPr>
            <w:rStyle w:val="Hyperlink"/>
            <w:rFonts w:ascii="Helvetica Neue" w:hAnsi="Helvetica Neue"/>
            <w:color w:val="2196F3"/>
            <w:u w:val="none"/>
          </w:rPr>
          <w:t>Let’s Encrypt</w:t>
        </w:r>
      </w:hyperlink>
      <w:r>
        <w:rPr>
          <w:rFonts w:ascii="Helvetica Neue" w:hAnsi="Helvetica Neue"/>
        </w:rPr>
        <w:t>.</w:t>
      </w:r>
    </w:p>
    <w:p w14:paraId="33EB5045"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DNS Update</w:t>
      </w:r>
      <w:hyperlink r:id="rId480" w:anchor="dns-update" w:tooltip="Permanent link" w:history="1">
        <w:r>
          <w:rPr>
            <w:rStyle w:val="Hyperlink"/>
            <w:rFonts w:ascii="Helvetica Neue" w:hAnsi="Helvetica Neue"/>
            <w:b w:val="0"/>
            <w:bCs w:val="0"/>
            <w:spacing w:val="-2"/>
            <w:u w:val="none"/>
          </w:rPr>
          <w:t>¶</w:t>
        </w:r>
      </w:hyperlink>
    </w:p>
    <w:p w14:paraId="65732721" w14:textId="77777777" w:rsidR="000240B6" w:rsidRDefault="000240B6" w:rsidP="0047624C">
      <w:pPr>
        <w:numPr>
          <w:ilvl w:val="0"/>
          <w:numId w:val="150"/>
        </w:numPr>
        <w:spacing w:before="100" w:beforeAutospacing="1" w:after="120"/>
        <w:ind w:left="450"/>
        <w:rPr>
          <w:rFonts w:ascii="Helvetica Neue" w:hAnsi="Helvetica Neue"/>
        </w:rPr>
      </w:pPr>
      <w:r>
        <w:rPr>
          <w:rFonts w:ascii="Helvetica Neue" w:hAnsi="Helvetica Neue"/>
        </w:rPr>
        <w:lastRenderedPageBreak/>
        <w:t>Your Terraform template should configure Route53 so that your domain points to your load balancer and your web application is accessible thru </w:t>
      </w:r>
      <w:hyperlink r:id="rId481" w:history="1">
        <w:r>
          <w:rPr>
            <w:rStyle w:val="Hyperlink"/>
            <w:rFonts w:ascii="Helvetica Neue" w:hAnsi="Helvetica Neue"/>
            <w:b/>
            <w:bCs/>
            <w:color w:val="2196F3"/>
            <w:u w:val="none"/>
          </w:rPr>
          <w:t>https://your-domain-name.tld/</w:t>
        </w:r>
      </w:hyperlink>
      <w:r>
        <w:rPr>
          <w:rFonts w:ascii="Helvetica Neue" w:hAnsi="Helvetica Neue"/>
        </w:rPr>
        <w:t>.</w:t>
      </w:r>
    </w:p>
    <w:p w14:paraId="0DB10272" w14:textId="77777777" w:rsidR="000240B6" w:rsidRDefault="000240B6" w:rsidP="0047624C">
      <w:pPr>
        <w:numPr>
          <w:ilvl w:val="0"/>
          <w:numId w:val="150"/>
        </w:numPr>
        <w:spacing w:before="100" w:beforeAutospacing="1"/>
        <w:ind w:left="450"/>
        <w:rPr>
          <w:rFonts w:ascii="Helvetica Neue" w:hAnsi="Helvetica Neue"/>
        </w:rPr>
      </w:pPr>
      <w:r>
        <w:rPr>
          <w:rFonts w:ascii="Helvetica Neue" w:hAnsi="Helvetica Neue"/>
        </w:rPr>
        <w:t>Your application must be accessible using root context i.e. </w:t>
      </w:r>
      <w:hyperlink r:id="rId482" w:history="1">
        <w:r>
          <w:rPr>
            <w:rStyle w:val="Hyperlink"/>
            <w:rFonts w:ascii="Helvetica Neue" w:hAnsi="Helvetica Neue"/>
            <w:b/>
            <w:bCs/>
            <w:color w:val="2196F3"/>
            <w:u w:val="none"/>
          </w:rPr>
          <w:t>https://your-domain-name.tld/</w:t>
        </w:r>
      </w:hyperlink>
      <w:r>
        <w:rPr>
          <w:rFonts w:ascii="Helvetica Neue" w:hAnsi="Helvetica Neue"/>
        </w:rPr>
        <w:t> and not </w:t>
      </w:r>
      <w:hyperlink r:id="rId483" w:history="1">
        <w:r>
          <w:rPr>
            <w:rStyle w:val="Hyperlink"/>
            <w:rFonts w:ascii="Helvetica Neue" w:hAnsi="Helvetica Neue"/>
            <w:b/>
            <w:bCs/>
            <w:color w:val="2196F3"/>
            <w:u w:val="none"/>
          </w:rPr>
          <w:t>https://your-domain-name.tld/app-0.1/</w:t>
        </w:r>
      </w:hyperlink>
    </w:p>
    <w:p w14:paraId="5AB780A4"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Web Application Firewall</w:t>
      </w:r>
      <w:hyperlink r:id="rId484" w:anchor="web-application-firewall" w:tooltip="Permanent link" w:history="1">
        <w:r>
          <w:rPr>
            <w:rStyle w:val="Hyperlink"/>
            <w:rFonts w:ascii="Helvetica Neue" w:hAnsi="Helvetica Neue"/>
            <w:b w:val="0"/>
            <w:bCs w:val="0"/>
            <w:spacing w:val="-2"/>
            <w:u w:val="none"/>
          </w:rPr>
          <w:t>¶</w:t>
        </w:r>
      </w:hyperlink>
    </w:p>
    <w:p w14:paraId="4CCEFA61" w14:textId="77777777" w:rsidR="000240B6" w:rsidRDefault="000240B6" w:rsidP="000240B6">
      <w:pPr>
        <w:pStyle w:val="admonition-title"/>
        <w:rPr>
          <w:rFonts w:ascii="Helvetica Neue" w:hAnsi="Helvetica Neue"/>
          <w:b/>
          <w:bCs/>
        </w:rPr>
      </w:pPr>
      <w:r>
        <w:rPr>
          <w:rFonts w:ascii="Helvetica Neue" w:hAnsi="Helvetica Neue"/>
          <w:b/>
          <w:bCs/>
        </w:rPr>
        <w:t>Note</w:t>
      </w:r>
    </w:p>
    <w:p w14:paraId="3B683D2C" w14:textId="77777777" w:rsidR="000240B6" w:rsidRDefault="000240B6" w:rsidP="000240B6">
      <w:pPr>
        <w:pStyle w:val="NormalWeb"/>
        <w:rPr>
          <w:rFonts w:ascii="Helvetica Neue" w:hAnsi="Helvetica Neue"/>
        </w:rPr>
      </w:pPr>
      <w:r>
        <w:rPr>
          <w:rFonts w:ascii="Helvetica Neue" w:hAnsi="Helvetica Neue"/>
        </w:rPr>
        <w:t>Covered in next lecture.</w:t>
      </w:r>
    </w:p>
    <w:p w14:paraId="28FF83F9" w14:textId="77777777" w:rsidR="000240B6" w:rsidRDefault="000240B6" w:rsidP="0047624C">
      <w:pPr>
        <w:numPr>
          <w:ilvl w:val="0"/>
          <w:numId w:val="151"/>
        </w:numPr>
        <w:spacing w:before="100" w:beforeAutospacing="1" w:after="120"/>
        <w:ind w:left="450"/>
        <w:rPr>
          <w:rFonts w:ascii="Helvetica Neue" w:hAnsi="Helvetica Neue"/>
        </w:rPr>
      </w:pPr>
      <w:r>
        <w:rPr>
          <w:rFonts w:ascii="Helvetica Neue" w:hAnsi="Helvetica Neue"/>
        </w:rPr>
        <w:t>Deploy </w:t>
      </w:r>
      <w:hyperlink r:id="rId485" w:history="1">
        <w:r>
          <w:rPr>
            <w:rStyle w:val="Hyperlink"/>
            <w:rFonts w:ascii="Helvetica Neue" w:hAnsi="Helvetica Neue"/>
            <w:color w:val="2196F3"/>
            <w:u w:val="none"/>
          </w:rPr>
          <w:t>AWS WAF</w:t>
        </w:r>
      </w:hyperlink>
      <w:r>
        <w:rPr>
          <w:rFonts w:ascii="Helvetica Neue" w:hAnsi="Helvetica Neue"/>
        </w:rPr>
        <w:t> to the Application Load Balancer (ALB) that fronts your web servers running on EC2.</w:t>
      </w:r>
    </w:p>
    <w:p w14:paraId="6D76A9C4" w14:textId="77777777" w:rsidR="000240B6" w:rsidRDefault="000240B6" w:rsidP="0047624C">
      <w:pPr>
        <w:numPr>
          <w:ilvl w:val="0"/>
          <w:numId w:val="151"/>
        </w:numPr>
        <w:spacing w:before="100" w:beforeAutospacing="1" w:after="120"/>
        <w:ind w:left="450"/>
        <w:rPr>
          <w:rFonts w:ascii="Helvetica Neue" w:hAnsi="Helvetica Neue"/>
        </w:rPr>
      </w:pPr>
      <w:r>
        <w:rPr>
          <w:rFonts w:ascii="Helvetica Neue" w:hAnsi="Helvetica Neue"/>
        </w:rPr>
        <w:t>Use AWS WAF to </w:t>
      </w:r>
      <w:hyperlink r:id="rId486" w:history="1">
        <w:r>
          <w:rPr>
            <w:rStyle w:val="Hyperlink"/>
            <w:rFonts w:ascii="Helvetica Neue" w:hAnsi="Helvetica Neue"/>
            <w:color w:val="2196F3"/>
            <w:u w:val="none"/>
          </w:rPr>
          <w:t>Mitigate OWASP’s Top 10 Web Application Vulnerabilities</w:t>
        </w:r>
      </w:hyperlink>
      <w:r>
        <w:rPr>
          <w:rFonts w:ascii="Helvetica Neue" w:hAnsi="Helvetica Neue"/>
        </w:rPr>
        <w:t>.</w:t>
      </w:r>
    </w:p>
    <w:p w14:paraId="7C5BBAE3" w14:textId="77777777" w:rsidR="000240B6" w:rsidRDefault="000240B6" w:rsidP="0047624C">
      <w:pPr>
        <w:numPr>
          <w:ilvl w:val="0"/>
          <w:numId w:val="151"/>
        </w:numPr>
        <w:spacing w:before="100" w:beforeAutospacing="1"/>
        <w:ind w:left="450"/>
        <w:rPr>
          <w:rFonts w:ascii="Helvetica Neue" w:hAnsi="Helvetica Neue"/>
        </w:rPr>
      </w:pPr>
      <w:r>
        <w:rPr>
          <w:rFonts w:ascii="Helvetica Neue" w:hAnsi="Helvetica Neue"/>
        </w:rPr>
        <w:t xml:space="preserve">All WAF resources and web security rules should be added to your application </w:t>
      </w:r>
      <w:proofErr w:type="spellStart"/>
      <w:r>
        <w:rPr>
          <w:rFonts w:ascii="Helvetica Neue" w:hAnsi="Helvetica Neue"/>
        </w:rPr>
        <w:t>cloudformation</w:t>
      </w:r>
      <w:proofErr w:type="spellEnd"/>
      <w:r>
        <w:rPr>
          <w:rFonts w:ascii="Helvetica Neue" w:hAnsi="Helvetica Neue"/>
        </w:rPr>
        <w:t xml:space="preserve"> stack.</w:t>
      </w:r>
    </w:p>
    <w:p w14:paraId="661D8BE0"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Create JMeter Load Testing Script</w:t>
      </w:r>
      <w:hyperlink r:id="rId487" w:anchor="create-jmeter-load-testing-script" w:tooltip="Permanent link" w:history="1">
        <w:r>
          <w:rPr>
            <w:rStyle w:val="Hyperlink"/>
            <w:rFonts w:ascii="Helvetica Neue" w:hAnsi="Helvetica Neue"/>
            <w:b w:val="0"/>
            <w:bCs w:val="0"/>
            <w:spacing w:val="-2"/>
            <w:u w:val="none"/>
          </w:rPr>
          <w:t>¶</w:t>
        </w:r>
      </w:hyperlink>
    </w:p>
    <w:p w14:paraId="168C027E" w14:textId="77777777" w:rsidR="000240B6" w:rsidRDefault="000240B6" w:rsidP="000240B6">
      <w:pPr>
        <w:pStyle w:val="NormalWeb"/>
        <w:spacing w:before="0" w:beforeAutospacing="0" w:after="0" w:afterAutospacing="0"/>
        <w:rPr>
          <w:rFonts w:ascii="Helvetica Neue" w:hAnsi="Helvetica Neue"/>
        </w:rPr>
      </w:pPr>
      <w:r>
        <w:rPr>
          <w:rFonts w:ascii="Helvetica Neue" w:hAnsi="Helvetica Neue"/>
        </w:rPr>
        <w:t>Using </w:t>
      </w:r>
      <w:hyperlink r:id="rId488" w:history="1">
        <w:r>
          <w:rPr>
            <w:rStyle w:val="Hyperlink"/>
            <w:rFonts w:ascii="Helvetica Neue" w:hAnsi="Helvetica Neue"/>
            <w:color w:val="2196F3"/>
            <w:u w:val="none"/>
          </w:rPr>
          <w:t>Apache JMeter</w:t>
        </w:r>
      </w:hyperlink>
      <w:r>
        <w:rPr>
          <w:rFonts w:ascii="Helvetica Neue" w:hAnsi="Helvetica Neue"/>
        </w:rPr>
        <w:t> create tests that can be run against your application APIs. Your JMeter tests need to make </w:t>
      </w:r>
      <w:r>
        <w:rPr>
          <w:rStyle w:val="err"/>
          <w:rFonts w:ascii="Courier New" w:hAnsi="Courier New" w:cs="Courier New"/>
          <w:color w:val="A61717"/>
          <w:sz w:val="20"/>
          <w:szCs w:val="20"/>
        </w:rPr>
        <w:t>500</w:t>
      </w:r>
      <w:r>
        <w:rPr>
          <w:rFonts w:ascii="Helvetica Neue" w:hAnsi="Helvetica Neue"/>
        </w:rPr>
        <w:t> concurrent API calls to your application to create recipes. All recipes can be created under a single user account and the user account itself can be created via API call made outside of JMeter. Configure the test to run in a loop.</w:t>
      </w:r>
    </w:p>
    <w:p w14:paraId="144867C1" w14:textId="77777777" w:rsidR="000240B6" w:rsidRDefault="000240B6" w:rsidP="000240B6">
      <w:pPr>
        <w:pStyle w:val="NormalWeb"/>
        <w:spacing w:before="240" w:beforeAutospacing="0" w:after="240" w:afterAutospacing="0"/>
        <w:rPr>
          <w:rFonts w:ascii="Helvetica Neue" w:hAnsi="Helvetica Neue"/>
        </w:rPr>
      </w:pPr>
      <w:r>
        <w:rPr>
          <w:rFonts w:ascii="Helvetica Neue" w:hAnsi="Helvetica Neue"/>
        </w:rPr>
        <w:t>Your JMeter tests should be stored in your application GitHub repository.</w:t>
      </w:r>
    </w:p>
    <w:p w14:paraId="38C111A2"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Documentation</w:t>
      </w:r>
      <w:hyperlink r:id="rId489" w:anchor="documentation" w:tooltip="Permanent link" w:history="1">
        <w:r>
          <w:rPr>
            <w:rStyle w:val="Hyperlink"/>
            <w:rFonts w:ascii="Helvetica Neue" w:hAnsi="Helvetica Neue"/>
            <w:b w:val="0"/>
            <w:bCs w:val="0"/>
            <w:spacing w:val="-2"/>
            <w:u w:val="none"/>
          </w:rPr>
          <w:t>¶</w:t>
        </w:r>
      </w:hyperlink>
    </w:p>
    <w:p w14:paraId="61CE485E"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JMeter</w:t>
      </w:r>
      <w:hyperlink r:id="rId490" w:anchor="jmeter" w:tooltip="Permanent link" w:history="1">
        <w:r>
          <w:rPr>
            <w:rStyle w:val="Hyperlink"/>
            <w:rFonts w:ascii="Helvetica Neue" w:hAnsi="Helvetica Neue"/>
            <w:b w:val="0"/>
            <w:bCs w:val="0"/>
            <w:spacing w:val="-2"/>
            <w:u w:val="none"/>
          </w:rPr>
          <w:t>¶</w:t>
        </w:r>
      </w:hyperlink>
    </w:p>
    <w:p w14:paraId="41BB3A28" w14:textId="77777777" w:rsidR="000240B6" w:rsidRDefault="000240B6" w:rsidP="0047624C">
      <w:pPr>
        <w:numPr>
          <w:ilvl w:val="0"/>
          <w:numId w:val="152"/>
        </w:numPr>
        <w:spacing w:before="100" w:beforeAutospacing="1" w:after="120"/>
        <w:ind w:left="450"/>
        <w:rPr>
          <w:rFonts w:ascii="Helvetica Neue" w:hAnsi="Helvetica Neue"/>
        </w:rPr>
      </w:pPr>
      <w:hyperlink r:id="rId491" w:history="1">
        <w:r>
          <w:rPr>
            <w:rStyle w:val="Hyperlink"/>
            <w:rFonts w:ascii="Helvetica Neue" w:hAnsi="Helvetica Neue"/>
            <w:color w:val="2196F3"/>
            <w:u w:val="none"/>
          </w:rPr>
          <w:t>JMeter User Manual</w:t>
        </w:r>
      </w:hyperlink>
    </w:p>
    <w:p w14:paraId="46B2DB9C" w14:textId="77777777" w:rsidR="000240B6" w:rsidRDefault="000240B6" w:rsidP="0047624C">
      <w:pPr>
        <w:numPr>
          <w:ilvl w:val="0"/>
          <w:numId w:val="152"/>
        </w:numPr>
        <w:spacing w:before="100" w:beforeAutospacing="1" w:after="120"/>
        <w:ind w:left="450"/>
        <w:rPr>
          <w:rFonts w:ascii="Helvetica Neue" w:hAnsi="Helvetica Neue"/>
        </w:rPr>
      </w:pPr>
      <w:hyperlink r:id="rId492" w:history="1">
        <w:r>
          <w:rPr>
            <w:rStyle w:val="Hyperlink"/>
            <w:rFonts w:ascii="Helvetica Neue" w:hAnsi="Helvetica Neue"/>
            <w:color w:val="2196F3"/>
            <w:u w:val="none"/>
          </w:rPr>
          <w:t xml:space="preserve">How </w:t>
        </w:r>
        <w:proofErr w:type="gramStart"/>
        <w:r>
          <w:rPr>
            <w:rStyle w:val="Hyperlink"/>
            <w:rFonts w:ascii="Helvetica Neue" w:hAnsi="Helvetica Neue"/>
            <w:color w:val="2196F3"/>
            <w:u w:val="none"/>
          </w:rPr>
          <w:t>To</w:t>
        </w:r>
        <w:proofErr w:type="gramEnd"/>
        <w:r>
          <w:rPr>
            <w:rStyle w:val="Hyperlink"/>
            <w:rFonts w:ascii="Helvetica Neue" w:hAnsi="Helvetica Neue"/>
            <w:color w:val="2196F3"/>
            <w:u w:val="none"/>
          </w:rPr>
          <w:t xml:space="preserve"> Use Apache JMeter To Perform Load Testing on a Web Server</w:t>
        </w:r>
      </w:hyperlink>
    </w:p>
    <w:p w14:paraId="569FC9A9" w14:textId="77777777" w:rsidR="000240B6" w:rsidRDefault="000240B6" w:rsidP="0047624C">
      <w:pPr>
        <w:numPr>
          <w:ilvl w:val="0"/>
          <w:numId w:val="152"/>
        </w:numPr>
        <w:spacing w:before="100" w:beforeAutospacing="1" w:after="120"/>
        <w:ind w:left="450"/>
        <w:rPr>
          <w:rFonts w:ascii="Helvetica Neue" w:hAnsi="Helvetica Neue"/>
        </w:rPr>
      </w:pPr>
      <w:hyperlink r:id="rId493" w:history="1">
        <w:r>
          <w:rPr>
            <w:rStyle w:val="Hyperlink"/>
            <w:rFonts w:ascii="Helvetica Neue" w:hAnsi="Helvetica Neue"/>
            <w:color w:val="2196F3"/>
            <w:u w:val="none"/>
          </w:rPr>
          <w:t xml:space="preserve">How </w:t>
        </w:r>
        <w:proofErr w:type="gramStart"/>
        <w:r>
          <w:rPr>
            <w:rStyle w:val="Hyperlink"/>
            <w:rFonts w:ascii="Helvetica Neue" w:hAnsi="Helvetica Neue"/>
            <w:color w:val="2196F3"/>
            <w:u w:val="none"/>
          </w:rPr>
          <w:t>To</w:t>
        </w:r>
        <w:proofErr w:type="gramEnd"/>
        <w:r>
          <w:rPr>
            <w:rStyle w:val="Hyperlink"/>
            <w:rFonts w:ascii="Helvetica Neue" w:hAnsi="Helvetica Neue"/>
            <w:color w:val="2196F3"/>
            <w:u w:val="none"/>
          </w:rPr>
          <w:t xml:space="preserve"> Use Apache JMeter To Perform Load Testing on a Web Server</w:t>
        </w:r>
      </w:hyperlink>
    </w:p>
    <w:p w14:paraId="4B083801" w14:textId="77777777" w:rsidR="000240B6" w:rsidRDefault="000240B6" w:rsidP="0047624C">
      <w:pPr>
        <w:numPr>
          <w:ilvl w:val="0"/>
          <w:numId w:val="152"/>
        </w:numPr>
        <w:spacing w:before="100" w:beforeAutospacing="1" w:after="120"/>
        <w:ind w:left="450"/>
        <w:rPr>
          <w:rFonts w:ascii="Helvetica Neue" w:hAnsi="Helvetica Neue"/>
        </w:rPr>
      </w:pPr>
      <w:hyperlink r:id="rId494" w:history="1">
        <w:r>
          <w:rPr>
            <w:rStyle w:val="Hyperlink"/>
            <w:rFonts w:ascii="Helvetica Neue" w:hAnsi="Helvetica Neue"/>
            <w:color w:val="2196F3"/>
            <w:u w:val="none"/>
          </w:rPr>
          <w:t xml:space="preserve">Fill Forms and Submit </w:t>
        </w:r>
        <w:proofErr w:type="gramStart"/>
        <w:r>
          <w:rPr>
            <w:rStyle w:val="Hyperlink"/>
            <w:rFonts w:ascii="Helvetica Neue" w:hAnsi="Helvetica Neue"/>
            <w:color w:val="2196F3"/>
            <w:u w:val="none"/>
          </w:rPr>
          <w:t>With</w:t>
        </w:r>
        <w:proofErr w:type="gramEnd"/>
        <w:r>
          <w:rPr>
            <w:rStyle w:val="Hyperlink"/>
            <w:rFonts w:ascii="Helvetica Neue" w:hAnsi="Helvetica Neue"/>
            <w:color w:val="2196F3"/>
            <w:u w:val="none"/>
          </w:rPr>
          <w:t xml:space="preserve"> JMeter</w:t>
        </w:r>
      </w:hyperlink>
    </w:p>
    <w:p w14:paraId="15594F83" w14:textId="77777777" w:rsidR="000240B6" w:rsidRDefault="000240B6" w:rsidP="0047624C">
      <w:pPr>
        <w:numPr>
          <w:ilvl w:val="0"/>
          <w:numId w:val="152"/>
        </w:numPr>
        <w:spacing w:before="100" w:beforeAutospacing="1" w:after="120"/>
        <w:ind w:left="450"/>
        <w:rPr>
          <w:rFonts w:ascii="Helvetica Neue" w:hAnsi="Helvetica Neue"/>
        </w:rPr>
      </w:pPr>
      <w:hyperlink r:id="rId495" w:history="1">
        <w:r>
          <w:rPr>
            <w:rStyle w:val="Hyperlink"/>
            <w:rFonts w:ascii="Helvetica Neue" w:hAnsi="Helvetica Neue"/>
            <w:color w:val="2196F3"/>
            <w:u w:val="none"/>
          </w:rPr>
          <w:t>Using CSV DATA SET with JMeter</w:t>
        </w:r>
      </w:hyperlink>
    </w:p>
    <w:p w14:paraId="1E4C2391" w14:textId="77777777" w:rsidR="000240B6" w:rsidRDefault="000240B6" w:rsidP="0047624C">
      <w:pPr>
        <w:numPr>
          <w:ilvl w:val="0"/>
          <w:numId w:val="152"/>
        </w:numPr>
        <w:spacing w:before="100" w:beforeAutospacing="1"/>
        <w:ind w:left="450"/>
        <w:rPr>
          <w:rFonts w:ascii="Helvetica Neue" w:hAnsi="Helvetica Neue"/>
        </w:rPr>
      </w:pPr>
      <w:hyperlink r:id="rId496" w:history="1">
        <w:r>
          <w:rPr>
            <w:rStyle w:val="Hyperlink"/>
            <w:rFonts w:ascii="Helvetica Neue" w:hAnsi="Helvetica Neue"/>
            <w:color w:val="2196F3"/>
            <w:u w:val="none"/>
          </w:rPr>
          <w:t>https://www.blazemeter.com/blog/how-use-http-basic-authentication-jmeter/</w:t>
        </w:r>
      </w:hyperlink>
    </w:p>
    <w:p w14:paraId="69FD366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Amazon Simple Email Service</w:t>
      </w:r>
      <w:hyperlink r:id="rId497" w:anchor="amazon-simple-email-service" w:tooltip="Permanent link" w:history="1">
        <w:r>
          <w:rPr>
            <w:rStyle w:val="Hyperlink"/>
            <w:rFonts w:ascii="Helvetica Neue" w:hAnsi="Helvetica Neue"/>
            <w:b w:val="0"/>
            <w:bCs w:val="0"/>
            <w:spacing w:val="-2"/>
            <w:u w:val="none"/>
          </w:rPr>
          <w:t>¶</w:t>
        </w:r>
      </w:hyperlink>
    </w:p>
    <w:p w14:paraId="321C3D19" w14:textId="77777777" w:rsidR="000240B6" w:rsidRDefault="000240B6" w:rsidP="0047624C">
      <w:pPr>
        <w:numPr>
          <w:ilvl w:val="0"/>
          <w:numId w:val="153"/>
        </w:numPr>
        <w:spacing w:before="100" w:beforeAutospacing="1" w:after="120"/>
        <w:ind w:left="450"/>
        <w:rPr>
          <w:rFonts w:ascii="Helvetica Neue" w:hAnsi="Helvetica Neue"/>
        </w:rPr>
      </w:pPr>
      <w:hyperlink r:id="rId498" w:history="1">
        <w:r>
          <w:rPr>
            <w:rStyle w:val="Hyperlink"/>
            <w:rFonts w:ascii="Helvetica Neue" w:hAnsi="Helvetica Neue"/>
            <w:color w:val="2196F3"/>
            <w:u w:val="none"/>
          </w:rPr>
          <w:t>Getting Started Receiving Email with Amazon SES</w:t>
        </w:r>
      </w:hyperlink>
    </w:p>
    <w:p w14:paraId="0060A65A" w14:textId="77777777" w:rsidR="000240B6" w:rsidRDefault="000240B6" w:rsidP="0047624C">
      <w:pPr>
        <w:numPr>
          <w:ilvl w:val="0"/>
          <w:numId w:val="153"/>
        </w:numPr>
        <w:spacing w:before="100" w:beforeAutospacing="1"/>
        <w:ind w:left="450"/>
        <w:rPr>
          <w:rFonts w:ascii="Helvetica Neue" w:hAnsi="Helvetica Neue"/>
        </w:rPr>
      </w:pPr>
      <w:hyperlink r:id="rId499" w:history="1">
        <w:r>
          <w:rPr>
            <w:rStyle w:val="Hyperlink"/>
            <w:rFonts w:ascii="Helvetica Neue" w:hAnsi="Helvetica Neue"/>
            <w:color w:val="2196F3"/>
            <w:u w:val="none"/>
          </w:rPr>
          <w:t>Set Up an Email-Receiving Pipeline</w:t>
        </w:r>
      </w:hyperlink>
    </w:p>
    <w:p w14:paraId="16DA7C00"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Amazon Simple Notification &amp; AWS Lambda</w:t>
      </w:r>
      <w:hyperlink r:id="rId500" w:anchor="amazon-simple-notification-aws-lambda" w:tooltip="Permanent link" w:history="1">
        <w:r>
          <w:rPr>
            <w:rStyle w:val="Hyperlink"/>
            <w:rFonts w:ascii="Helvetica Neue" w:hAnsi="Helvetica Neue"/>
            <w:b w:val="0"/>
            <w:bCs w:val="0"/>
            <w:spacing w:val="-2"/>
            <w:u w:val="none"/>
          </w:rPr>
          <w:t>¶</w:t>
        </w:r>
      </w:hyperlink>
    </w:p>
    <w:p w14:paraId="56D3D368" w14:textId="77777777" w:rsidR="000240B6" w:rsidRDefault="000240B6" w:rsidP="0047624C">
      <w:pPr>
        <w:numPr>
          <w:ilvl w:val="0"/>
          <w:numId w:val="154"/>
        </w:numPr>
        <w:spacing w:before="100" w:beforeAutospacing="1" w:after="120"/>
        <w:ind w:left="450"/>
        <w:rPr>
          <w:rFonts w:ascii="Helvetica Neue" w:hAnsi="Helvetica Neue"/>
        </w:rPr>
      </w:pPr>
      <w:hyperlink r:id="rId501" w:history="1">
        <w:r>
          <w:rPr>
            <w:rStyle w:val="Hyperlink"/>
            <w:rFonts w:ascii="Helvetica Neue" w:hAnsi="Helvetica Neue"/>
            <w:color w:val="2196F3"/>
            <w:u w:val="none"/>
          </w:rPr>
          <w:t>Using AWS Lambda with Amazon SNS</w:t>
        </w:r>
      </w:hyperlink>
    </w:p>
    <w:p w14:paraId="176228F6" w14:textId="77777777" w:rsidR="000240B6" w:rsidRDefault="000240B6" w:rsidP="0047624C">
      <w:pPr>
        <w:numPr>
          <w:ilvl w:val="0"/>
          <w:numId w:val="154"/>
        </w:numPr>
        <w:spacing w:before="100" w:beforeAutospacing="1" w:after="120"/>
        <w:ind w:left="450"/>
        <w:rPr>
          <w:rFonts w:ascii="Helvetica Neue" w:hAnsi="Helvetica Neue"/>
        </w:rPr>
      </w:pPr>
      <w:hyperlink r:id="rId502" w:history="1">
        <w:r>
          <w:rPr>
            <w:rStyle w:val="Hyperlink"/>
            <w:rFonts w:ascii="Helvetica Neue" w:hAnsi="Helvetica Neue"/>
            <w:color w:val="2196F3"/>
            <w:u w:val="none"/>
          </w:rPr>
          <w:t>Invoking Lambda functions using Amazon SNS notifications</w:t>
        </w:r>
      </w:hyperlink>
    </w:p>
    <w:p w14:paraId="2BCA2BCD" w14:textId="77777777" w:rsidR="000240B6" w:rsidRDefault="000240B6" w:rsidP="0047624C">
      <w:pPr>
        <w:numPr>
          <w:ilvl w:val="0"/>
          <w:numId w:val="154"/>
        </w:numPr>
        <w:spacing w:before="100" w:beforeAutospacing="1" w:after="120"/>
        <w:ind w:left="450"/>
        <w:rPr>
          <w:rFonts w:ascii="Helvetica Neue" w:hAnsi="Helvetica Neue"/>
        </w:rPr>
      </w:pPr>
      <w:hyperlink r:id="rId503" w:history="1">
        <w:r>
          <w:rPr>
            <w:rStyle w:val="Hyperlink"/>
            <w:rFonts w:ascii="Helvetica Neue" w:hAnsi="Helvetica Neue"/>
            <w:color w:val="2196F3"/>
            <w:u w:val="none"/>
          </w:rPr>
          <w:t>Creating a .zip Deployment Package (Java)</w:t>
        </w:r>
      </w:hyperlink>
    </w:p>
    <w:p w14:paraId="05FF276D" w14:textId="77777777" w:rsidR="000240B6" w:rsidRDefault="000240B6" w:rsidP="0047624C">
      <w:pPr>
        <w:numPr>
          <w:ilvl w:val="0"/>
          <w:numId w:val="154"/>
        </w:numPr>
        <w:spacing w:before="100" w:beforeAutospacing="1" w:after="120"/>
        <w:ind w:left="450"/>
        <w:rPr>
          <w:rFonts w:ascii="Helvetica Neue" w:hAnsi="Helvetica Neue"/>
        </w:rPr>
      </w:pPr>
      <w:hyperlink r:id="rId504" w:history="1">
        <w:r>
          <w:rPr>
            <w:rStyle w:val="Hyperlink"/>
            <w:rFonts w:ascii="Helvetica Neue" w:hAnsi="Helvetica Neue"/>
            <w:color w:val="2196F3"/>
            <w:u w:val="none"/>
          </w:rPr>
          <w:t>Libraries, samples and tools to help Go developers develop AWS Lambda functions</w:t>
        </w:r>
      </w:hyperlink>
    </w:p>
    <w:p w14:paraId="28982CCF" w14:textId="77777777" w:rsidR="000240B6" w:rsidRDefault="000240B6" w:rsidP="0047624C">
      <w:pPr>
        <w:numPr>
          <w:ilvl w:val="0"/>
          <w:numId w:val="154"/>
        </w:numPr>
        <w:spacing w:before="100" w:beforeAutospacing="1" w:after="120"/>
        <w:ind w:left="450"/>
        <w:rPr>
          <w:rFonts w:ascii="Helvetica Neue" w:hAnsi="Helvetica Neue"/>
        </w:rPr>
      </w:pPr>
      <w:hyperlink r:id="rId505" w:history="1">
        <w:r>
          <w:rPr>
            <w:rStyle w:val="Hyperlink"/>
            <w:rFonts w:ascii="Helvetica Neue" w:hAnsi="Helvetica Neue"/>
            <w:color w:val="2196F3"/>
            <w:u w:val="none"/>
          </w:rPr>
          <w:t>Lambda Function Examples (receiving-email-action-lambda-example-functions)</w:t>
        </w:r>
      </w:hyperlink>
    </w:p>
    <w:p w14:paraId="70FBBB1E" w14:textId="77777777" w:rsidR="000240B6" w:rsidRDefault="000240B6" w:rsidP="0047624C">
      <w:pPr>
        <w:numPr>
          <w:ilvl w:val="0"/>
          <w:numId w:val="154"/>
        </w:numPr>
        <w:spacing w:before="100" w:beforeAutospacing="1"/>
        <w:ind w:left="450"/>
        <w:rPr>
          <w:rFonts w:ascii="Helvetica Neue" w:hAnsi="Helvetica Neue"/>
        </w:rPr>
      </w:pPr>
      <w:hyperlink r:id="rId506" w:history="1">
        <w:r>
          <w:rPr>
            <w:rStyle w:val="Hyperlink"/>
            <w:rFonts w:ascii="Helvetica Neue" w:hAnsi="Helvetica Neue"/>
            <w:color w:val="2196F3"/>
            <w:u w:val="none"/>
          </w:rPr>
          <w:t>Tutorial: Using AWS Lambda with Amazon Simple Notification Service</w:t>
        </w:r>
      </w:hyperlink>
    </w:p>
    <w:p w14:paraId="04465767"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 xml:space="preserve">AWS </w:t>
      </w:r>
      <w:proofErr w:type="spellStart"/>
      <w:r>
        <w:rPr>
          <w:rFonts w:ascii="Helvetica Neue" w:hAnsi="Helvetica Neue"/>
          <w:b w:val="0"/>
          <w:bCs w:val="0"/>
          <w:spacing w:val="-2"/>
        </w:rPr>
        <w:t>CodeDeploy</w:t>
      </w:r>
      <w:proofErr w:type="spellEnd"/>
      <w:r>
        <w:rPr>
          <w:rFonts w:ascii="Helvetica Neue" w:hAnsi="Helvetica Neue"/>
          <w:b w:val="0"/>
          <w:bCs w:val="0"/>
          <w:spacing w:val="-2"/>
        </w:rPr>
        <w:t xml:space="preserve"> &amp; AWS Lambda</w:t>
      </w:r>
      <w:hyperlink r:id="rId507" w:anchor="aws-codedeploy-aws-lambda" w:tooltip="Permanent link" w:history="1">
        <w:r>
          <w:rPr>
            <w:rStyle w:val="Hyperlink"/>
            <w:rFonts w:ascii="Helvetica Neue" w:hAnsi="Helvetica Neue"/>
            <w:b w:val="0"/>
            <w:bCs w:val="0"/>
            <w:spacing w:val="-2"/>
            <w:u w:val="none"/>
          </w:rPr>
          <w:t>¶</w:t>
        </w:r>
      </w:hyperlink>
    </w:p>
    <w:p w14:paraId="1993B44E" w14:textId="77777777" w:rsidR="000240B6" w:rsidRDefault="000240B6" w:rsidP="0047624C">
      <w:pPr>
        <w:numPr>
          <w:ilvl w:val="0"/>
          <w:numId w:val="155"/>
        </w:numPr>
        <w:spacing w:before="100" w:beforeAutospacing="1" w:after="120"/>
        <w:ind w:left="450"/>
        <w:rPr>
          <w:rFonts w:ascii="Helvetica Neue" w:hAnsi="Helvetica Neue"/>
        </w:rPr>
      </w:pPr>
      <w:hyperlink r:id="rId508" w:history="1">
        <w:proofErr w:type="spellStart"/>
        <w:r>
          <w:rPr>
            <w:rStyle w:val="Hyperlink"/>
            <w:rFonts w:ascii="Helvetica Neue" w:hAnsi="Helvetica Neue"/>
            <w:color w:val="2196F3"/>
            <w:u w:val="none"/>
          </w:rPr>
          <w:t>CodeDeployLambdaServiceRole</w:t>
        </w:r>
        <w:proofErr w:type="spellEnd"/>
      </w:hyperlink>
    </w:p>
    <w:p w14:paraId="5278DC6B" w14:textId="77777777" w:rsidR="000240B6" w:rsidRDefault="000240B6" w:rsidP="0047624C">
      <w:pPr>
        <w:numPr>
          <w:ilvl w:val="0"/>
          <w:numId w:val="155"/>
        </w:numPr>
        <w:spacing w:before="100" w:beforeAutospacing="1" w:after="120"/>
        <w:ind w:left="450"/>
        <w:rPr>
          <w:rFonts w:ascii="Helvetica Neue" w:hAnsi="Helvetica Neue"/>
        </w:rPr>
      </w:pPr>
      <w:hyperlink r:id="rId509" w:anchor="deployment-process-workflow-lambda" w:history="1">
        <w:r>
          <w:rPr>
            <w:rStyle w:val="Hyperlink"/>
            <w:rFonts w:ascii="Helvetica Neue" w:hAnsi="Helvetica Neue"/>
            <w:color w:val="2196F3"/>
            <w:u w:val="none"/>
          </w:rPr>
          <w:t>https://docs.aws.amazon.com/codedeploy/latest/userguide/deployment-steps.html#deployment-process-workflow-lambda</w:t>
        </w:r>
      </w:hyperlink>
    </w:p>
    <w:p w14:paraId="01ACC4AD" w14:textId="77777777" w:rsidR="000240B6" w:rsidRDefault="000240B6" w:rsidP="0047624C">
      <w:pPr>
        <w:numPr>
          <w:ilvl w:val="0"/>
          <w:numId w:val="155"/>
        </w:numPr>
        <w:spacing w:before="100" w:beforeAutospacing="1" w:after="120"/>
        <w:ind w:left="450"/>
        <w:rPr>
          <w:rFonts w:ascii="Helvetica Neue" w:hAnsi="Helvetica Neue"/>
        </w:rPr>
      </w:pPr>
      <w:hyperlink r:id="rId510" w:anchor="appspec-hooks-lambda" w:history="1">
        <w:r>
          <w:rPr>
            <w:rStyle w:val="Hyperlink"/>
            <w:rFonts w:ascii="Helvetica Neue" w:hAnsi="Helvetica Neue"/>
            <w:color w:val="2196F3"/>
            <w:u w:val="none"/>
          </w:rPr>
          <w:t>https://docs.aws.amazon.com/codedeploy/latest/userguide/reference-appspec-file-structure-hooks.html#appspec-hooks-lambda</w:t>
        </w:r>
      </w:hyperlink>
    </w:p>
    <w:p w14:paraId="5C01BF1E" w14:textId="77777777" w:rsidR="000240B6" w:rsidRDefault="000240B6" w:rsidP="0047624C">
      <w:pPr>
        <w:numPr>
          <w:ilvl w:val="0"/>
          <w:numId w:val="155"/>
        </w:numPr>
        <w:spacing w:before="100" w:beforeAutospacing="1" w:after="120"/>
        <w:ind w:left="450"/>
        <w:rPr>
          <w:rFonts w:ascii="Helvetica Neue" w:hAnsi="Helvetica Neue"/>
        </w:rPr>
      </w:pPr>
      <w:hyperlink r:id="rId511" w:history="1">
        <w:r>
          <w:rPr>
            <w:rStyle w:val="Hyperlink"/>
            <w:rFonts w:ascii="Helvetica Neue" w:hAnsi="Helvetica Neue"/>
            <w:color w:val="2196F3"/>
            <w:u w:val="none"/>
          </w:rPr>
          <w:t>https://docs.aws.amazon.com/codedeploy/latest/userguide/deployments-create-console-lambda.html</w:t>
        </w:r>
      </w:hyperlink>
    </w:p>
    <w:p w14:paraId="4A0DCA6D" w14:textId="77777777" w:rsidR="000240B6" w:rsidRDefault="000240B6" w:rsidP="0047624C">
      <w:pPr>
        <w:numPr>
          <w:ilvl w:val="0"/>
          <w:numId w:val="155"/>
        </w:numPr>
        <w:spacing w:before="100" w:beforeAutospacing="1" w:after="120"/>
        <w:ind w:left="450"/>
        <w:rPr>
          <w:rFonts w:ascii="Helvetica Neue" w:hAnsi="Helvetica Neue"/>
        </w:rPr>
      </w:pPr>
      <w:hyperlink r:id="rId512" w:anchor="appspec-file-example-lambda" w:history="1">
        <w:r>
          <w:rPr>
            <w:rStyle w:val="Hyperlink"/>
            <w:rFonts w:ascii="Helvetica Neue" w:hAnsi="Helvetica Neue"/>
            <w:color w:val="2196F3"/>
            <w:u w:val="none"/>
          </w:rPr>
          <w:t>https://docs.aws.amazon.com/codedeploy/latest/userguide/reference-appspec-file-example.html#appspec-file-example-lambda</w:t>
        </w:r>
      </w:hyperlink>
    </w:p>
    <w:p w14:paraId="0E1B90FE" w14:textId="77777777" w:rsidR="000240B6" w:rsidRDefault="000240B6" w:rsidP="0047624C">
      <w:pPr>
        <w:numPr>
          <w:ilvl w:val="0"/>
          <w:numId w:val="155"/>
        </w:numPr>
        <w:spacing w:before="100" w:beforeAutospacing="1" w:after="120"/>
        <w:ind w:left="450"/>
        <w:rPr>
          <w:rFonts w:ascii="Helvetica Neue" w:hAnsi="Helvetica Neue"/>
        </w:rPr>
      </w:pPr>
      <w:hyperlink r:id="rId513" w:history="1">
        <w:r>
          <w:rPr>
            <w:rStyle w:val="Hyperlink"/>
            <w:rFonts w:ascii="Helvetica Neue" w:hAnsi="Helvetica Neue"/>
            <w:color w:val="2196F3"/>
            <w:u w:val="none"/>
          </w:rPr>
          <w:t>https://docs.aws.amazon.com/codedeploy/latest/userguide/reference-appspec-file-structure-resources.html</w:t>
        </w:r>
      </w:hyperlink>
    </w:p>
    <w:p w14:paraId="52960822" w14:textId="77777777" w:rsidR="000240B6" w:rsidRDefault="000240B6" w:rsidP="0047624C">
      <w:pPr>
        <w:numPr>
          <w:ilvl w:val="0"/>
          <w:numId w:val="155"/>
        </w:numPr>
        <w:spacing w:before="100" w:beforeAutospacing="1"/>
        <w:ind w:left="450"/>
        <w:rPr>
          <w:rFonts w:ascii="Helvetica Neue" w:hAnsi="Helvetica Neue"/>
        </w:rPr>
      </w:pPr>
      <w:hyperlink r:id="rId514" w:history="1">
        <w:r>
          <w:rPr>
            <w:rStyle w:val="Hyperlink"/>
            <w:rFonts w:ascii="Helvetica Neue" w:hAnsi="Helvetica Neue"/>
            <w:color w:val="2196F3"/>
            <w:u w:val="none"/>
          </w:rPr>
          <w:t>https://docs.aws.amazon.com/codedeploy/latest/userguide/troubleshooting-deployments-lambda.html</w:t>
        </w:r>
      </w:hyperlink>
    </w:p>
    <w:p w14:paraId="60C2F277"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Load Testing &amp; Autoscaling</w:t>
      </w:r>
      <w:hyperlink r:id="rId515" w:anchor="load-testing-autoscaling" w:tooltip="Permanent link" w:history="1">
        <w:r>
          <w:rPr>
            <w:rStyle w:val="Hyperlink"/>
            <w:rFonts w:ascii="Helvetica Neue" w:hAnsi="Helvetica Neue"/>
            <w:b w:val="0"/>
            <w:bCs w:val="0"/>
            <w:spacing w:val="-2"/>
            <w:u w:val="none"/>
          </w:rPr>
          <w:t>¶</w:t>
        </w:r>
      </w:hyperlink>
    </w:p>
    <w:p w14:paraId="31DCB192" w14:textId="77777777" w:rsidR="000240B6" w:rsidRDefault="000240B6" w:rsidP="0047624C">
      <w:pPr>
        <w:numPr>
          <w:ilvl w:val="0"/>
          <w:numId w:val="156"/>
        </w:numPr>
        <w:spacing w:before="100" w:beforeAutospacing="1" w:after="120"/>
        <w:ind w:left="450"/>
        <w:rPr>
          <w:rFonts w:ascii="Helvetica Neue" w:hAnsi="Helvetica Neue"/>
        </w:rPr>
      </w:pPr>
      <w:hyperlink r:id="rId516" w:history="1">
        <w:r>
          <w:rPr>
            <w:rStyle w:val="Hyperlink"/>
            <w:rFonts w:ascii="Helvetica Neue" w:hAnsi="Helvetica Neue"/>
            <w:color w:val="2196F3"/>
            <w:u w:val="none"/>
          </w:rPr>
          <w:t>Sample Auto Scaling CloudFormation Template</w:t>
        </w:r>
      </w:hyperlink>
    </w:p>
    <w:p w14:paraId="7A950EEB" w14:textId="77777777" w:rsidR="000240B6" w:rsidRDefault="000240B6" w:rsidP="0047624C">
      <w:pPr>
        <w:numPr>
          <w:ilvl w:val="0"/>
          <w:numId w:val="156"/>
        </w:numPr>
        <w:spacing w:before="100" w:beforeAutospacing="1" w:after="120"/>
        <w:ind w:left="450"/>
        <w:rPr>
          <w:rFonts w:ascii="Helvetica Neue" w:hAnsi="Helvetica Neue"/>
        </w:rPr>
      </w:pPr>
      <w:hyperlink r:id="rId517" w:history="1">
        <w:r>
          <w:rPr>
            <w:rStyle w:val="Hyperlink"/>
            <w:rFonts w:ascii="Helvetica Neue" w:hAnsi="Helvetica Neue"/>
            <w:color w:val="2196F3"/>
            <w:u w:val="none"/>
          </w:rPr>
          <w:t xml:space="preserve">Auto Scaling </w:t>
        </w:r>
        <w:proofErr w:type="spellStart"/>
        <w:r>
          <w:rPr>
            <w:rStyle w:val="Hyperlink"/>
            <w:rFonts w:ascii="Helvetica Neue" w:hAnsi="Helvetica Neue"/>
            <w:color w:val="2196F3"/>
            <w:u w:val="none"/>
          </w:rPr>
          <w:t>AutoScalingGroup</w:t>
        </w:r>
        <w:proofErr w:type="spellEnd"/>
        <w:r>
          <w:rPr>
            <w:rStyle w:val="Hyperlink"/>
            <w:rFonts w:ascii="Helvetica Neue" w:hAnsi="Helvetica Neue"/>
            <w:color w:val="2196F3"/>
            <w:u w:val="none"/>
          </w:rPr>
          <w:t xml:space="preserve"> </w:t>
        </w:r>
        <w:proofErr w:type="spellStart"/>
        <w:r>
          <w:rPr>
            <w:rStyle w:val="Hyperlink"/>
            <w:rFonts w:ascii="Helvetica Neue" w:hAnsi="Helvetica Neue"/>
            <w:color w:val="2196F3"/>
            <w:u w:val="none"/>
          </w:rPr>
          <w:t>TagProperty</w:t>
        </w:r>
        <w:proofErr w:type="spellEnd"/>
      </w:hyperlink>
    </w:p>
    <w:p w14:paraId="436A4841" w14:textId="77777777" w:rsidR="000240B6" w:rsidRDefault="000240B6" w:rsidP="0047624C">
      <w:pPr>
        <w:numPr>
          <w:ilvl w:val="0"/>
          <w:numId w:val="156"/>
        </w:numPr>
        <w:spacing w:before="100" w:beforeAutospacing="1" w:after="120"/>
        <w:ind w:left="450"/>
        <w:rPr>
          <w:rFonts w:ascii="Helvetica Neue" w:hAnsi="Helvetica Neue"/>
        </w:rPr>
      </w:pPr>
      <w:hyperlink r:id="rId518" w:history="1">
        <w:proofErr w:type="gramStart"/>
        <w:r>
          <w:rPr>
            <w:rStyle w:val="Hyperlink"/>
            <w:rFonts w:ascii="Helvetica Neue" w:hAnsi="Helvetica Neue"/>
            <w:color w:val="2196F3"/>
            <w:u w:val="none"/>
          </w:rPr>
          <w:t>AWS::</w:t>
        </w:r>
        <w:proofErr w:type="gramEnd"/>
        <w:r>
          <w:rPr>
            <w:rStyle w:val="Hyperlink"/>
            <w:rFonts w:ascii="Helvetica Neue" w:hAnsi="Helvetica Neue"/>
            <w:color w:val="2196F3"/>
            <w:u w:val="none"/>
          </w:rPr>
          <w:t>Route53::</w:t>
        </w:r>
        <w:proofErr w:type="spellStart"/>
        <w:r>
          <w:rPr>
            <w:rStyle w:val="Hyperlink"/>
            <w:rFonts w:ascii="Helvetica Neue" w:hAnsi="Helvetica Neue"/>
            <w:color w:val="2196F3"/>
            <w:u w:val="none"/>
          </w:rPr>
          <w:t>RecordSet</w:t>
        </w:r>
        <w:proofErr w:type="spellEnd"/>
        <w:r>
          <w:rPr>
            <w:rStyle w:val="Hyperlink"/>
            <w:rFonts w:ascii="Helvetica Neue" w:hAnsi="Helvetica Neue"/>
            <w:color w:val="2196F3"/>
            <w:u w:val="none"/>
          </w:rPr>
          <w:t xml:space="preserve"> CloudFormation</w:t>
        </w:r>
      </w:hyperlink>
    </w:p>
    <w:p w14:paraId="5F62BB41" w14:textId="77777777" w:rsidR="000240B6" w:rsidRDefault="000240B6" w:rsidP="0047624C">
      <w:pPr>
        <w:numPr>
          <w:ilvl w:val="0"/>
          <w:numId w:val="156"/>
        </w:numPr>
        <w:spacing w:before="100" w:beforeAutospacing="1" w:after="120"/>
        <w:ind w:left="450"/>
        <w:rPr>
          <w:rFonts w:ascii="Helvetica Neue" w:hAnsi="Helvetica Neue"/>
        </w:rPr>
      </w:pPr>
      <w:hyperlink r:id="rId519" w:history="1">
        <w:r>
          <w:rPr>
            <w:rStyle w:val="Hyperlink"/>
            <w:rFonts w:ascii="Helvetica Neue" w:hAnsi="Helvetica Neue"/>
            <w:color w:val="2196F3"/>
            <w:u w:val="none"/>
          </w:rPr>
          <w:t>Load Testing Web Servers with Siege</w:t>
        </w:r>
      </w:hyperlink>
    </w:p>
    <w:p w14:paraId="69B69E0D" w14:textId="77777777" w:rsidR="000240B6" w:rsidRDefault="000240B6" w:rsidP="0047624C">
      <w:pPr>
        <w:numPr>
          <w:ilvl w:val="0"/>
          <w:numId w:val="156"/>
        </w:numPr>
        <w:spacing w:before="100" w:beforeAutospacing="1"/>
        <w:ind w:left="450"/>
        <w:rPr>
          <w:rFonts w:ascii="Helvetica Neue" w:hAnsi="Helvetica Neue"/>
        </w:rPr>
      </w:pPr>
      <w:hyperlink r:id="rId520" w:history="1">
        <w:r>
          <w:rPr>
            <w:rStyle w:val="Hyperlink"/>
            <w:rFonts w:ascii="Helvetica Neue" w:hAnsi="Helvetica Neue"/>
            <w:color w:val="2196F3"/>
            <w:u w:val="none"/>
          </w:rPr>
          <w:t>https://docs.aws.amazon.com/autoscaling/ec2/userguide/autoscaling-load-balancer.html</w:t>
        </w:r>
      </w:hyperlink>
    </w:p>
    <w:p w14:paraId="1DDA5914"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lastRenderedPageBreak/>
        <w:t>Penetration Testing Tools</w:t>
      </w:r>
      <w:hyperlink r:id="rId521" w:anchor="penetration-testing-tools" w:tooltip="Permanent link" w:history="1">
        <w:r>
          <w:rPr>
            <w:rStyle w:val="Hyperlink"/>
            <w:rFonts w:ascii="Helvetica Neue" w:hAnsi="Helvetica Neue"/>
            <w:b w:val="0"/>
            <w:bCs w:val="0"/>
            <w:spacing w:val="-2"/>
            <w:u w:val="none"/>
          </w:rPr>
          <w:t>¶</w:t>
        </w:r>
      </w:hyperlink>
    </w:p>
    <w:p w14:paraId="5C980D82" w14:textId="77777777" w:rsidR="000240B6" w:rsidRDefault="000240B6" w:rsidP="0047624C">
      <w:pPr>
        <w:numPr>
          <w:ilvl w:val="0"/>
          <w:numId w:val="157"/>
        </w:numPr>
        <w:spacing w:before="100" w:beforeAutospacing="1" w:after="120"/>
        <w:ind w:left="450"/>
        <w:rPr>
          <w:rFonts w:ascii="Helvetica Neue" w:hAnsi="Helvetica Neue"/>
        </w:rPr>
      </w:pPr>
      <w:hyperlink r:id="rId522" w:history="1">
        <w:r>
          <w:rPr>
            <w:rStyle w:val="Hyperlink"/>
            <w:rFonts w:ascii="Helvetica Neue" w:hAnsi="Helvetica Neue"/>
            <w:color w:val="2196F3"/>
            <w:u w:val="none"/>
          </w:rPr>
          <w:t>Kali Linux</w:t>
        </w:r>
      </w:hyperlink>
    </w:p>
    <w:p w14:paraId="504B2BBD" w14:textId="77777777" w:rsidR="000240B6" w:rsidRDefault="000240B6" w:rsidP="0047624C">
      <w:pPr>
        <w:numPr>
          <w:ilvl w:val="0"/>
          <w:numId w:val="157"/>
        </w:numPr>
        <w:spacing w:before="100" w:beforeAutospacing="1" w:after="120"/>
        <w:ind w:left="450"/>
        <w:rPr>
          <w:rFonts w:ascii="Helvetica Neue" w:hAnsi="Helvetica Neue"/>
        </w:rPr>
      </w:pPr>
      <w:hyperlink r:id="rId523" w:history="1">
        <w:r>
          <w:rPr>
            <w:rStyle w:val="Hyperlink"/>
            <w:rFonts w:ascii="Helvetica Neue" w:hAnsi="Helvetica Neue"/>
            <w:color w:val="2196F3"/>
            <w:u w:val="none"/>
          </w:rPr>
          <w:t>Kali Linux Penetration Testing Tools</w:t>
        </w:r>
      </w:hyperlink>
    </w:p>
    <w:p w14:paraId="6ED9C0A2" w14:textId="77777777" w:rsidR="000240B6" w:rsidRDefault="000240B6" w:rsidP="0047624C">
      <w:pPr>
        <w:numPr>
          <w:ilvl w:val="0"/>
          <w:numId w:val="157"/>
        </w:numPr>
        <w:spacing w:before="100" w:beforeAutospacing="1" w:after="120"/>
        <w:ind w:left="450"/>
        <w:rPr>
          <w:rFonts w:ascii="Helvetica Neue" w:hAnsi="Helvetica Neue"/>
        </w:rPr>
      </w:pPr>
      <w:hyperlink r:id="rId524" w:history="1">
        <w:r>
          <w:rPr>
            <w:rStyle w:val="Hyperlink"/>
            <w:rFonts w:ascii="Helvetica Neue" w:hAnsi="Helvetica Neue"/>
            <w:color w:val="2196F3"/>
            <w:u w:val="none"/>
          </w:rPr>
          <w:t>Automatic SQL injection and database takeover tool</w:t>
        </w:r>
      </w:hyperlink>
    </w:p>
    <w:p w14:paraId="32BFF1ED" w14:textId="77777777" w:rsidR="000240B6" w:rsidRDefault="000240B6" w:rsidP="0047624C">
      <w:pPr>
        <w:numPr>
          <w:ilvl w:val="0"/>
          <w:numId w:val="157"/>
        </w:numPr>
        <w:spacing w:before="100" w:beforeAutospacing="1" w:after="120"/>
        <w:ind w:left="450"/>
        <w:rPr>
          <w:rFonts w:ascii="Helvetica Neue" w:hAnsi="Helvetica Neue"/>
        </w:rPr>
      </w:pPr>
      <w:hyperlink r:id="rId525" w:history="1">
        <w:proofErr w:type="spellStart"/>
        <w:r>
          <w:rPr>
            <w:rStyle w:val="Hyperlink"/>
            <w:rFonts w:ascii="Helvetica Neue" w:hAnsi="Helvetica Neue"/>
            <w:color w:val="2196F3"/>
            <w:u w:val="none"/>
          </w:rPr>
          <w:t>XSSer</w:t>
        </w:r>
        <w:proofErr w:type="spellEnd"/>
      </w:hyperlink>
    </w:p>
    <w:p w14:paraId="08B0DA4E" w14:textId="77777777" w:rsidR="000240B6" w:rsidRDefault="000240B6" w:rsidP="0047624C">
      <w:pPr>
        <w:numPr>
          <w:ilvl w:val="0"/>
          <w:numId w:val="157"/>
        </w:numPr>
        <w:spacing w:before="100" w:beforeAutospacing="1" w:after="120"/>
        <w:ind w:left="450"/>
        <w:rPr>
          <w:rFonts w:ascii="Helvetica Neue" w:hAnsi="Helvetica Neue"/>
        </w:rPr>
      </w:pPr>
      <w:hyperlink r:id="rId526" w:history="1">
        <w:r>
          <w:rPr>
            <w:rStyle w:val="Hyperlink"/>
            <w:rFonts w:ascii="Helvetica Neue" w:hAnsi="Helvetica Neue"/>
            <w:color w:val="2196F3"/>
            <w:u w:val="none"/>
          </w:rPr>
          <w:t>Grabber</w:t>
        </w:r>
      </w:hyperlink>
    </w:p>
    <w:p w14:paraId="03B3A793" w14:textId="77777777" w:rsidR="000240B6" w:rsidRDefault="000240B6" w:rsidP="0047624C">
      <w:pPr>
        <w:numPr>
          <w:ilvl w:val="0"/>
          <w:numId w:val="157"/>
        </w:numPr>
        <w:spacing w:before="100" w:beforeAutospacing="1" w:after="120"/>
        <w:ind w:left="450"/>
        <w:rPr>
          <w:rFonts w:ascii="Helvetica Neue" w:hAnsi="Helvetica Neue"/>
        </w:rPr>
      </w:pPr>
      <w:hyperlink r:id="rId527" w:history="1">
        <w:r>
          <w:rPr>
            <w:rStyle w:val="Hyperlink"/>
            <w:rFonts w:ascii="Helvetica Neue" w:hAnsi="Helvetica Neue"/>
            <w:color w:val="2196F3"/>
            <w:u w:val="none"/>
          </w:rPr>
          <w:t>Wapiti</w:t>
        </w:r>
      </w:hyperlink>
    </w:p>
    <w:p w14:paraId="1E305F96" w14:textId="77777777" w:rsidR="000240B6" w:rsidRDefault="000240B6" w:rsidP="0047624C">
      <w:pPr>
        <w:numPr>
          <w:ilvl w:val="0"/>
          <w:numId w:val="157"/>
        </w:numPr>
        <w:spacing w:before="100" w:beforeAutospacing="1" w:after="120"/>
        <w:ind w:left="450"/>
        <w:rPr>
          <w:rFonts w:ascii="Helvetica Neue" w:hAnsi="Helvetica Neue"/>
        </w:rPr>
      </w:pPr>
      <w:hyperlink r:id="rId528" w:history="1">
        <w:r>
          <w:rPr>
            <w:rStyle w:val="Hyperlink"/>
            <w:rFonts w:ascii="Helvetica Neue" w:hAnsi="Helvetica Neue"/>
            <w:color w:val="2196F3"/>
            <w:u w:val="none"/>
          </w:rPr>
          <w:t>W3af</w:t>
        </w:r>
      </w:hyperlink>
    </w:p>
    <w:p w14:paraId="40CFC546" w14:textId="77777777" w:rsidR="000240B6" w:rsidRDefault="000240B6" w:rsidP="0047624C">
      <w:pPr>
        <w:numPr>
          <w:ilvl w:val="0"/>
          <w:numId w:val="157"/>
        </w:numPr>
        <w:spacing w:before="100" w:beforeAutospacing="1"/>
        <w:ind w:left="450"/>
        <w:rPr>
          <w:rFonts w:ascii="Helvetica Neue" w:hAnsi="Helvetica Neue"/>
        </w:rPr>
      </w:pPr>
      <w:hyperlink r:id="rId529" w:history="1">
        <w:r>
          <w:rPr>
            <w:rStyle w:val="Hyperlink"/>
            <w:rFonts w:ascii="Helvetica Neue" w:hAnsi="Helvetica Neue"/>
            <w:color w:val="2196F3"/>
            <w:u w:val="none"/>
          </w:rPr>
          <w:t>Wireshark</w:t>
        </w:r>
      </w:hyperlink>
    </w:p>
    <w:p w14:paraId="7DCFE8B7"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Submission</w:t>
      </w:r>
      <w:hyperlink r:id="rId530" w:anchor="submission" w:tooltip="Permanent link" w:history="1">
        <w:r>
          <w:rPr>
            <w:rStyle w:val="Hyperlink"/>
            <w:rFonts w:ascii="Helvetica Neue" w:hAnsi="Helvetica Neue"/>
            <w:b w:val="0"/>
            <w:bCs w:val="0"/>
            <w:spacing w:val="-2"/>
            <w:u w:val="none"/>
          </w:rPr>
          <w:t>¶</w:t>
        </w:r>
      </w:hyperlink>
    </w:p>
    <w:p w14:paraId="2C1FAFF7" w14:textId="77777777" w:rsidR="000240B6" w:rsidRDefault="000240B6" w:rsidP="000240B6">
      <w:pPr>
        <w:pStyle w:val="admonition-title"/>
        <w:rPr>
          <w:rFonts w:ascii="Helvetica Neue" w:hAnsi="Helvetica Neue"/>
          <w:b/>
          <w:bCs/>
        </w:rPr>
      </w:pPr>
      <w:r>
        <w:rPr>
          <w:rFonts w:ascii="Helvetica Neue" w:hAnsi="Helvetica Neue"/>
          <w:b/>
          <w:bCs/>
        </w:rPr>
        <w:t>Danger</w:t>
      </w:r>
    </w:p>
    <w:p w14:paraId="56AE5764" w14:textId="77777777" w:rsidR="000240B6" w:rsidRDefault="000240B6" w:rsidP="000240B6">
      <w:pPr>
        <w:pStyle w:val="NormalWeb"/>
        <w:spacing w:before="0" w:after="0"/>
        <w:rPr>
          <w:rFonts w:ascii="Helvetica Neue" w:hAnsi="Helvetica Neue"/>
        </w:rPr>
      </w:pPr>
      <w:r>
        <w:rPr>
          <w:rFonts w:ascii="Helvetica Neue" w:hAnsi="Helvetica Neue"/>
        </w:rPr>
        <w:t>Assignment will be considered late if commits are made to </w:t>
      </w:r>
      <w:r>
        <w:rPr>
          <w:rStyle w:val="err"/>
          <w:rFonts w:ascii="Courier New" w:hAnsi="Courier New" w:cs="Courier New"/>
          <w:color w:val="A61717"/>
          <w:sz w:val="16"/>
          <w:szCs w:val="16"/>
        </w:rPr>
        <w:t>master</w:t>
      </w:r>
      <w:r>
        <w:rPr>
          <w:rFonts w:ascii="Helvetica Neue" w:hAnsi="Helvetica Neue"/>
        </w:rPr>
        <w:t> and </w:t>
      </w:r>
      <w:r>
        <w:rPr>
          <w:rStyle w:val="err"/>
          <w:rFonts w:ascii="Courier New" w:hAnsi="Courier New" w:cs="Courier New"/>
          <w:color w:val="A61717"/>
          <w:sz w:val="16"/>
          <w:szCs w:val="16"/>
        </w:rPr>
        <w:t>feature</w:t>
      </w:r>
      <w:r>
        <w:rPr>
          <w:rFonts w:ascii="Helvetica Neue" w:hAnsi="Helvetica Neue"/>
        </w:rPr>
        <w:t> branch after due date.</w:t>
      </w:r>
    </w:p>
    <w:p w14:paraId="795B8E29" w14:textId="77777777" w:rsidR="000240B6" w:rsidRDefault="000240B6" w:rsidP="0047624C">
      <w:pPr>
        <w:numPr>
          <w:ilvl w:val="0"/>
          <w:numId w:val="158"/>
        </w:numPr>
        <w:spacing w:before="100" w:beforeAutospacing="1" w:after="120"/>
        <w:ind w:left="450"/>
        <w:rPr>
          <w:rFonts w:ascii="Helvetica Neue" w:hAnsi="Helvetica Neue"/>
        </w:rPr>
      </w:pPr>
      <w:r>
        <w:rPr>
          <w:rFonts w:ascii="Helvetica Neue" w:hAnsi="Helvetica Neue"/>
        </w:rPr>
        <w:t>All work for this assignment must be done on </w:t>
      </w:r>
      <w:r>
        <w:rPr>
          <w:rStyle w:val="Strong"/>
          <w:rFonts w:ascii="Helvetica Neue" w:hAnsi="Helvetica Neue"/>
        </w:rPr>
        <w:t>assignment8</w:t>
      </w:r>
      <w:r>
        <w:rPr>
          <w:rFonts w:ascii="Helvetica Neue" w:hAnsi="Helvetica Neue"/>
        </w:rPr>
        <w:t> feature branch and merged to master when you are dev complete.</w:t>
      </w:r>
    </w:p>
    <w:p w14:paraId="4869BE3E" w14:textId="77777777" w:rsidR="000240B6" w:rsidRDefault="000240B6" w:rsidP="0047624C">
      <w:pPr>
        <w:numPr>
          <w:ilvl w:val="0"/>
          <w:numId w:val="158"/>
        </w:numPr>
        <w:spacing w:before="100" w:beforeAutospacing="1"/>
        <w:ind w:left="450"/>
        <w:rPr>
          <w:rFonts w:ascii="Helvetica Neue" w:hAnsi="Helvetica Neue"/>
        </w:rPr>
      </w:pPr>
      <w:r>
        <w:rPr>
          <w:rFonts w:ascii="Helvetica Neue" w:hAnsi="Helvetica Neue"/>
        </w:rPr>
        <w:t>All team member’s feature and master branches must be in-sync.</w:t>
      </w:r>
    </w:p>
    <w:p w14:paraId="1BB43A66" w14:textId="77777777" w:rsidR="000240B6" w:rsidRDefault="000240B6" w:rsidP="000240B6">
      <w:pPr>
        <w:pStyle w:val="Heading2"/>
        <w:rPr>
          <w:rFonts w:ascii="Helvetica Neue" w:hAnsi="Helvetica Neue"/>
          <w:b w:val="0"/>
          <w:bCs w:val="0"/>
          <w:spacing w:val="-2"/>
        </w:rPr>
      </w:pPr>
      <w:r>
        <w:rPr>
          <w:rFonts w:ascii="Helvetica Neue" w:hAnsi="Helvetica Neue"/>
          <w:b w:val="0"/>
          <w:bCs w:val="0"/>
          <w:spacing w:val="-2"/>
        </w:rPr>
        <w:t>Grading Guidelines</w:t>
      </w:r>
      <w:hyperlink r:id="rId531" w:anchor="grading-guidelines" w:tooltip="Permanent link" w:history="1">
        <w:r>
          <w:rPr>
            <w:rStyle w:val="Hyperlink"/>
            <w:rFonts w:ascii="Helvetica Neue" w:hAnsi="Helvetica Neue"/>
            <w:b w:val="0"/>
            <w:bCs w:val="0"/>
            <w:spacing w:val="-2"/>
            <w:u w:val="none"/>
          </w:rPr>
          <w:t>¶</w:t>
        </w:r>
      </w:hyperlink>
    </w:p>
    <w:p w14:paraId="6C3127C7" w14:textId="77777777" w:rsidR="000240B6" w:rsidRDefault="000240B6" w:rsidP="000240B6">
      <w:pPr>
        <w:pStyle w:val="admonition-title"/>
        <w:rPr>
          <w:rFonts w:ascii="Helvetica Neue" w:hAnsi="Helvetica Neue"/>
          <w:b/>
          <w:bCs/>
        </w:rPr>
      </w:pPr>
      <w:r>
        <w:rPr>
          <w:rFonts w:ascii="Helvetica Neue" w:hAnsi="Helvetica Neue"/>
          <w:b/>
          <w:bCs/>
        </w:rPr>
        <w:t>Warning</w:t>
      </w:r>
    </w:p>
    <w:p w14:paraId="34CFFD7F" w14:textId="77777777" w:rsidR="000240B6" w:rsidRDefault="000240B6" w:rsidP="000240B6">
      <w:pPr>
        <w:pStyle w:val="NormalWeb"/>
        <w:rPr>
          <w:rFonts w:ascii="Helvetica Neue" w:hAnsi="Helvetica Neue"/>
        </w:rPr>
      </w:pPr>
      <w:r>
        <w:rPr>
          <w:rFonts w:ascii="Helvetica Neue" w:hAnsi="Helvetica Neue"/>
        </w:rPr>
        <w:t>Following guidelines are for information only. They are subject to change at the discretion of the instructor and TA.</w:t>
      </w:r>
    </w:p>
    <w:p w14:paraId="2A3CC2E3" w14:textId="77777777" w:rsidR="000240B6" w:rsidRDefault="000240B6" w:rsidP="000240B6">
      <w:pPr>
        <w:pStyle w:val="admonition-title"/>
        <w:rPr>
          <w:rFonts w:ascii="Helvetica Neue" w:hAnsi="Helvetica Neue"/>
          <w:b/>
          <w:bCs/>
        </w:rPr>
      </w:pPr>
      <w:r>
        <w:rPr>
          <w:rFonts w:ascii="Helvetica Neue" w:hAnsi="Helvetica Neue"/>
          <w:b/>
          <w:bCs/>
        </w:rPr>
        <w:t>Note</w:t>
      </w:r>
    </w:p>
    <w:p w14:paraId="780D3875" w14:textId="77777777" w:rsidR="000240B6" w:rsidRDefault="000240B6" w:rsidP="000240B6">
      <w:pPr>
        <w:pStyle w:val="NormalWeb"/>
        <w:spacing w:before="0" w:after="0"/>
        <w:rPr>
          <w:rFonts w:ascii="Helvetica Neue" w:hAnsi="Helvetica Neue"/>
        </w:rPr>
      </w:pPr>
      <w:r>
        <w:rPr>
          <w:rFonts w:ascii="Helvetica Neue" w:hAnsi="Helvetica Neue"/>
        </w:rPr>
        <w:t>Student must demo from </w:t>
      </w:r>
      <w:r>
        <w:rPr>
          <w:rStyle w:val="err"/>
          <w:rFonts w:ascii="Courier New" w:hAnsi="Courier New" w:cs="Courier New"/>
          <w:color w:val="A61717"/>
          <w:sz w:val="16"/>
          <w:szCs w:val="16"/>
        </w:rPr>
        <w:t>prod</w:t>
      </w:r>
      <w:r>
        <w:rPr>
          <w:rFonts w:ascii="Helvetica Neue" w:hAnsi="Helvetica Neue"/>
        </w:rPr>
        <w:t> AWS account. TAs should not spend time verifying setup in </w:t>
      </w:r>
      <w:r>
        <w:rPr>
          <w:rStyle w:val="err"/>
          <w:rFonts w:ascii="Courier New" w:hAnsi="Courier New" w:cs="Courier New"/>
          <w:color w:val="A61717"/>
          <w:sz w:val="16"/>
          <w:szCs w:val="16"/>
        </w:rPr>
        <w:t>dev</w:t>
      </w:r>
      <w:r>
        <w:rPr>
          <w:rFonts w:ascii="Helvetica Neue" w:hAnsi="Helvetica Neue"/>
        </w:rPr>
        <w:t> or root account.</w:t>
      </w:r>
    </w:p>
    <w:p w14:paraId="2E3BD0F9"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Previous Assignment Objectives</w:t>
      </w:r>
      <w:hyperlink r:id="rId532" w:anchor="previous-assignment-objectives" w:tooltip="Permanent link" w:history="1">
        <w:r>
          <w:rPr>
            <w:rStyle w:val="Hyperlink"/>
            <w:rFonts w:ascii="Helvetica Neue" w:hAnsi="Helvetica Neue"/>
            <w:b w:val="0"/>
            <w:bCs w:val="0"/>
            <w:spacing w:val="-2"/>
            <w:u w:val="none"/>
          </w:rPr>
          <w:t>¶</w:t>
        </w:r>
      </w:hyperlink>
    </w:p>
    <w:p w14:paraId="47CCACA9" w14:textId="77777777" w:rsidR="000240B6" w:rsidRDefault="000240B6" w:rsidP="0047624C">
      <w:pPr>
        <w:numPr>
          <w:ilvl w:val="0"/>
          <w:numId w:val="159"/>
        </w:numPr>
        <w:spacing w:before="100" w:beforeAutospacing="1"/>
        <w:ind w:left="450"/>
        <w:rPr>
          <w:rFonts w:ascii="Helvetica Neue" w:hAnsi="Helvetica Neue"/>
        </w:rPr>
      </w:pPr>
      <w:r>
        <w:rPr>
          <w:rFonts w:ascii="Helvetica Neue" w:hAnsi="Helvetica Neue"/>
        </w:rPr>
        <w:t>TAs must verify that students have resolved all open issues from previous assignment(s).</w:t>
      </w:r>
    </w:p>
    <w:p w14:paraId="12089ED2"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Git (20% Penalty)</w:t>
      </w:r>
      <w:hyperlink r:id="rId533" w:anchor="git-20-penalty" w:tooltip="Permanent link" w:history="1">
        <w:r>
          <w:rPr>
            <w:rStyle w:val="Hyperlink"/>
            <w:rFonts w:ascii="Helvetica Neue" w:hAnsi="Helvetica Neue"/>
            <w:b w:val="0"/>
            <w:bCs w:val="0"/>
            <w:spacing w:val="-2"/>
            <w:u w:val="none"/>
          </w:rPr>
          <w:t>¶</w:t>
        </w:r>
      </w:hyperlink>
    </w:p>
    <w:p w14:paraId="6FC1A671" w14:textId="77777777" w:rsidR="000240B6" w:rsidRDefault="000240B6" w:rsidP="0047624C">
      <w:pPr>
        <w:numPr>
          <w:ilvl w:val="0"/>
          <w:numId w:val="160"/>
        </w:numPr>
        <w:spacing w:beforeAutospacing="1"/>
        <w:ind w:left="450"/>
        <w:rPr>
          <w:rFonts w:ascii="Helvetica Neue" w:hAnsi="Helvetica Neue"/>
        </w:rPr>
      </w:pPr>
      <w:r>
        <w:rPr>
          <w:rFonts w:ascii="Helvetica Neue" w:hAnsi="Helvetica Neue"/>
        </w:rPr>
        <w:lastRenderedPageBreak/>
        <w:t xml:space="preserve">All team members must use the </w:t>
      </w:r>
      <w:proofErr w:type="spellStart"/>
      <w:r>
        <w:rPr>
          <w:rFonts w:ascii="Helvetica Neue" w:hAnsi="Helvetica Neue"/>
        </w:rPr>
        <w:t>Github</w:t>
      </w:r>
      <w:proofErr w:type="spellEnd"/>
      <w:r>
        <w:rPr>
          <w:rFonts w:ascii="Helvetica Neue" w:hAnsi="Helvetica Neue"/>
        </w:rPr>
        <w:t xml:space="preserve"> forking workflow and their repositories (master branch which must include code for this assignment) must be in-sync. Check this by asking students to create pull request between their </w:t>
      </w:r>
      <w:r>
        <w:rPr>
          <w:rStyle w:val="err"/>
          <w:rFonts w:ascii="Courier New" w:hAnsi="Courier New" w:cs="Courier New"/>
          <w:color w:val="A61717"/>
          <w:sz w:val="20"/>
          <w:szCs w:val="20"/>
        </w:rPr>
        <w:t>master</w:t>
      </w:r>
      <w:r>
        <w:rPr>
          <w:rFonts w:ascii="Helvetica Neue" w:hAnsi="Helvetica Neue"/>
        </w:rPr>
        <w:t> branch and their scrum master’s </w:t>
      </w:r>
      <w:r>
        <w:rPr>
          <w:rStyle w:val="err"/>
          <w:rFonts w:ascii="Courier New" w:hAnsi="Courier New" w:cs="Courier New"/>
          <w:color w:val="A61717"/>
          <w:sz w:val="20"/>
          <w:szCs w:val="20"/>
        </w:rPr>
        <w:t>master</w:t>
      </w:r>
      <w:r>
        <w:rPr>
          <w:rFonts w:ascii="Helvetica Neue" w:hAnsi="Helvetica Neue"/>
        </w:rPr>
        <w:t> branch. There should be no changes. Verify that all assignment changes are in </w:t>
      </w:r>
      <w:r>
        <w:rPr>
          <w:rStyle w:val="err"/>
          <w:rFonts w:ascii="Courier New" w:hAnsi="Courier New" w:cs="Courier New"/>
          <w:color w:val="A61717"/>
          <w:sz w:val="20"/>
          <w:szCs w:val="20"/>
        </w:rPr>
        <w:t>master</w:t>
      </w:r>
      <w:r>
        <w:rPr>
          <w:rFonts w:ascii="Helvetica Neue" w:hAnsi="Helvetica Neue"/>
        </w:rPr>
        <w:t> branch.</w:t>
      </w:r>
    </w:p>
    <w:p w14:paraId="731B3A2E" w14:textId="77777777" w:rsidR="000240B6" w:rsidRDefault="000240B6" w:rsidP="0047624C">
      <w:pPr>
        <w:numPr>
          <w:ilvl w:val="0"/>
          <w:numId w:val="160"/>
        </w:numPr>
        <w:spacing w:beforeAutospacing="1"/>
        <w:ind w:left="450"/>
        <w:rPr>
          <w:rFonts w:ascii="Helvetica Neue" w:hAnsi="Helvetica Neue"/>
        </w:rPr>
      </w:pPr>
      <w:r>
        <w:rPr>
          <w:rFonts w:ascii="Helvetica Neue" w:hAnsi="Helvetica Neue"/>
        </w:rPr>
        <w:t>Students must show pull requests raised for their code changes contribution. A student who has not raised any pull request for the assignment gets </w:t>
      </w:r>
      <w:r>
        <w:rPr>
          <w:rStyle w:val="err"/>
          <w:rFonts w:ascii="Courier New" w:hAnsi="Courier New" w:cs="Courier New"/>
          <w:color w:val="A61717"/>
          <w:sz w:val="20"/>
          <w:szCs w:val="20"/>
        </w:rPr>
        <w:t>0</w:t>
      </w:r>
      <w:r>
        <w:rPr>
          <w:rFonts w:ascii="Helvetica Neue" w:hAnsi="Helvetica Neue"/>
        </w:rPr>
        <w:t> points for the whole assignment.</w:t>
      </w:r>
    </w:p>
    <w:p w14:paraId="7693DDBC" w14:textId="77777777" w:rsidR="000240B6" w:rsidRDefault="000240B6" w:rsidP="0047624C">
      <w:pPr>
        <w:numPr>
          <w:ilvl w:val="0"/>
          <w:numId w:val="160"/>
        </w:numPr>
        <w:spacing w:before="100" w:beforeAutospacing="1" w:after="120"/>
        <w:ind w:left="450"/>
        <w:rPr>
          <w:rFonts w:ascii="Helvetica Neue" w:hAnsi="Helvetica Neue"/>
        </w:rPr>
      </w:pPr>
      <w:r>
        <w:rPr>
          <w:rFonts w:ascii="Helvetica Neue" w:hAnsi="Helvetica Neue"/>
        </w:rPr>
        <w:t>Added TAs and instructor as collaborator to the GitHub repository.</w:t>
      </w:r>
    </w:p>
    <w:p w14:paraId="21AE6C36" w14:textId="77777777" w:rsidR="000240B6" w:rsidRDefault="000240B6" w:rsidP="0047624C">
      <w:pPr>
        <w:numPr>
          <w:ilvl w:val="0"/>
          <w:numId w:val="160"/>
        </w:numPr>
        <w:spacing w:before="100" w:beforeAutospacing="1" w:after="120"/>
        <w:ind w:left="450"/>
        <w:rPr>
          <w:rFonts w:ascii="Helvetica Neue" w:hAnsi="Helvetica Neue"/>
        </w:rPr>
      </w:pPr>
      <w:r>
        <w:rPr>
          <w:rFonts w:ascii="Helvetica Neue" w:hAnsi="Helvetica Neue"/>
        </w:rPr>
        <w:t>Verify that students have README.md file in their git repository and it contains instructions on how to build, test and deploy their application including any pre-requisites for programming language, frameworks and third-party libraries.</w:t>
      </w:r>
    </w:p>
    <w:p w14:paraId="3B7A1149" w14:textId="77777777" w:rsidR="000240B6" w:rsidRDefault="000240B6" w:rsidP="0047624C">
      <w:pPr>
        <w:numPr>
          <w:ilvl w:val="0"/>
          <w:numId w:val="160"/>
        </w:numPr>
        <w:spacing w:beforeAutospacing="1"/>
        <w:ind w:left="450"/>
        <w:rPr>
          <w:rFonts w:ascii="Helvetica Neue" w:hAnsi="Helvetica Neue"/>
        </w:rPr>
      </w:pPr>
      <w:r>
        <w:rPr>
          <w:rFonts w:ascii="Helvetica Neue" w:hAnsi="Helvetica Neue"/>
        </w:rPr>
        <w:t>Verify that dev environment is not setup in </w:t>
      </w:r>
      <w:r>
        <w:rPr>
          <w:rStyle w:val="err"/>
          <w:rFonts w:ascii="Courier New" w:hAnsi="Courier New" w:cs="Courier New"/>
          <w:color w:val="A61717"/>
          <w:sz w:val="20"/>
          <w:szCs w:val="20"/>
        </w:rPr>
        <w:t>Downloads</w:t>
      </w:r>
      <w:r>
        <w:rPr>
          <w:rFonts w:ascii="Helvetica Neue" w:hAnsi="Helvetica Neue"/>
        </w:rPr>
        <w:t> folder.</w:t>
      </w:r>
    </w:p>
    <w:p w14:paraId="54F5E3CD" w14:textId="77777777" w:rsidR="000240B6" w:rsidRDefault="000240B6" w:rsidP="0047624C">
      <w:pPr>
        <w:numPr>
          <w:ilvl w:val="0"/>
          <w:numId w:val="160"/>
        </w:numPr>
        <w:spacing w:beforeAutospacing="1"/>
        <w:ind w:left="450"/>
        <w:rPr>
          <w:rFonts w:ascii="Helvetica Neue" w:hAnsi="Helvetica Neue"/>
        </w:rPr>
      </w:pPr>
      <w:r>
        <w:rPr>
          <w:rFonts w:ascii="Helvetica Neue" w:hAnsi="Helvetica Neue"/>
        </w:rPr>
        <w:t>Git repositories should be cloned locally using </w:t>
      </w:r>
      <w:r>
        <w:rPr>
          <w:rStyle w:val="err"/>
          <w:rFonts w:ascii="Courier New" w:hAnsi="Courier New" w:cs="Courier New"/>
          <w:color w:val="A61717"/>
          <w:sz w:val="20"/>
          <w:szCs w:val="20"/>
        </w:rPr>
        <w:t>git/</w:t>
      </w:r>
      <w:proofErr w:type="spellStart"/>
      <w:r>
        <w:rPr>
          <w:rStyle w:val="err"/>
          <w:rFonts w:ascii="Courier New" w:hAnsi="Courier New" w:cs="Courier New"/>
          <w:color w:val="A61717"/>
          <w:sz w:val="20"/>
          <w:szCs w:val="20"/>
        </w:rPr>
        <w:t>ssh</w:t>
      </w:r>
      <w:proofErr w:type="spellEnd"/>
      <w:r>
        <w:rPr>
          <w:rFonts w:ascii="Helvetica Neue" w:hAnsi="Helvetica Neue"/>
        </w:rPr>
        <w:t> protocol and not </w:t>
      </w:r>
      <w:r>
        <w:rPr>
          <w:rStyle w:val="err"/>
          <w:rFonts w:ascii="Courier New" w:hAnsi="Courier New" w:cs="Courier New"/>
          <w:color w:val="A61717"/>
          <w:sz w:val="20"/>
          <w:szCs w:val="20"/>
        </w:rPr>
        <w:t>https</w:t>
      </w:r>
      <w:r>
        <w:rPr>
          <w:rFonts w:ascii="Helvetica Neue" w:hAnsi="Helvetica Neue"/>
        </w:rPr>
        <w:t>. Verify this by running </w:t>
      </w:r>
      <w:r>
        <w:rPr>
          <w:rStyle w:val="err"/>
          <w:rFonts w:ascii="Courier New" w:hAnsi="Courier New" w:cs="Courier New"/>
          <w:color w:val="A61717"/>
          <w:sz w:val="20"/>
          <w:szCs w:val="20"/>
        </w:rPr>
        <w:t>git remote -v</w:t>
      </w:r>
      <w:r>
        <w:rPr>
          <w:rFonts w:ascii="Helvetica Neue" w:hAnsi="Helvetica Neue"/>
        </w:rPr>
        <w:t> command in the cloned repository in the VM.</w:t>
      </w:r>
    </w:p>
    <w:p w14:paraId="783117D8" w14:textId="77777777" w:rsidR="000240B6" w:rsidRDefault="000240B6" w:rsidP="0047624C">
      <w:pPr>
        <w:numPr>
          <w:ilvl w:val="0"/>
          <w:numId w:val="160"/>
        </w:numPr>
        <w:spacing w:beforeAutospacing="1"/>
        <w:ind w:left="450"/>
        <w:rPr>
          <w:rFonts w:ascii="Helvetica Neue" w:hAnsi="Helvetica Neue"/>
        </w:rPr>
      </w:pPr>
      <w:r>
        <w:rPr>
          <w:rFonts w:ascii="Helvetica Neue" w:hAnsi="Helvetica Neue"/>
        </w:rPr>
        <w:t>Ask students to perform </w:t>
      </w:r>
      <w:r>
        <w:rPr>
          <w:rStyle w:val="err"/>
          <w:rFonts w:ascii="Courier New" w:hAnsi="Courier New" w:cs="Courier New"/>
          <w:color w:val="A61717"/>
          <w:sz w:val="20"/>
          <w:szCs w:val="20"/>
        </w:rPr>
        <w:t>git pull</w:t>
      </w:r>
      <w:r>
        <w:rPr>
          <w:rFonts w:ascii="Helvetica Neue" w:hAnsi="Helvetica Neue"/>
        </w:rPr>
        <w:t> from scrum master’s repo and run the </w:t>
      </w:r>
      <w:r>
        <w:rPr>
          <w:rStyle w:val="err"/>
          <w:rFonts w:ascii="Courier New" w:hAnsi="Courier New" w:cs="Courier New"/>
          <w:color w:val="A61717"/>
          <w:sz w:val="20"/>
          <w:szCs w:val="20"/>
        </w:rPr>
        <w:t>git status</w:t>
      </w:r>
      <w:r>
        <w:rPr>
          <w:rFonts w:ascii="Helvetica Neue" w:hAnsi="Helvetica Neue"/>
        </w:rPr>
        <w:t> command. This must be done from terminal.</w:t>
      </w:r>
    </w:p>
    <w:p w14:paraId="0E6CBAA6" w14:textId="77777777" w:rsidR="000240B6" w:rsidRDefault="000240B6" w:rsidP="000240B6">
      <w:pPr>
        <w:pStyle w:val="Heading4"/>
        <w:rPr>
          <w:rFonts w:ascii="Helvetica Neue" w:hAnsi="Helvetica Neue"/>
          <w:spacing w:val="-2"/>
        </w:rPr>
      </w:pPr>
      <w:r>
        <w:rPr>
          <w:rFonts w:ascii="Helvetica Neue" w:hAnsi="Helvetica Neue"/>
          <w:spacing w:val="-2"/>
        </w:rPr>
        <w:t>Git Repository Content Check</w:t>
      </w:r>
      <w:hyperlink r:id="rId534" w:anchor="git-repository-content-check" w:tooltip="Permanent link" w:history="1">
        <w:r>
          <w:rPr>
            <w:rStyle w:val="Hyperlink"/>
            <w:rFonts w:ascii="Helvetica Neue" w:hAnsi="Helvetica Neue"/>
            <w:spacing w:val="-2"/>
            <w:u w:val="none"/>
          </w:rPr>
          <w:t>¶</w:t>
        </w:r>
      </w:hyperlink>
    </w:p>
    <w:p w14:paraId="7C412B79" w14:textId="77777777" w:rsidR="000240B6" w:rsidRDefault="000240B6" w:rsidP="0047624C">
      <w:pPr>
        <w:numPr>
          <w:ilvl w:val="0"/>
          <w:numId w:val="161"/>
        </w:numPr>
        <w:spacing w:before="100" w:beforeAutospacing="1" w:after="120"/>
        <w:ind w:left="450"/>
        <w:rPr>
          <w:rFonts w:ascii="Helvetica Neue" w:hAnsi="Helvetica Neue"/>
        </w:rPr>
      </w:pPr>
      <w:r>
        <w:rPr>
          <w:rFonts w:ascii="Helvetica Neue" w:hAnsi="Helvetica Neue"/>
        </w:rPr>
        <w:t>Check the repository for any AWS credentials.</w:t>
      </w:r>
    </w:p>
    <w:p w14:paraId="6B2DB17F" w14:textId="77777777" w:rsidR="000240B6" w:rsidRDefault="000240B6" w:rsidP="0047624C">
      <w:pPr>
        <w:numPr>
          <w:ilvl w:val="0"/>
          <w:numId w:val="161"/>
        </w:numPr>
        <w:spacing w:beforeAutospacing="1"/>
        <w:ind w:left="450"/>
        <w:rPr>
          <w:rFonts w:ascii="Helvetica Neue" w:hAnsi="Helvetica Neue"/>
        </w:rPr>
      </w:pPr>
      <w:r>
        <w:rPr>
          <w:rFonts w:ascii="Helvetica Neue" w:hAnsi="Helvetica Neue"/>
        </w:rPr>
        <w:t xml:space="preserve">Check the repository for any IDE specific files. IDE configuration files must not be in repository. Verify </w:t>
      </w:r>
      <w:proofErr w:type="gramStart"/>
      <w:r>
        <w:rPr>
          <w:rFonts w:ascii="Helvetica Neue" w:hAnsi="Helvetica Neue"/>
        </w:rPr>
        <w:t>their </w:t>
      </w:r>
      <w:r>
        <w:rPr>
          <w:rStyle w:val="na"/>
          <w:color w:val="C2185B"/>
        </w:rPr>
        <w:t>.</w:t>
      </w:r>
      <w:proofErr w:type="spellStart"/>
      <w:r>
        <w:rPr>
          <w:rStyle w:val="na"/>
          <w:color w:val="C2185B"/>
        </w:rPr>
        <w:t>gitignore</w:t>
      </w:r>
      <w:proofErr w:type="spellEnd"/>
      <w:proofErr w:type="gramEnd"/>
      <w:r>
        <w:rPr>
          <w:rFonts w:ascii="Helvetica Neue" w:hAnsi="Helvetica Neue"/>
        </w:rPr>
        <w:t> configuration.</w:t>
      </w:r>
    </w:p>
    <w:p w14:paraId="52FF4EBF" w14:textId="77777777" w:rsidR="000240B6" w:rsidRDefault="000240B6" w:rsidP="0047624C">
      <w:pPr>
        <w:numPr>
          <w:ilvl w:val="0"/>
          <w:numId w:val="161"/>
        </w:numPr>
        <w:spacing w:beforeAutospacing="1"/>
        <w:ind w:left="450"/>
        <w:rPr>
          <w:rFonts w:ascii="Helvetica Neue" w:hAnsi="Helvetica Neue"/>
        </w:rPr>
      </w:pPr>
      <w:r>
        <w:rPr>
          <w:rFonts w:ascii="Helvetica Neue" w:hAnsi="Helvetica Neue"/>
        </w:rPr>
        <w:t>Check the repository for build artifacts such as </w:t>
      </w:r>
      <w:r>
        <w:rPr>
          <w:rStyle w:val="na"/>
          <w:color w:val="C2185B"/>
        </w:rPr>
        <w:t>.class</w:t>
      </w:r>
      <w:r>
        <w:rPr>
          <w:rFonts w:ascii="Helvetica Neue" w:hAnsi="Helvetica Neue"/>
        </w:rPr>
        <w:t>, </w:t>
      </w:r>
      <w:r>
        <w:rPr>
          <w:rStyle w:val="na"/>
          <w:color w:val="C2185B"/>
        </w:rPr>
        <w:t>.jar</w:t>
      </w:r>
      <w:r>
        <w:rPr>
          <w:rFonts w:ascii="Helvetica Neue" w:hAnsi="Helvetica Neue"/>
        </w:rPr>
        <w:t>, </w:t>
      </w:r>
      <w:r>
        <w:rPr>
          <w:rStyle w:val="na"/>
          <w:color w:val="C2185B"/>
        </w:rPr>
        <w:t>.war</w:t>
      </w:r>
      <w:r>
        <w:rPr>
          <w:rFonts w:ascii="Helvetica Neue" w:hAnsi="Helvetica Neue"/>
        </w:rPr>
        <w:t> files and </w:t>
      </w:r>
      <w:r>
        <w:rPr>
          <w:rStyle w:val="err"/>
          <w:rFonts w:ascii="Courier New" w:hAnsi="Courier New" w:cs="Courier New"/>
          <w:color w:val="A61717"/>
          <w:sz w:val="20"/>
          <w:szCs w:val="20"/>
        </w:rPr>
        <w:t>build</w:t>
      </w:r>
      <w:r>
        <w:rPr>
          <w:rFonts w:ascii="Helvetica Neue" w:hAnsi="Helvetica Neue"/>
        </w:rPr>
        <w:t> directory. None of these should be checked into the repository.</w:t>
      </w:r>
    </w:p>
    <w:p w14:paraId="277CC7BC" w14:textId="77777777" w:rsidR="000240B6" w:rsidRDefault="000240B6" w:rsidP="0047624C">
      <w:pPr>
        <w:numPr>
          <w:ilvl w:val="0"/>
          <w:numId w:val="161"/>
        </w:numPr>
        <w:spacing w:before="100" w:beforeAutospacing="1"/>
        <w:ind w:left="450"/>
        <w:rPr>
          <w:rFonts w:ascii="Helvetica Neue" w:hAnsi="Helvetica Neue"/>
        </w:rPr>
      </w:pPr>
      <w:r>
        <w:rPr>
          <w:rFonts w:ascii="Helvetica Neue" w:hAnsi="Helvetica Neue"/>
        </w:rPr>
        <w:t>Check for dependencies. Dependencies from Maven repository should not be committed to the git repository.</w:t>
      </w:r>
    </w:p>
    <w:p w14:paraId="790742AC" w14:textId="77777777" w:rsidR="000240B6" w:rsidRDefault="000240B6" w:rsidP="000240B6">
      <w:pPr>
        <w:pStyle w:val="Heading3"/>
        <w:rPr>
          <w:rFonts w:ascii="Helvetica Neue" w:hAnsi="Helvetica Neue"/>
          <w:b w:val="0"/>
          <w:bCs w:val="0"/>
          <w:spacing w:val="-2"/>
        </w:rPr>
      </w:pPr>
      <w:proofErr w:type="spellStart"/>
      <w:r>
        <w:rPr>
          <w:rFonts w:ascii="Helvetica Neue" w:hAnsi="Helvetica Neue"/>
          <w:b w:val="0"/>
          <w:bCs w:val="0"/>
          <w:spacing w:val="-2"/>
        </w:rPr>
        <w:t>SSH’ing</w:t>
      </w:r>
      <w:proofErr w:type="spellEnd"/>
      <w:r>
        <w:rPr>
          <w:rFonts w:ascii="Helvetica Neue" w:hAnsi="Helvetica Neue"/>
          <w:b w:val="0"/>
          <w:bCs w:val="0"/>
          <w:spacing w:val="-2"/>
        </w:rPr>
        <w:t xml:space="preserve"> to EC2 Instance (20% Penalty)</w:t>
      </w:r>
      <w:hyperlink r:id="rId535" w:anchor="sshing-to-ec2-instance-20-penalty" w:tooltip="Permanent link" w:history="1">
        <w:r>
          <w:rPr>
            <w:rStyle w:val="Hyperlink"/>
            <w:rFonts w:ascii="Helvetica Neue" w:hAnsi="Helvetica Neue"/>
            <w:b w:val="0"/>
            <w:bCs w:val="0"/>
            <w:spacing w:val="-2"/>
            <w:u w:val="none"/>
          </w:rPr>
          <w:t>¶</w:t>
        </w:r>
      </w:hyperlink>
    </w:p>
    <w:p w14:paraId="2695B659" w14:textId="77777777" w:rsidR="000240B6" w:rsidRDefault="000240B6" w:rsidP="0047624C">
      <w:pPr>
        <w:numPr>
          <w:ilvl w:val="0"/>
          <w:numId w:val="162"/>
        </w:numPr>
        <w:spacing w:before="100" w:beforeAutospacing="1" w:after="120"/>
        <w:ind w:left="450"/>
        <w:rPr>
          <w:rFonts w:ascii="Helvetica Neue" w:hAnsi="Helvetica Neue"/>
        </w:rPr>
      </w:pPr>
      <w:r>
        <w:rPr>
          <w:rFonts w:ascii="Helvetica Neue" w:hAnsi="Helvetica Neue"/>
        </w:rPr>
        <w:t>Infrastructure must be setup via Terraform.</w:t>
      </w:r>
    </w:p>
    <w:p w14:paraId="58814388" w14:textId="77777777" w:rsidR="000240B6" w:rsidRDefault="000240B6" w:rsidP="0047624C">
      <w:pPr>
        <w:numPr>
          <w:ilvl w:val="0"/>
          <w:numId w:val="162"/>
        </w:numPr>
        <w:spacing w:before="100" w:beforeAutospacing="1" w:after="120"/>
        <w:ind w:left="450"/>
        <w:rPr>
          <w:rFonts w:ascii="Helvetica Neue" w:hAnsi="Helvetica Neue"/>
        </w:rPr>
      </w:pPr>
      <w:r>
        <w:rPr>
          <w:rFonts w:ascii="Helvetica Neue" w:hAnsi="Helvetica Neue"/>
        </w:rPr>
        <w:t>Manually setup must be done prior to demo.</w:t>
      </w:r>
    </w:p>
    <w:p w14:paraId="72089205" w14:textId="77777777" w:rsidR="000240B6" w:rsidRDefault="000240B6" w:rsidP="0047624C">
      <w:pPr>
        <w:numPr>
          <w:ilvl w:val="0"/>
          <w:numId w:val="162"/>
        </w:numPr>
        <w:spacing w:before="100" w:beforeAutospacing="1" w:after="120"/>
        <w:ind w:left="450"/>
        <w:rPr>
          <w:rFonts w:ascii="Helvetica Neue" w:hAnsi="Helvetica Neue"/>
        </w:rPr>
      </w:pPr>
      <w:r>
        <w:rPr>
          <w:rFonts w:ascii="Helvetica Neue" w:hAnsi="Helvetica Neue"/>
        </w:rPr>
        <w:t>Application must be deployed thru CI/CD pipeline.</w:t>
      </w:r>
    </w:p>
    <w:p w14:paraId="4DD6ACF2" w14:textId="77777777" w:rsidR="000240B6" w:rsidRDefault="000240B6" w:rsidP="0047624C">
      <w:pPr>
        <w:numPr>
          <w:ilvl w:val="0"/>
          <w:numId w:val="162"/>
        </w:numPr>
        <w:spacing w:before="100" w:beforeAutospacing="1"/>
        <w:ind w:left="450"/>
        <w:rPr>
          <w:rFonts w:ascii="Helvetica Neue" w:hAnsi="Helvetica Neue"/>
        </w:rPr>
      </w:pPr>
      <w:proofErr w:type="spellStart"/>
      <w:r>
        <w:rPr>
          <w:rFonts w:ascii="Helvetica Neue" w:hAnsi="Helvetica Neue"/>
        </w:rPr>
        <w:t>SSH’ing</w:t>
      </w:r>
      <w:proofErr w:type="spellEnd"/>
      <w:r>
        <w:rPr>
          <w:rFonts w:ascii="Helvetica Neue" w:hAnsi="Helvetica Neue"/>
        </w:rPr>
        <w:t xml:space="preserve"> into EC2 instance for any reason (other than being asked for TA) will result in 20% penalty.</w:t>
      </w:r>
    </w:p>
    <w:p w14:paraId="3FB5A5BE"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Pre-requisite for Demo (10% Penalty)</w:t>
      </w:r>
      <w:hyperlink r:id="rId536" w:anchor="pre-requisite-for-demo-10-penalty" w:tooltip="Permanent link" w:history="1">
        <w:r>
          <w:rPr>
            <w:rStyle w:val="Hyperlink"/>
            <w:rFonts w:ascii="Helvetica Neue" w:hAnsi="Helvetica Neue"/>
            <w:b w:val="0"/>
            <w:bCs w:val="0"/>
            <w:spacing w:val="-2"/>
            <w:u w:val="none"/>
          </w:rPr>
          <w:t>¶</w:t>
        </w:r>
      </w:hyperlink>
    </w:p>
    <w:p w14:paraId="36A43E18" w14:textId="77777777" w:rsidR="000240B6" w:rsidRDefault="000240B6" w:rsidP="0047624C">
      <w:pPr>
        <w:numPr>
          <w:ilvl w:val="0"/>
          <w:numId w:val="163"/>
        </w:numPr>
        <w:spacing w:before="100" w:beforeAutospacing="1" w:after="120"/>
        <w:ind w:left="450"/>
        <w:rPr>
          <w:rFonts w:ascii="Helvetica Neue" w:hAnsi="Helvetica Neue"/>
        </w:rPr>
      </w:pPr>
      <w:r>
        <w:rPr>
          <w:rFonts w:ascii="Helvetica Neue" w:hAnsi="Helvetica Neue"/>
        </w:rPr>
        <w:t>Anything setup by Terraform should not exist in the account prior to demo.</w:t>
      </w:r>
    </w:p>
    <w:p w14:paraId="55EEF0EA" w14:textId="77777777" w:rsidR="000240B6" w:rsidRDefault="000240B6" w:rsidP="0047624C">
      <w:pPr>
        <w:numPr>
          <w:ilvl w:val="0"/>
          <w:numId w:val="163"/>
        </w:numPr>
        <w:spacing w:beforeAutospacing="1"/>
        <w:ind w:left="450"/>
        <w:rPr>
          <w:rFonts w:ascii="Helvetica Neue" w:hAnsi="Helvetica Neue"/>
        </w:rPr>
      </w:pPr>
      <w:r>
        <w:rPr>
          <w:rFonts w:ascii="Helvetica Neue" w:hAnsi="Helvetica Neue"/>
        </w:rPr>
        <w:t>It is ok to have resources that are setup thru console such as </w:t>
      </w:r>
      <w:proofErr w:type="spellStart"/>
      <w:r>
        <w:rPr>
          <w:rStyle w:val="err"/>
          <w:rFonts w:ascii="Courier New" w:hAnsi="Courier New" w:cs="Courier New"/>
          <w:color w:val="A61717"/>
          <w:sz w:val="20"/>
          <w:szCs w:val="20"/>
        </w:rPr>
        <w:t>circleci</w:t>
      </w:r>
      <w:proofErr w:type="spellEnd"/>
      <w:r>
        <w:rPr>
          <w:rFonts w:ascii="Helvetica Neue" w:hAnsi="Helvetica Neue"/>
        </w:rPr>
        <w:t> IAM user.</w:t>
      </w:r>
    </w:p>
    <w:p w14:paraId="4A9D24D0" w14:textId="77777777" w:rsidR="000240B6" w:rsidRDefault="000240B6" w:rsidP="0047624C">
      <w:pPr>
        <w:numPr>
          <w:ilvl w:val="0"/>
          <w:numId w:val="163"/>
        </w:numPr>
        <w:spacing w:before="100" w:beforeAutospacing="1" w:after="120"/>
        <w:ind w:left="450"/>
        <w:rPr>
          <w:rFonts w:ascii="Helvetica Neue" w:hAnsi="Helvetica Neue"/>
        </w:rPr>
      </w:pPr>
      <w:r>
        <w:rPr>
          <w:rFonts w:ascii="Helvetica Neue" w:hAnsi="Helvetica Neue"/>
        </w:rPr>
        <w:t>Delete all existing custom AMIs from the account prior to the demo.</w:t>
      </w:r>
    </w:p>
    <w:p w14:paraId="099A174F" w14:textId="77777777" w:rsidR="000240B6" w:rsidRDefault="000240B6" w:rsidP="0047624C">
      <w:pPr>
        <w:numPr>
          <w:ilvl w:val="0"/>
          <w:numId w:val="163"/>
        </w:numPr>
        <w:spacing w:before="100" w:beforeAutospacing="1" w:after="120"/>
        <w:ind w:left="450"/>
        <w:rPr>
          <w:rFonts w:ascii="Helvetica Neue" w:hAnsi="Helvetica Neue"/>
        </w:rPr>
      </w:pPr>
      <w:r>
        <w:rPr>
          <w:rFonts w:ascii="Helvetica Neue" w:hAnsi="Helvetica Neue"/>
        </w:rPr>
        <w:lastRenderedPageBreak/>
        <w:t>Delete all existing web application zip files from the S3 bucket used to store build artifacts. Do NOT delete the bucket itself. TAs must verify the bucket is empty.</w:t>
      </w:r>
    </w:p>
    <w:p w14:paraId="777CD9B5" w14:textId="77777777" w:rsidR="000240B6" w:rsidRDefault="000240B6" w:rsidP="0047624C">
      <w:pPr>
        <w:numPr>
          <w:ilvl w:val="0"/>
          <w:numId w:val="163"/>
        </w:numPr>
        <w:spacing w:before="100" w:beforeAutospacing="1"/>
        <w:ind w:left="450"/>
        <w:rPr>
          <w:rFonts w:ascii="Helvetica Neue" w:hAnsi="Helvetica Neue"/>
        </w:rPr>
      </w:pPr>
      <w:r>
        <w:rPr>
          <w:rFonts w:ascii="Helvetica Neue" w:hAnsi="Helvetica Neue"/>
        </w:rPr>
        <w:t>Delete your application, networking, IAM, etc. resources that are managed by Terraform. You do not need to delete anything that is setup manually.</w:t>
      </w:r>
    </w:p>
    <w:p w14:paraId="0BB8F4CF"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Pre-requisite for Demo (10% Penalty)</w:t>
      </w:r>
      <w:hyperlink r:id="rId537" w:anchor="pre-requisite-for-demo-10-penalty_1" w:tooltip="Permanent link" w:history="1">
        <w:r>
          <w:rPr>
            <w:rStyle w:val="Hyperlink"/>
            <w:rFonts w:ascii="Helvetica Neue" w:hAnsi="Helvetica Neue"/>
            <w:b w:val="0"/>
            <w:bCs w:val="0"/>
            <w:spacing w:val="-2"/>
            <w:u w:val="none"/>
          </w:rPr>
          <w:t>¶</w:t>
        </w:r>
      </w:hyperlink>
    </w:p>
    <w:p w14:paraId="51946D02" w14:textId="77777777" w:rsidR="000240B6" w:rsidRDefault="000240B6" w:rsidP="0047624C">
      <w:pPr>
        <w:numPr>
          <w:ilvl w:val="0"/>
          <w:numId w:val="164"/>
        </w:numPr>
        <w:spacing w:beforeAutospacing="1"/>
        <w:ind w:left="450"/>
        <w:rPr>
          <w:rFonts w:ascii="Helvetica Neue" w:hAnsi="Helvetica Neue"/>
        </w:rPr>
      </w:pPr>
      <w:r>
        <w:rPr>
          <w:rFonts w:ascii="Helvetica Neue" w:hAnsi="Helvetica Neue"/>
        </w:rPr>
        <w:t>Anything setup by Terraform should not exist in the </w:t>
      </w:r>
      <w:r>
        <w:rPr>
          <w:rStyle w:val="err"/>
          <w:rFonts w:ascii="Courier New" w:hAnsi="Courier New" w:cs="Courier New"/>
          <w:color w:val="A61717"/>
          <w:sz w:val="20"/>
          <w:szCs w:val="20"/>
        </w:rPr>
        <w:t>prod</w:t>
      </w:r>
      <w:r>
        <w:rPr>
          <w:rFonts w:ascii="Helvetica Neue" w:hAnsi="Helvetica Neue"/>
        </w:rPr>
        <w:t> account prior to demo.</w:t>
      </w:r>
    </w:p>
    <w:p w14:paraId="4626CE54" w14:textId="77777777" w:rsidR="000240B6" w:rsidRDefault="000240B6" w:rsidP="0047624C">
      <w:pPr>
        <w:numPr>
          <w:ilvl w:val="0"/>
          <w:numId w:val="164"/>
        </w:numPr>
        <w:spacing w:beforeAutospacing="1"/>
        <w:ind w:left="450"/>
        <w:rPr>
          <w:rFonts w:ascii="Helvetica Neue" w:hAnsi="Helvetica Neue"/>
        </w:rPr>
      </w:pPr>
      <w:r>
        <w:rPr>
          <w:rFonts w:ascii="Helvetica Neue" w:hAnsi="Helvetica Neue"/>
        </w:rPr>
        <w:t>It is ok to have resources that are setup thru console such as </w:t>
      </w:r>
      <w:proofErr w:type="spellStart"/>
      <w:r>
        <w:rPr>
          <w:rStyle w:val="err"/>
          <w:rFonts w:ascii="Courier New" w:hAnsi="Courier New" w:cs="Courier New"/>
          <w:color w:val="A61717"/>
          <w:sz w:val="20"/>
          <w:szCs w:val="20"/>
        </w:rPr>
        <w:t>circleci</w:t>
      </w:r>
      <w:proofErr w:type="spellEnd"/>
      <w:r>
        <w:rPr>
          <w:rFonts w:ascii="Helvetica Neue" w:hAnsi="Helvetica Neue"/>
        </w:rPr>
        <w:t> IAM user.</w:t>
      </w:r>
    </w:p>
    <w:p w14:paraId="59C635DF" w14:textId="77777777" w:rsidR="000240B6" w:rsidRDefault="000240B6" w:rsidP="0047624C">
      <w:pPr>
        <w:numPr>
          <w:ilvl w:val="0"/>
          <w:numId w:val="164"/>
        </w:numPr>
        <w:spacing w:before="100" w:beforeAutospacing="1" w:after="120"/>
        <w:ind w:left="450"/>
        <w:rPr>
          <w:rFonts w:ascii="Helvetica Neue" w:hAnsi="Helvetica Neue"/>
        </w:rPr>
      </w:pPr>
      <w:r>
        <w:rPr>
          <w:rFonts w:ascii="Helvetica Neue" w:hAnsi="Helvetica Neue"/>
        </w:rPr>
        <w:t>Delete all existing custom AMIs from the account prior to the demo.</w:t>
      </w:r>
    </w:p>
    <w:p w14:paraId="240D7F2F" w14:textId="77777777" w:rsidR="000240B6" w:rsidRDefault="000240B6" w:rsidP="0047624C">
      <w:pPr>
        <w:numPr>
          <w:ilvl w:val="0"/>
          <w:numId w:val="164"/>
        </w:numPr>
        <w:spacing w:before="100" w:beforeAutospacing="1" w:after="120"/>
        <w:ind w:left="450"/>
        <w:rPr>
          <w:rFonts w:ascii="Helvetica Neue" w:hAnsi="Helvetica Neue"/>
        </w:rPr>
      </w:pPr>
      <w:r>
        <w:rPr>
          <w:rFonts w:ascii="Helvetica Neue" w:hAnsi="Helvetica Neue"/>
        </w:rPr>
        <w:t>Delete all existing zip files from the S3 bucket used to store build artifacts.</w:t>
      </w:r>
    </w:p>
    <w:p w14:paraId="34D4F961" w14:textId="77777777" w:rsidR="000240B6" w:rsidRDefault="000240B6" w:rsidP="0047624C">
      <w:pPr>
        <w:numPr>
          <w:ilvl w:val="0"/>
          <w:numId w:val="164"/>
        </w:numPr>
        <w:spacing w:before="100" w:beforeAutospacing="1"/>
        <w:ind w:left="450"/>
        <w:rPr>
          <w:rFonts w:ascii="Helvetica Neue" w:hAnsi="Helvetica Neue"/>
        </w:rPr>
      </w:pPr>
      <w:r>
        <w:rPr>
          <w:rFonts w:ascii="Helvetica Neue" w:hAnsi="Helvetica Neue"/>
        </w:rPr>
        <w:t>Delete your application, networking, IAM, etc. resources that are managed by Terraform. You do not need to delete anything that is setup manually.</w:t>
      </w:r>
    </w:p>
    <w:p w14:paraId="696FC6C4"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Amazon SES Setup (5%)</w:t>
      </w:r>
      <w:hyperlink r:id="rId538" w:anchor="amazon-ses-setup-5" w:tooltip="Permanent link" w:history="1">
        <w:r>
          <w:rPr>
            <w:rStyle w:val="Hyperlink"/>
            <w:rFonts w:ascii="Helvetica Neue" w:hAnsi="Helvetica Neue"/>
            <w:b w:val="0"/>
            <w:bCs w:val="0"/>
            <w:spacing w:val="-2"/>
            <w:u w:val="none"/>
          </w:rPr>
          <w:t>¶</w:t>
        </w:r>
      </w:hyperlink>
    </w:p>
    <w:p w14:paraId="002946D1" w14:textId="77777777" w:rsidR="000240B6" w:rsidRDefault="000240B6" w:rsidP="0047624C">
      <w:pPr>
        <w:numPr>
          <w:ilvl w:val="0"/>
          <w:numId w:val="165"/>
        </w:numPr>
        <w:spacing w:beforeAutospacing="1"/>
        <w:ind w:left="450"/>
        <w:rPr>
          <w:rFonts w:ascii="Helvetica Neue" w:hAnsi="Helvetica Neue"/>
        </w:rPr>
      </w:pPr>
      <w:r>
        <w:rPr>
          <w:rFonts w:ascii="Helvetica Neue" w:hAnsi="Helvetica Neue"/>
        </w:rPr>
        <w:t>Verify student’s domain has production access for SES in </w:t>
      </w:r>
      <w:r>
        <w:rPr>
          <w:rStyle w:val="err"/>
          <w:rFonts w:ascii="Courier New" w:hAnsi="Courier New" w:cs="Courier New"/>
          <w:color w:val="A61717"/>
          <w:sz w:val="20"/>
          <w:szCs w:val="20"/>
        </w:rPr>
        <w:t>prod</w:t>
      </w:r>
      <w:r>
        <w:rPr>
          <w:rFonts w:ascii="Helvetica Neue" w:hAnsi="Helvetica Neue"/>
        </w:rPr>
        <w:t> account.</w:t>
      </w:r>
    </w:p>
    <w:p w14:paraId="4A8E6BD5" w14:textId="77777777" w:rsidR="000240B6" w:rsidRDefault="000240B6" w:rsidP="0047624C">
      <w:pPr>
        <w:numPr>
          <w:ilvl w:val="1"/>
          <w:numId w:val="165"/>
        </w:numPr>
        <w:spacing w:beforeAutospacing="1"/>
        <w:ind w:left="900"/>
        <w:rPr>
          <w:rFonts w:ascii="Helvetica Neue" w:hAnsi="Helvetica Neue"/>
        </w:rPr>
      </w:pPr>
      <w:r>
        <w:rPr>
          <w:rFonts w:ascii="Helvetica Neue" w:hAnsi="Helvetica Neue"/>
        </w:rPr>
        <w:t>Check </w:t>
      </w:r>
      <w:r>
        <w:rPr>
          <w:rStyle w:val="err"/>
          <w:rFonts w:ascii="Courier New" w:hAnsi="Courier New" w:cs="Courier New"/>
          <w:color w:val="A61717"/>
          <w:sz w:val="20"/>
          <w:szCs w:val="20"/>
        </w:rPr>
        <w:t>Verified Emails</w:t>
      </w:r>
      <w:r>
        <w:rPr>
          <w:rFonts w:ascii="Helvetica Neue" w:hAnsi="Helvetica Neue"/>
        </w:rPr>
        <w:t> for SES and make sure all entries are removed.</w:t>
      </w:r>
    </w:p>
    <w:p w14:paraId="54CBB527" w14:textId="77777777" w:rsidR="000240B6" w:rsidRDefault="000240B6" w:rsidP="0047624C">
      <w:pPr>
        <w:numPr>
          <w:ilvl w:val="0"/>
          <w:numId w:val="165"/>
        </w:numPr>
        <w:spacing w:before="100" w:beforeAutospacing="1"/>
        <w:ind w:left="450"/>
        <w:rPr>
          <w:rFonts w:ascii="Helvetica Neue" w:hAnsi="Helvetica Neue"/>
        </w:rPr>
      </w:pPr>
      <w:r>
        <w:rPr>
          <w:rFonts w:ascii="Helvetica Neue" w:hAnsi="Helvetica Neue"/>
        </w:rPr>
        <w:t>Verify DKIM is configured for the domain.</w:t>
      </w:r>
    </w:p>
    <w:p w14:paraId="25F17B2D"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Infrastructure as Code (25%)</w:t>
      </w:r>
      <w:hyperlink r:id="rId539" w:anchor="infrastructure-as-code-25" w:tooltip="Permanent link" w:history="1">
        <w:r>
          <w:rPr>
            <w:rStyle w:val="Hyperlink"/>
            <w:rFonts w:ascii="Helvetica Neue" w:hAnsi="Helvetica Neue"/>
            <w:b w:val="0"/>
            <w:bCs w:val="0"/>
            <w:spacing w:val="-2"/>
            <w:u w:val="none"/>
          </w:rPr>
          <w:t>¶</w:t>
        </w:r>
      </w:hyperlink>
    </w:p>
    <w:p w14:paraId="3C0F374D" w14:textId="77777777" w:rsidR="000240B6" w:rsidRDefault="000240B6" w:rsidP="0047624C">
      <w:pPr>
        <w:numPr>
          <w:ilvl w:val="0"/>
          <w:numId w:val="166"/>
        </w:numPr>
        <w:spacing w:before="100" w:beforeAutospacing="1" w:after="120"/>
        <w:ind w:left="450"/>
        <w:rPr>
          <w:rFonts w:ascii="Helvetica Neue" w:hAnsi="Helvetica Neue"/>
        </w:rPr>
      </w:pPr>
      <w:r>
        <w:rPr>
          <w:rFonts w:ascii="Helvetica Neue" w:hAnsi="Helvetica Neue"/>
        </w:rPr>
        <w:t>Using Terraform, create all AWS resources need to run your application. You must use the AMI you have built to launch EC2 instance.</w:t>
      </w:r>
    </w:p>
    <w:p w14:paraId="2EC96987" w14:textId="77777777" w:rsidR="000240B6" w:rsidRDefault="000240B6" w:rsidP="0047624C">
      <w:pPr>
        <w:numPr>
          <w:ilvl w:val="0"/>
          <w:numId w:val="166"/>
        </w:numPr>
        <w:spacing w:before="100" w:beforeAutospacing="1" w:after="120"/>
        <w:ind w:left="450"/>
        <w:rPr>
          <w:rFonts w:ascii="Helvetica Neue" w:hAnsi="Helvetica Neue"/>
        </w:rPr>
      </w:pPr>
      <w:r>
        <w:rPr>
          <w:rFonts w:ascii="Helvetica Neue" w:hAnsi="Helvetica Neue"/>
        </w:rPr>
        <w:t>TAs must verify that no resources exist in the default VPC.</w:t>
      </w:r>
    </w:p>
    <w:p w14:paraId="7FE230BD" w14:textId="77777777" w:rsidR="000240B6" w:rsidRDefault="000240B6" w:rsidP="0047624C">
      <w:pPr>
        <w:numPr>
          <w:ilvl w:val="0"/>
          <w:numId w:val="166"/>
        </w:numPr>
        <w:spacing w:before="100" w:beforeAutospacing="1" w:after="120"/>
        <w:ind w:left="450"/>
        <w:rPr>
          <w:rFonts w:ascii="Helvetica Neue" w:hAnsi="Helvetica Neue"/>
        </w:rPr>
      </w:pPr>
      <w:r>
        <w:rPr>
          <w:rFonts w:ascii="Helvetica Neue" w:hAnsi="Helvetica Neue"/>
        </w:rPr>
        <w:t>All IAM roles and policies must be created using Terraform. Student cannot make any changes to created resources using AWS console. TAs do not have to look at specific role or policies. Check will be performed indirectly by CI/CD pipeline results.</w:t>
      </w:r>
    </w:p>
    <w:p w14:paraId="2374B48E" w14:textId="77777777" w:rsidR="000240B6" w:rsidRDefault="000240B6" w:rsidP="0047624C">
      <w:pPr>
        <w:numPr>
          <w:ilvl w:val="0"/>
          <w:numId w:val="166"/>
        </w:numPr>
        <w:spacing w:before="100" w:beforeAutospacing="1" w:after="120"/>
        <w:ind w:left="450"/>
        <w:rPr>
          <w:rFonts w:ascii="Helvetica Neue" w:hAnsi="Helvetica Neue"/>
        </w:rPr>
      </w:pPr>
      <w:r>
        <w:rPr>
          <w:rFonts w:ascii="Helvetica Neue" w:hAnsi="Helvetica Neue"/>
        </w:rPr>
        <w:t xml:space="preserve">During the demo, note any feature of the web application that does not work as it will be indication of </w:t>
      </w:r>
      <w:proofErr w:type="spellStart"/>
      <w:r>
        <w:rPr>
          <w:rFonts w:ascii="Helvetica Neue" w:hAnsi="Helvetica Neue"/>
        </w:rPr>
        <w:t>IaC</w:t>
      </w:r>
      <w:proofErr w:type="spellEnd"/>
      <w:r>
        <w:rPr>
          <w:rFonts w:ascii="Helvetica Neue" w:hAnsi="Helvetica Neue"/>
        </w:rPr>
        <w:t xml:space="preserve"> not implemented correctly.</w:t>
      </w:r>
    </w:p>
    <w:p w14:paraId="4F3F62A8" w14:textId="77777777" w:rsidR="000240B6" w:rsidRDefault="000240B6" w:rsidP="0047624C">
      <w:pPr>
        <w:numPr>
          <w:ilvl w:val="0"/>
          <w:numId w:val="166"/>
        </w:numPr>
        <w:spacing w:before="100" w:beforeAutospacing="1"/>
        <w:ind w:left="450"/>
        <w:rPr>
          <w:rFonts w:ascii="Helvetica Neue" w:hAnsi="Helvetica Neue"/>
        </w:rPr>
      </w:pPr>
      <w:r>
        <w:rPr>
          <w:rFonts w:ascii="Helvetica Neue" w:hAnsi="Helvetica Neue"/>
        </w:rPr>
        <w:t>Validate load balancer has WAF configured using the AWS console.</w:t>
      </w:r>
    </w:p>
    <w:p w14:paraId="4DB8B447"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CI/CD for Lambda (10%)</w:t>
      </w:r>
      <w:hyperlink r:id="rId540" w:anchor="cicd-for-lambda-10" w:tooltip="Permanent link" w:history="1">
        <w:r>
          <w:rPr>
            <w:rStyle w:val="Hyperlink"/>
            <w:rFonts w:ascii="Helvetica Neue" w:hAnsi="Helvetica Neue"/>
            <w:b w:val="0"/>
            <w:bCs w:val="0"/>
            <w:spacing w:val="-2"/>
            <w:u w:val="none"/>
          </w:rPr>
          <w:t>¶</w:t>
        </w:r>
      </w:hyperlink>
    </w:p>
    <w:p w14:paraId="41E8DB30" w14:textId="77777777" w:rsidR="000240B6" w:rsidRDefault="000240B6" w:rsidP="0047624C">
      <w:pPr>
        <w:numPr>
          <w:ilvl w:val="0"/>
          <w:numId w:val="167"/>
        </w:numPr>
        <w:spacing w:beforeAutospacing="1"/>
        <w:ind w:left="450"/>
        <w:rPr>
          <w:rFonts w:ascii="Helvetica Neue" w:hAnsi="Helvetica Neue"/>
        </w:rPr>
      </w:pPr>
      <w:r>
        <w:rPr>
          <w:rFonts w:ascii="Helvetica Neue" w:hAnsi="Helvetica Neue"/>
        </w:rPr>
        <w:t xml:space="preserve">Have student trigger </w:t>
      </w:r>
      <w:proofErr w:type="spellStart"/>
      <w:r>
        <w:rPr>
          <w:rFonts w:ascii="Helvetica Neue" w:hAnsi="Helvetica Neue"/>
        </w:rPr>
        <w:t>CircleCI</w:t>
      </w:r>
      <w:proofErr w:type="spellEnd"/>
      <w:r>
        <w:rPr>
          <w:rFonts w:ascii="Helvetica Neue" w:hAnsi="Helvetica Neue"/>
        </w:rPr>
        <w:t xml:space="preserve"> build for web application and AWS Lambda function. Build must run from </w:t>
      </w:r>
      <w:r>
        <w:rPr>
          <w:rStyle w:val="err"/>
          <w:rFonts w:ascii="Courier New" w:hAnsi="Courier New" w:cs="Courier New"/>
          <w:color w:val="A61717"/>
          <w:sz w:val="20"/>
          <w:szCs w:val="20"/>
        </w:rPr>
        <w:t>master</w:t>
      </w:r>
      <w:r>
        <w:rPr>
          <w:rFonts w:ascii="Helvetica Neue" w:hAnsi="Helvetica Neue"/>
        </w:rPr>
        <w:t> branch. This will ensure that code on the EC2 instance and in Lambda function is latest.</w:t>
      </w:r>
    </w:p>
    <w:p w14:paraId="1D2DA0A6" w14:textId="77777777" w:rsidR="000240B6" w:rsidRDefault="000240B6" w:rsidP="0047624C">
      <w:pPr>
        <w:numPr>
          <w:ilvl w:val="1"/>
          <w:numId w:val="167"/>
        </w:numPr>
        <w:spacing w:before="100" w:beforeAutospacing="1"/>
        <w:ind w:left="900"/>
        <w:rPr>
          <w:rFonts w:ascii="Helvetica Neue" w:hAnsi="Helvetica Neue"/>
        </w:rPr>
      </w:pPr>
      <w:r>
        <w:rPr>
          <w:rFonts w:ascii="Helvetica Neue" w:hAnsi="Helvetica Neue"/>
        </w:rPr>
        <w:t xml:space="preserve">Make sure student starts the build with </w:t>
      </w:r>
      <w:proofErr w:type="spellStart"/>
      <w:r>
        <w:rPr>
          <w:rFonts w:ascii="Helvetica Neue" w:hAnsi="Helvetica Neue"/>
        </w:rPr>
        <w:t>CircleCI</w:t>
      </w:r>
      <w:proofErr w:type="spellEnd"/>
      <w:r>
        <w:rPr>
          <w:rFonts w:ascii="Helvetica Neue" w:hAnsi="Helvetica Neue"/>
        </w:rPr>
        <w:t xml:space="preserve"> API and not by making commits to their GitHub repository.</w:t>
      </w:r>
    </w:p>
    <w:p w14:paraId="7A78BC78"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lastRenderedPageBreak/>
        <w:t>Web Application, SNS, SES, and Lambda Demo (30%)</w:t>
      </w:r>
      <w:hyperlink r:id="rId541" w:anchor="web-application-sns-ses-and-lambda-demo-30" w:tooltip="Permanent link" w:history="1">
        <w:r>
          <w:rPr>
            <w:rStyle w:val="Hyperlink"/>
            <w:rFonts w:ascii="Helvetica Neue" w:hAnsi="Helvetica Neue"/>
            <w:b w:val="0"/>
            <w:bCs w:val="0"/>
            <w:spacing w:val="-2"/>
            <w:u w:val="none"/>
          </w:rPr>
          <w:t>¶</w:t>
        </w:r>
      </w:hyperlink>
    </w:p>
    <w:p w14:paraId="04E34255" w14:textId="77777777" w:rsidR="000240B6" w:rsidRDefault="000240B6" w:rsidP="0047624C">
      <w:pPr>
        <w:numPr>
          <w:ilvl w:val="0"/>
          <w:numId w:val="168"/>
        </w:numPr>
        <w:spacing w:before="100" w:beforeAutospacing="1" w:after="120"/>
        <w:ind w:left="450"/>
        <w:rPr>
          <w:rFonts w:ascii="Helvetica Neue" w:hAnsi="Helvetica Neue"/>
        </w:rPr>
      </w:pPr>
      <w:r>
        <w:rPr>
          <w:rFonts w:ascii="Helvetica Neue" w:hAnsi="Helvetica Neue"/>
        </w:rPr>
        <w:t>Student to create a new account with TAs email address.</w:t>
      </w:r>
    </w:p>
    <w:p w14:paraId="1D745860" w14:textId="77777777" w:rsidR="000240B6" w:rsidRDefault="000240B6" w:rsidP="0047624C">
      <w:pPr>
        <w:numPr>
          <w:ilvl w:val="0"/>
          <w:numId w:val="168"/>
        </w:numPr>
        <w:spacing w:before="100" w:beforeAutospacing="1" w:after="120"/>
        <w:ind w:left="450"/>
        <w:rPr>
          <w:rFonts w:ascii="Helvetica Neue" w:hAnsi="Helvetica Neue"/>
        </w:rPr>
      </w:pPr>
      <w:r>
        <w:rPr>
          <w:rFonts w:ascii="Helvetica Neue" w:hAnsi="Helvetica Neue"/>
        </w:rPr>
        <w:t>Make API call to create a new recipe.</w:t>
      </w:r>
    </w:p>
    <w:p w14:paraId="136F15C6" w14:textId="77777777" w:rsidR="000240B6" w:rsidRDefault="000240B6" w:rsidP="0047624C">
      <w:pPr>
        <w:numPr>
          <w:ilvl w:val="0"/>
          <w:numId w:val="168"/>
        </w:numPr>
        <w:spacing w:beforeAutospacing="1"/>
        <w:ind w:left="450"/>
        <w:rPr>
          <w:rFonts w:ascii="Helvetica Neue" w:hAnsi="Helvetica Neue"/>
        </w:rPr>
      </w:pPr>
      <w:r>
        <w:rPr>
          <w:rFonts w:ascii="Helvetica Neue" w:hAnsi="Helvetica Neue"/>
        </w:rPr>
        <w:t>Make an API call to </w:t>
      </w:r>
      <w:r>
        <w:rPr>
          <w:rStyle w:val="err"/>
          <w:rFonts w:ascii="Courier New" w:hAnsi="Courier New" w:cs="Courier New"/>
          <w:color w:val="A61717"/>
          <w:sz w:val="20"/>
          <w:szCs w:val="20"/>
        </w:rPr>
        <w:t>/v1/</w:t>
      </w:r>
      <w:proofErr w:type="spellStart"/>
      <w:r>
        <w:rPr>
          <w:rStyle w:val="err"/>
          <w:rFonts w:ascii="Courier New" w:hAnsi="Courier New" w:cs="Courier New"/>
          <w:color w:val="A61717"/>
          <w:sz w:val="20"/>
          <w:szCs w:val="20"/>
        </w:rPr>
        <w:t>myrecipes</w:t>
      </w:r>
      <w:proofErr w:type="spellEnd"/>
      <w:r>
        <w:rPr>
          <w:rFonts w:ascii="Helvetica Neue" w:hAnsi="Helvetica Neue"/>
        </w:rPr>
        <w:t> endpoint with the newly created account.</w:t>
      </w:r>
    </w:p>
    <w:p w14:paraId="27A2F791" w14:textId="77777777" w:rsidR="000240B6" w:rsidRDefault="000240B6" w:rsidP="0047624C">
      <w:pPr>
        <w:numPr>
          <w:ilvl w:val="1"/>
          <w:numId w:val="168"/>
        </w:numPr>
        <w:spacing w:before="100" w:beforeAutospacing="1" w:after="120"/>
        <w:ind w:left="900"/>
        <w:rPr>
          <w:rFonts w:ascii="Helvetica Neue" w:hAnsi="Helvetica Neue"/>
        </w:rPr>
      </w:pPr>
      <w:r>
        <w:rPr>
          <w:rFonts w:ascii="Helvetica Neue" w:hAnsi="Helvetica Neue"/>
        </w:rPr>
        <w:t>Verify that you receive email.</w:t>
      </w:r>
    </w:p>
    <w:p w14:paraId="320036B7" w14:textId="77777777" w:rsidR="000240B6" w:rsidRDefault="000240B6" w:rsidP="0047624C">
      <w:pPr>
        <w:numPr>
          <w:ilvl w:val="1"/>
          <w:numId w:val="168"/>
        </w:numPr>
        <w:spacing w:before="100" w:beforeAutospacing="1" w:after="120"/>
        <w:ind w:left="900"/>
        <w:rPr>
          <w:rFonts w:ascii="Helvetica Neue" w:hAnsi="Helvetica Neue"/>
        </w:rPr>
      </w:pPr>
      <w:r>
        <w:rPr>
          <w:rFonts w:ascii="Helvetica Neue" w:hAnsi="Helvetica Neue"/>
        </w:rPr>
        <w:t>Verify email does not end up in SPAM folder.</w:t>
      </w:r>
    </w:p>
    <w:p w14:paraId="4D3FD76E" w14:textId="77777777" w:rsidR="000240B6" w:rsidRDefault="000240B6" w:rsidP="0047624C">
      <w:pPr>
        <w:numPr>
          <w:ilvl w:val="1"/>
          <w:numId w:val="168"/>
        </w:numPr>
        <w:spacing w:before="100" w:beforeAutospacing="1"/>
        <w:ind w:left="900"/>
        <w:rPr>
          <w:rFonts w:ascii="Helvetica Neue" w:hAnsi="Helvetica Neue"/>
        </w:rPr>
      </w:pPr>
      <w:r>
        <w:rPr>
          <w:rFonts w:ascii="Helvetica Neue" w:hAnsi="Helvetica Neue"/>
        </w:rPr>
        <w:t>Check the entry in DynamoDB table.</w:t>
      </w:r>
    </w:p>
    <w:p w14:paraId="253885B5" w14:textId="77777777" w:rsidR="000240B6" w:rsidRDefault="000240B6" w:rsidP="0047624C">
      <w:pPr>
        <w:numPr>
          <w:ilvl w:val="0"/>
          <w:numId w:val="168"/>
        </w:numPr>
        <w:spacing w:beforeAutospacing="1"/>
        <w:ind w:left="450"/>
        <w:rPr>
          <w:rFonts w:ascii="Helvetica Neue" w:hAnsi="Helvetica Neue"/>
        </w:rPr>
      </w:pPr>
      <w:r>
        <w:rPr>
          <w:rFonts w:ascii="Helvetica Neue" w:hAnsi="Helvetica Neue"/>
        </w:rPr>
        <w:t>Make </w:t>
      </w:r>
      <w:r>
        <w:rPr>
          <w:rStyle w:val="err"/>
          <w:rFonts w:ascii="Courier New" w:hAnsi="Courier New" w:cs="Courier New"/>
          <w:color w:val="A61717"/>
          <w:sz w:val="20"/>
          <w:szCs w:val="20"/>
        </w:rPr>
        <w:t>5</w:t>
      </w:r>
      <w:r>
        <w:rPr>
          <w:rFonts w:ascii="Helvetica Neue" w:hAnsi="Helvetica Neue"/>
        </w:rPr>
        <w:t> more API calls to </w:t>
      </w:r>
      <w:r>
        <w:rPr>
          <w:rStyle w:val="err"/>
          <w:rFonts w:ascii="Courier New" w:hAnsi="Courier New" w:cs="Courier New"/>
          <w:color w:val="A61717"/>
          <w:sz w:val="20"/>
          <w:szCs w:val="20"/>
        </w:rPr>
        <w:t>/v1/</w:t>
      </w:r>
      <w:proofErr w:type="spellStart"/>
      <w:r>
        <w:rPr>
          <w:rStyle w:val="err"/>
          <w:rFonts w:ascii="Courier New" w:hAnsi="Courier New" w:cs="Courier New"/>
          <w:color w:val="A61717"/>
          <w:sz w:val="20"/>
          <w:szCs w:val="20"/>
        </w:rPr>
        <w:t>myrecipes</w:t>
      </w:r>
      <w:proofErr w:type="spellEnd"/>
      <w:r>
        <w:rPr>
          <w:rFonts w:ascii="Helvetica Neue" w:hAnsi="Helvetica Neue"/>
        </w:rPr>
        <w:t> endpoint. You should have only received 1 email.</w:t>
      </w:r>
    </w:p>
    <w:p w14:paraId="046E3611" w14:textId="77777777" w:rsidR="000240B6" w:rsidRDefault="000240B6" w:rsidP="0047624C">
      <w:pPr>
        <w:numPr>
          <w:ilvl w:val="0"/>
          <w:numId w:val="168"/>
        </w:numPr>
        <w:spacing w:before="100" w:beforeAutospacing="1" w:after="120"/>
        <w:ind w:left="450"/>
        <w:rPr>
          <w:rFonts w:ascii="Helvetica Neue" w:hAnsi="Helvetica Neue"/>
        </w:rPr>
      </w:pPr>
      <w:r>
        <w:rPr>
          <w:rFonts w:ascii="Helvetica Neue" w:hAnsi="Helvetica Neue"/>
        </w:rPr>
        <w:t>Validate the content of the email have valid links to the recipe user has created. Clicking on the link should take you to the web application and show you the JSON response.</w:t>
      </w:r>
    </w:p>
    <w:p w14:paraId="131CDE54" w14:textId="77777777" w:rsidR="000240B6" w:rsidRDefault="000240B6" w:rsidP="0047624C">
      <w:pPr>
        <w:numPr>
          <w:ilvl w:val="0"/>
          <w:numId w:val="168"/>
        </w:numPr>
        <w:spacing w:before="100" w:beforeAutospacing="1"/>
        <w:ind w:left="450"/>
        <w:rPr>
          <w:rFonts w:ascii="Helvetica Neue" w:hAnsi="Helvetica Neue"/>
        </w:rPr>
      </w:pPr>
      <w:r>
        <w:rPr>
          <w:rFonts w:ascii="Helvetica Neue" w:hAnsi="Helvetica Neue"/>
        </w:rPr>
        <w:t>Validate</w:t>
      </w:r>
    </w:p>
    <w:p w14:paraId="558A002D" w14:textId="77777777" w:rsidR="000240B6" w:rsidRDefault="000240B6" w:rsidP="000240B6">
      <w:pPr>
        <w:pStyle w:val="Heading3"/>
        <w:rPr>
          <w:rFonts w:ascii="Helvetica Neue" w:hAnsi="Helvetica Neue"/>
          <w:b w:val="0"/>
          <w:bCs w:val="0"/>
          <w:spacing w:val="-2"/>
        </w:rPr>
      </w:pPr>
      <w:r>
        <w:rPr>
          <w:rFonts w:ascii="Helvetica Neue" w:hAnsi="Helvetica Neue"/>
          <w:b w:val="0"/>
          <w:bCs w:val="0"/>
          <w:spacing w:val="-2"/>
        </w:rPr>
        <w:t>Autoscaling &amp; Load Balancer (30%)</w:t>
      </w:r>
      <w:hyperlink r:id="rId542" w:anchor="autoscaling-load-balancer-30" w:tooltip="Permanent link" w:history="1">
        <w:r>
          <w:rPr>
            <w:rStyle w:val="Hyperlink"/>
            <w:rFonts w:ascii="Helvetica Neue" w:hAnsi="Helvetica Neue"/>
            <w:b w:val="0"/>
            <w:bCs w:val="0"/>
            <w:spacing w:val="-2"/>
            <w:u w:val="none"/>
          </w:rPr>
          <w:t>¶</w:t>
        </w:r>
      </w:hyperlink>
    </w:p>
    <w:p w14:paraId="2A359903" w14:textId="77777777" w:rsidR="000240B6" w:rsidRDefault="000240B6" w:rsidP="0047624C">
      <w:pPr>
        <w:numPr>
          <w:ilvl w:val="0"/>
          <w:numId w:val="169"/>
        </w:numPr>
        <w:spacing w:before="100" w:beforeAutospacing="1" w:after="120"/>
        <w:ind w:left="450"/>
        <w:rPr>
          <w:rFonts w:ascii="Helvetica Neue" w:hAnsi="Helvetica Neue"/>
        </w:rPr>
      </w:pPr>
      <w:r>
        <w:rPr>
          <w:rFonts w:ascii="Helvetica Neue" w:hAnsi="Helvetica Neue"/>
        </w:rPr>
        <w:t>Verify that application can only be accessed via load balancer.</w:t>
      </w:r>
    </w:p>
    <w:p w14:paraId="653BD9AF" w14:textId="77777777" w:rsidR="000240B6" w:rsidRDefault="000240B6" w:rsidP="0047624C">
      <w:pPr>
        <w:numPr>
          <w:ilvl w:val="0"/>
          <w:numId w:val="169"/>
        </w:numPr>
        <w:spacing w:beforeAutospacing="1"/>
        <w:ind w:left="450"/>
        <w:rPr>
          <w:rFonts w:ascii="Helvetica Neue" w:hAnsi="Helvetica Neue"/>
        </w:rPr>
      </w:pPr>
      <w:r>
        <w:rPr>
          <w:rFonts w:ascii="Helvetica Neue" w:hAnsi="Helvetica Neue"/>
        </w:rPr>
        <w:t xml:space="preserve">Student’s domain name should be </w:t>
      </w:r>
      <w:proofErr w:type="spellStart"/>
      <w:proofErr w:type="gramStart"/>
      <w:r>
        <w:rPr>
          <w:rFonts w:ascii="Helvetica Neue" w:hAnsi="Helvetica Neue"/>
        </w:rPr>
        <w:t>a</w:t>
      </w:r>
      <w:proofErr w:type="spellEnd"/>
      <w:proofErr w:type="gramEnd"/>
      <w:r>
        <w:rPr>
          <w:rFonts w:ascii="Helvetica Neue" w:hAnsi="Helvetica Neue"/>
        </w:rPr>
        <w:t> </w:t>
      </w:r>
      <w:r>
        <w:rPr>
          <w:rStyle w:val="err"/>
          <w:rFonts w:ascii="Courier New" w:hAnsi="Courier New" w:cs="Courier New"/>
          <w:color w:val="A61717"/>
          <w:sz w:val="20"/>
          <w:szCs w:val="20"/>
        </w:rPr>
        <w:t>alias</w:t>
      </w:r>
      <w:r>
        <w:rPr>
          <w:rFonts w:ascii="Helvetica Neue" w:hAnsi="Helvetica Neue"/>
        </w:rPr>
        <w:t> or </w:t>
      </w:r>
      <w:r>
        <w:rPr>
          <w:rStyle w:val="err"/>
          <w:rFonts w:ascii="Courier New" w:hAnsi="Courier New" w:cs="Courier New"/>
          <w:color w:val="A61717"/>
          <w:sz w:val="20"/>
          <w:szCs w:val="20"/>
        </w:rPr>
        <w:t>CNAME</w:t>
      </w:r>
      <w:r>
        <w:rPr>
          <w:rFonts w:ascii="Helvetica Neue" w:hAnsi="Helvetica Neue"/>
        </w:rPr>
        <w:t> for the load balancer host name.</w:t>
      </w:r>
    </w:p>
    <w:p w14:paraId="441B075C" w14:textId="77777777" w:rsidR="000240B6" w:rsidRDefault="000240B6" w:rsidP="0047624C">
      <w:pPr>
        <w:numPr>
          <w:ilvl w:val="0"/>
          <w:numId w:val="169"/>
        </w:numPr>
        <w:spacing w:beforeAutospacing="1"/>
        <w:ind w:left="450"/>
        <w:rPr>
          <w:rFonts w:ascii="Helvetica Neue" w:hAnsi="Helvetica Neue"/>
        </w:rPr>
      </w:pPr>
      <w:r>
        <w:rPr>
          <w:rFonts w:ascii="Helvetica Neue" w:hAnsi="Helvetica Neue"/>
        </w:rPr>
        <w:t>Verify that application is only accessible over </w:t>
      </w:r>
      <w:r>
        <w:rPr>
          <w:rStyle w:val="err"/>
          <w:rFonts w:ascii="Courier New" w:hAnsi="Courier New" w:cs="Courier New"/>
          <w:color w:val="A61717"/>
          <w:sz w:val="20"/>
          <w:szCs w:val="20"/>
        </w:rPr>
        <w:t>https</w:t>
      </w:r>
      <w:r>
        <w:rPr>
          <w:rFonts w:ascii="Helvetica Neue" w:hAnsi="Helvetica Neue"/>
        </w:rPr>
        <w:t>.</w:t>
      </w:r>
    </w:p>
    <w:p w14:paraId="5BF626C4" w14:textId="77777777" w:rsidR="000240B6" w:rsidRDefault="000240B6" w:rsidP="0047624C">
      <w:pPr>
        <w:numPr>
          <w:ilvl w:val="0"/>
          <w:numId w:val="169"/>
        </w:numPr>
        <w:spacing w:before="100" w:beforeAutospacing="1" w:after="120"/>
        <w:ind w:left="450"/>
        <w:rPr>
          <w:rFonts w:ascii="Helvetica Neue" w:hAnsi="Helvetica Neue"/>
        </w:rPr>
      </w:pPr>
      <w:r>
        <w:rPr>
          <w:rFonts w:ascii="Helvetica Neue" w:hAnsi="Helvetica Neue"/>
        </w:rPr>
        <w:t>Verify that EC2 security group only allows traffic from load balancer.</w:t>
      </w:r>
    </w:p>
    <w:p w14:paraId="0D3A1EF3" w14:textId="77777777" w:rsidR="000240B6" w:rsidRDefault="000240B6" w:rsidP="0047624C">
      <w:pPr>
        <w:numPr>
          <w:ilvl w:val="0"/>
          <w:numId w:val="169"/>
        </w:numPr>
        <w:spacing w:beforeAutospacing="1"/>
        <w:ind w:left="450"/>
        <w:rPr>
          <w:rFonts w:ascii="Helvetica Neue" w:hAnsi="Helvetica Neue"/>
        </w:rPr>
      </w:pPr>
      <w:r>
        <w:rPr>
          <w:rFonts w:ascii="Helvetica Neue" w:hAnsi="Helvetica Neue"/>
        </w:rPr>
        <w:t>Student should have the minimum of </w:t>
      </w:r>
      <w:r>
        <w:rPr>
          <w:rStyle w:val="err"/>
          <w:rFonts w:ascii="Courier New" w:hAnsi="Courier New" w:cs="Courier New"/>
          <w:color w:val="A61717"/>
          <w:sz w:val="20"/>
          <w:szCs w:val="20"/>
        </w:rPr>
        <w:t>3</w:t>
      </w:r>
      <w:r>
        <w:rPr>
          <w:rFonts w:ascii="Helvetica Neue" w:hAnsi="Helvetica Neue"/>
        </w:rPr>
        <w:t> instances running in the auto-scale group.</w:t>
      </w:r>
    </w:p>
    <w:p w14:paraId="09C1F96B" w14:textId="77777777" w:rsidR="000240B6" w:rsidRDefault="000240B6" w:rsidP="0047624C">
      <w:pPr>
        <w:numPr>
          <w:ilvl w:val="1"/>
          <w:numId w:val="169"/>
        </w:numPr>
        <w:spacing w:before="100" w:beforeAutospacing="1" w:after="120"/>
        <w:ind w:left="900"/>
        <w:rPr>
          <w:rFonts w:ascii="Helvetica Neue" w:hAnsi="Helvetica Neue"/>
        </w:rPr>
      </w:pPr>
      <w:r>
        <w:rPr>
          <w:rFonts w:ascii="Helvetica Neue" w:hAnsi="Helvetica Neue"/>
        </w:rPr>
        <w:t>Terminate all 3 instances and wait for the auto scaler to replace them with new instances.</w:t>
      </w:r>
    </w:p>
    <w:p w14:paraId="718A26A1" w14:textId="77777777" w:rsidR="000240B6" w:rsidRDefault="000240B6" w:rsidP="0047624C">
      <w:pPr>
        <w:numPr>
          <w:ilvl w:val="1"/>
          <w:numId w:val="169"/>
        </w:numPr>
        <w:spacing w:before="100" w:beforeAutospacing="1"/>
        <w:ind w:left="900"/>
        <w:rPr>
          <w:rFonts w:ascii="Helvetica Neue" w:hAnsi="Helvetica Neue"/>
        </w:rPr>
      </w:pPr>
      <w:r>
        <w:rPr>
          <w:rFonts w:ascii="Helvetica Neue" w:hAnsi="Helvetica Neue"/>
        </w:rPr>
        <w:t>Once the instances are up and running, validate that web application is running and APIs work.</w:t>
      </w:r>
    </w:p>
    <w:p w14:paraId="5BF8E77F" w14:textId="77777777" w:rsidR="000240B6" w:rsidRDefault="000240B6" w:rsidP="0047624C">
      <w:pPr>
        <w:numPr>
          <w:ilvl w:val="0"/>
          <w:numId w:val="169"/>
        </w:numPr>
        <w:spacing w:before="100" w:beforeAutospacing="1"/>
        <w:ind w:left="450"/>
        <w:rPr>
          <w:rFonts w:ascii="Helvetica Neue" w:hAnsi="Helvetica Neue"/>
        </w:rPr>
      </w:pPr>
      <w:r>
        <w:rPr>
          <w:rFonts w:ascii="Helvetica Neue" w:hAnsi="Helvetica Neue"/>
        </w:rPr>
        <w:t>Now student must run the JMeter tests to put load on their web application and demonstrate at least 1 new instance creation is triggered by auto scaler.</w:t>
      </w:r>
    </w:p>
    <w:p w14:paraId="052ACD38" w14:textId="77777777" w:rsidR="000240B6" w:rsidRDefault="000240B6" w:rsidP="000240B6"/>
    <w:p w14:paraId="5BF3EB55" w14:textId="77777777" w:rsidR="000240B6" w:rsidRDefault="000240B6" w:rsidP="000240B6">
      <w:r>
        <w:t>Lecture 10</w:t>
      </w:r>
      <w:r>
        <w:br/>
      </w:r>
    </w:p>
    <w:p w14:paraId="48CA2163"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Announcements</w:t>
      </w:r>
      <w:hyperlink r:id="rId543" w:anchor="announcements" w:tooltip="Permanent link" w:history="1">
        <w:r w:rsidRPr="000240B6">
          <w:rPr>
            <w:rFonts w:ascii="Helvetica Neue" w:eastAsia="Times New Roman" w:hAnsi="Helvetica Neue" w:cs="Times New Roman"/>
            <w:color w:val="0000FF"/>
            <w:spacing w:val="-2"/>
            <w:sz w:val="36"/>
            <w:szCs w:val="36"/>
            <w:lang w:bidi="hi-IN"/>
          </w:rPr>
          <w:t>¶</w:t>
        </w:r>
      </w:hyperlink>
    </w:p>
    <w:p w14:paraId="0D6FC083" w14:textId="77777777" w:rsidR="000240B6" w:rsidRPr="000240B6" w:rsidRDefault="000240B6" w:rsidP="0047624C">
      <w:pPr>
        <w:numPr>
          <w:ilvl w:val="0"/>
          <w:numId w:val="170"/>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Final exam for Boston students will be on 11/21/2019 at 6pm.</w:t>
      </w:r>
    </w:p>
    <w:p w14:paraId="13392A80" w14:textId="77777777" w:rsidR="000240B6" w:rsidRPr="000240B6" w:rsidRDefault="000240B6" w:rsidP="0047624C">
      <w:pPr>
        <w:numPr>
          <w:ilvl w:val="0"/>
          <w:numId w:val="170"/>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Final exam for Online students will be on 11/23/2019. You will be able to take exam between Noon and 6pm EST.</w:t>
      </w:r>
    </w:p>
    <w:p w14:paraId="132019DD" w14:textId="77777777" w:rsidR="000240B6" w:rsidRPr="000240B6" w:rsidRDefault="000240B6" w:rsidP="0047624C">
      <w:pPr>
        <w:numPr>
          <w:ilvl w:val="0"/>
          <w:numId w:val="170"/>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Final project details will be posted on 11/14/2019.</w:t>
      </w:r>
    </w:p>
    <w:p w14:paraId="518CF0F3" w14:textId="77777777" w:rsidR="000240B6" w:rsidRPr="000240B6" w:rsidRDefault="000240B6" w:rsidP="0047624C">
      <w:pPr>
        <w:numPr>
          <w:ilvl w:val="0"/>
          <w:numId w:val="170"/>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lastRenderedPageBreak/>
        <w:t>Assignment #07 grading deadline has been extended to 11/19/2019 @ 6pm.</w:t>
      </w:r>
    </w:p>
    <w:p w14:paraId="270486ED" w14:textId="77777777" w:rsidR="000240B6" w:rsidRPr="000240B6" w:rsidRDefault="000240B6" w:rsidP="0047624C">
      <w:pPr>
        <w:numPr>
          <w:ilvl w:val="0"/>
          <w:numId w:val="170"/>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No assignment grading will be available after 12/04/2019.</w:t>
      </w:r>
    </w:p>
    <w:p w14:paraId="73B8F41B" w14:textId="77777777" w:rsidR="000240B6" w:rsidRPr="000240B6" w:rsidRDefault="000240B6" w:rsidP="0047624C">
      <w:pPr>
        <w:numPr>
          <w:ilvl w:val="0"/>
          <w:numId w:val="170"/>
        </w:numPr>
        <w:spacing w:before="100" w:beforeAutospacing="1"/>
        <w:ind w:left="450"/>
        <w:rPr>
          <w:rFonts w:ascii="Helvetica Neue" w:eastAsia="Times New Roman" w:hAnsi="Helvetica Neue" w:cs="Times New Roman"/>
          <w:lang w:bidi="hi-IN"/>
        </w:rPr>
      </w:pPr>
      <w:r w:rsidRPr="000240B6">
        <w:rPr>
          <w:rFonts w:ascii="Helvetica Neue" w:eastAsia="Times New Roman" w:hAnsi="Helvetica Neue" w:cs="Times New Roman"/>
          <w:b/>
          <w:bCs/>
          <w:lang w:bidi="hi-IN"/>
        </w:rPr>
        <w:t xml:space="preserve">Last day to drop a </w:t>
      </w:r>
      <w:proofErr w:type="gramStart"/>
      <w:r w:rsidRPr="000240B6">
        <w:rPr>
          <w:rFonts w:ascii="Helvetica Neue" w:eastAsia="Times New Roman" w:hAnsi="Helvetica Neue" w:cs="Times New Roman"/>
          <w:b/>
          <w:bCs/>
          <w:lang w:bidi="hi-IN"/>
        </w:rPr>
        <w:t>full-semester</w:t>
      </w:r>
      <w:proofErr w:type="gramEnd"/>
      <w:r w:rsidRPr="000240B6">
        <w:rPr>
          <w:rFonts w:ascii="Helvetica Neue" w:eastAsia="Times New Roman" w:hAnsi="Helvetica Neue" w:cs="Times New Roman"/>
          <w:b/>
          <w:bCs/>
          <w:lang w:bidi="hi-IN"/>
        </w:rPr>
        <w:t xml:space="preserve"> fall class with a W grade is 12/08/2019</w:t>
      </w:r>
    </w:p>
    <w:p w14:paraId="1979B0FD"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Agenda</w:t>
      </w:r>
      <w:hyperlink r:id="rId544" w:anchor="agenda" w:tooltip="Permanent link" w:history="1">
        <w:r w:rsidRPr="000240B6">
          <w:rPr>
            <w:rFonts w:ascii="Helvetica Neue" w:eastAsia="Times New Roman" w:hAnsi="Helvetica Neue" w:cs="Times New Roman"/>
            <w:color w:val="0000FF"/>
            <w:spacing w:val="-2"/>
            <w:sz w:val="36"/>
            <w:szCs w:val="36"/>
            <w:lang w:bidi="hi-IN"/>
          </w:rPr>
          <w:t>¶</w:t>
        </w:r>
      </w:hyperlink>
    </w:p>
    <w:p w14:paraId="6C879314"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Review </w:t>
      </w:r>
      <w:hyperlink r:id="rId545" w:history="1">
        <w:r w:rsidRPr="000240B6">
          <w:rPr>
            <w:rFonts w:ascii="Helvetica Neue" w:eastAsia="Times New Roman" w:hAnsi="Helvetica Neue" w:cs="Times New Roman"/>
            <w:color w:val="2196F3"/>
            <w:lang w:bidi="hi-IN"/>
          </w:rPr>
          <w:t>Assignment #07</w:t>
        </w:r>
      </w:hyperlink>
    </w:p>
    <w:p w14:paraId="282256CF"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Email Service</w:t>
      </w:r>
    </w:p>
    <w:p w14:paraId="48691672"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Microservices Architecture</w:t>
      </w:r>
    </w:p>
    <w:p w14:paraId="028EE5B0"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Event-driven architecture (Publish/Subscribe)</w:t>
      </w:r>
    </w:p>
    <w:p w14:paraId="3F0E5559"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Serverless Computing</w:t>
      </w:r>
    </w:p>
    <w:p w14:paraId="23ED0AF5"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Load Balancing</w:t>
      </w:r>
    </w:p>
    <w:p w14:paraId="57CA1864"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Content Delivery Network (CDN)</w:t>
      </w:r>
    </w:p>
    <w:p w14:paraId="7F16A7CA"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High Availability</w:t>
      </w:r>
    </w:p>
    <w:p w14:paraId="232FED11" w14:textId="77777777" w:rsidR="000240B6" w:rsidRPr="000240B6" w:rsidRDefault="000240B6" w:rsidP="0047624C">
      <w:pPr>
        <w:numPr>
          <w:ilvl w:val="1"/>
          <w:numId w:val="171"/>
        </w:numPr>
        <w:spacing w:before="100" w:beforeAutospacing="1" w:after="120"/>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Availability Zones</w:t>
      </w:r>
    </w:p>
    <w:p w14:paraId="00A6623F" w14:textId="77777777" w:rsidR="000240B6" w:rsidRPr="000240B6" w:rsidRDefault="000240B6" w:rsidP="0047624C">
      <w:pPr>
        <w:numPr>
          <w:ilvl w:val="1"/>
          <w:numId w:val="171"/>
        </w:numPr>
        <w:spacing w:before="100" w:beforeAutospacing="1"/>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Auto Scaling</w:t>
      </w:r>
    </w:p>
    <w:p w14:paraId="0A13BFCA" w14:textId="77777777" w:rsidR="000240B6" w:rsidRPr="000240B6" w:rsidRDefault="000240B6" w:rsidP="0047624C">
      <w:pPr>
        <w:numPr>
          <w:ilvl w:val="0"/>
          <w:numId w:val="171"/>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Load Testing w/JMeter</w:t>
      </w:r>
    </w:p>
    <w:p w14:paraId="32B16501" w14:textId="77777777" w:rsidR="000240B6" w:rsidRPr="000240B6" w:rsidRDefault="000240B6" w:rsidP="0047624C">
      <w:pPr>
        <w:numPr>
          <w:ilvl w:val="0"/>
          <w:numId w:val="171"/>
        </w:numPr>
        <w:spacing w:before="100" w:beforeAutospacing="1"/>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Discuss </w:t>
      </w:r>
      <w:hyperlink r:id="rId546" w:history="1">
        <w:r w:rsidRPr="000240B6">
          <w:rPr>
            <w:rFonts w:ascii="Helvetica Neue" w:eastAsia="Times New Roman" w:hAnsi="Helvetica Neue" w:cs="Times New Roman"/>
            <w:color w:val="2196F3"/>
            <w:lang w:bidi="hi-IN"/>
          </w:rPr>
          <w:t>Assignment #08</w:t>
        </w:r>
      </w:hyperlink>
    </w:p>
    <w:p w14:paraId="5A7C9451"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Slides</w:t>
      </w:r>
      <w:hyperlink r:id="rId547" w:anchor="slides" w:tooltip="Permanent link" w:history="1">
        <w:r w:rsidRPr="000240B6">
          <w:rPr>
            <w:rFonts w:ascii="Helvetica Neue" w:eastAsia="Times New Roman" w:hAnsi="Helvetica Neue" w:cs="Times New Roman"/>
            <w:color w:val="0000FF"/>
            <w:spacing w:val="-2"/>
            <w:sz w:val="36"/>
            <w:szCs w:val="36"/>
            <w:lang w:bidi="hi-IN"/>
          </w:rPr>
          <w:t>¶</w:t>
        </w:r>
      </w:hyperlink>
    </w:p>
    <w:p w14:paraId="7852CB6A" w14:textId="77777777" w:rsidR="000240B6" w:rsidRPr="000240B6" w:rsidRDefault="000240B6" w:rsidP="0047624C">
      <w:pPr>
        <w:numPr>
          <w:ilvl w:val="0"/>
          <w:numId w:val="172"/>
        </w:numPr>
        <w:spacing w:before="100" w:beforeAutospacing="1" w:after="120"/>
        <w:ind w:left="450"/>
        <w:rPr>
          <w:rFonts w:ascii="Helvetica Neue" w:eastAsia="Times New Roman" w:hAnsi="Helvetica Neue" w:cs="Times New Roman"/>
          <w:lang w:bidi="hi-IN"/>
        </w:rPr>
      </w:pPr>
      <w:hyperlink r:id="rId548" w:history="1">
        <w:r w:rsidRPr="000240B6">
          <w:rPr>
            <w:rFonts w:ascii="Helvetica Neue" w:eastAsia="Times New Roman" w:hAnsi="Helvetica Neue" w:cs="Times New Roman"/>
            <w:color w:val="2196F3"/>
            <w:lang w:bidi="hi-IN"/>
          </w:rPr>
          <w:t>Load Balancing, Auto Scaling, Regions, Availability Zones, and CDN</w:t>
        </w:r>
      </w:hyperlink>
    </w:p>
    <w:p w14:paraId="1B529DE4" w14:textId="77777777" w:rsidR="000240B6" w:rsidRPr="000240B6" w:rsidRDefault="000240B6" w:rsidP="0047624C">
      <w:pPr>
        <w:numPr>
          <w:ilvl w:val="0"/>
          <w:numId w:val="172"/>
        </w:numPr>
        <w:spacing w:before="100" w:beforeAutospacing="1" w:after="120"/>
        <w:ind w:left="450"/>
        <w:rPr>
          <w:rFonts w:ascii="Helvetica Neue" w:eastAsia="Times New Roman" w:hAnsi="Helvetica Neue" w:cs="Times New Roman"/>
          <w:lang w:bidi="hi-IN"/>
        </w:rPr>
      </w:pPr>
      <w:hyperlink r:id="rId549" w:history="1">
        <w:r w:rsidRPr="000240B6">
          <w:rPr>
            <w:rFonts w:ascii="Helvetica Neue" w:eastAsia="Times New Roman" w:hAnsi="Helvetica Neue" w:cs="Times New Roman"/>
            <w:color w:val="2196F3"/>
            <w:lang w:bidi="hi-IN"/>
          </w:rPr>
          <w:t>Microservices Architecture</w:t>
        </w:r>
      </w:hyperlink>
    </w:p>
    <w:p w14:paraId="4B7FFB62" w14:textId="77777777" w:rsidR="000240B6" w:rsidRPr="000240B6" w:rsidRDefault="000240B6" w:rsidP="0047624C">
      <w:pPr>
        <w:numPr>
          <w:ilvl w:val="0"/>
          <w:numId w:val="172"/>
        </w:numPr>
        <w:spacing w:before="100" w:beforeAutospacing="1" w:after="120"/>
        <w:ind w:left="450"/>
        <w:rPr>
          <w:rFonts w:ascii="Helvetica Neue" w:eastAsia="Times New Roman" w:hAnsi="Helvetica Neue" w:cs="Times New Roman"/>
          <w:lang w:bidi="hi-IN"/>
        </w:rPr>
      </w:pPr>
      <w:hyperlink r:id="rId550" w:history="1">
        <w:r w:rsidRPr="000240B6">
          <w:rPr>
            <w:rFonts w:ascii="Helvetica Neue" w:eastAsia="Times New Roman" w:hAnsi="Helvetica Neue" w:cs="Times New Roman"/>
            <w:color w:val="2196F3"/>
            <w:lang w:bidi="hi-IN"/>
          </w:rPr>
          <w:t>Serverless Computing</w:t>
        </w:r>
      </w:hyperlink>
    </w:p>
    <w:p w14:paraId="07DBCA5A" w14:textId="77777777" w:rsidR="000240B6" w:rsidRPr="000240B6" w:rsidRDefault="000240B6" w:rsidP="0047624C">
      <w:pPr>
        <w:numPr>
          <w:ilvl w:val="0"/>
          <w:numId w:val="172"/>
        </w:numPr>
        <w:spacing w:before="100" w:beforeAutospacing="1" w:after="120"/>
        <w:ind w:left="450"/>
        <w:rPr>
          <w:rFonts w:ascii="Helvetica Neue" w:eastAsia="Times New Roman" w:hAnsi="Helvetica Neue" w:cs="Times New Roman"/>
          <w:lang w:bidi="hi-IN"/>
        </w:rPr>
      </w:pPr>
      <w:hyperlink r:id="rId551" w:history="1">
        <w:r w:rsidRPr="000240B6">
          <w:rPr>
            <w:rFonts w:ascii="Helvetica Neue" w:eastAsia="Times New Roman" w:hAnsi="Helvetica Neue" w:cs="Times New Roman"/>
            <w:color w:val="2196F3"/>
            <w:lang w:bidi="hi-IN"/>
          </w:rPr>
          <w:t>Email Service</w:t>
        </w:r>
      </w:hyperlink>
    </w:p>
    <w:p w14:paraId="15EE99D1" w14:textId="77777777" w:rsidR="000240B6" w:rsidRPr="000240B6" w:rsidRDefault="000240B6" w:rsidP="0047624C">
      <w:pPr>
        <w:numPr>
          <w:ilvl w:val="0"/>
          <w:numId w:val="172"/>
        </w:numPr>
        <w:spacing w:before="100" w:beforeAutospacing="1" w:after="120"/>
        <w:ind w:left="450"/>
        <w:rPr>
          <w:rFonts w:ascii="Helvetica Neue" w:eastAsia="Times New Roman" w:hAnsi="Helvetica Neue" w:cs="Times New Roman"/>
          <w:lang w:bidi="hi-IN"/>
        </w:rPr>
      </w:pPr>
      <w:hyperlink r:id="rId552" w:history="1">
        <w:r w:rsidRPr="000240B6">
          <w:rPr>
            <w:rFonts w:ascii="Helvetica Neue" w:eastAsia="Times New Roman" w:hAnsi="Helvetica Neue" w:cs="Times New Roman"/>
            <w:color w:val="2196F3"/>
            <w:lang w:bidi="hi-IN"/>
          </w:rPr>
          <w:t>Event-driven architecture (Publish/Subscribe)</w:t>
        </w:r>
      </w:hyperlink>
    </w:p>
    <w:p w14:paraId="7D8FA676" w14:textId="77777777" w:rsidR="000240B6" w:rsidRPr="000240B6" w:rsidRDefault="000240B6" w:rsidP="0047624C">
      <w:pPr>
        <w:numPr>
          <w:ilvl w:val="0"/>
          <w:numId w:val="172"/>
        </w:numPr>
        <w:spacing w:before="100" w:beforeAutospacing="1"/>
        <w:ind w:left="450"/>
        <w:rPr>
          <w:rFonts w:ascii="Helvetica Neue" w:eastAsia="Times New Roman" w:hAnsi="Helvetica Neue" w:cs="Times New Roman"/>
          <w:lang w:bidi="hi-IN"/>
        </w:rPr>
      </w:pPr>
      <w:hyperlink r:id="rId553" w:history="1">
        <w:r w:rsidRPr="000240B6">
          <w:rPr>
            <w:rFonts w:ascii="Helvetica Neue" w:eastAsia="Times New Roman" w:hAnsi="Helvetica Neue" w:cs="Times New Roman"/>
            <w:color w:val="2196F3"/>
            <w:lang w:bidi="hi-IN"/>
          </w:rPr>
          <w:t>Load Testing w/JMeter</w:t>
        </w:r>
      </w:hyperlink>
    </w:p>
    <w:p w14:paraId="0AF1FE46"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Demos</w:t>
      </w:r>
      <w:hyperlink r:id="rId554" w:anchor="demos" w:tooltip="Permanent link" w:history="1">
        <w:r w:rsidRPr="000240B6">
          <w:rPr>
            <w:rFonts w:ascii="Helvetica Neue" w:eastAsia="Times New Roman" w:hAnsi="Helvetica Neue" w:cs="Times New Roman"/>
            <w:color w:val="0000FF"/>
            <w:spacing w:val="-2"/>
            <w:sz w:val="36"/>
            <w:szCs w:val="36"/>
            <w:lang w:bidi="hi-IN"/>
          </w:rPr>
          <w:t>¶</w:t>
        </w:r>
      </w:hyperlink>
    </w:p>
    <w:p w14:paraId="00B46B39" w14:textId="77777777" w:rsidR="000240B6" w:rsidRPr="000240B6" w:rsidRDefault="000240B6" w:rsidP="0047624C">
      <w:pPr>
        <w:numPr>
          <w:ilvl w:val="0"/>
          <w:numId w:val="173"/>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Apache JMeter</w:t>
      </w:r>
    </w:p>
    <w:p w14:paraId="24820821" w14:textId="77777777" w:rsidR="000240B6" w:rsidRPr="000240B6" w:rsidRDefault="000240B6" w:rsidP="0047624C">
      <w:pPr>
        <w:numPr>
          <w:ilvl w:val="0"/>
          <w:numId w:val="173"/>
        </w:numPr>
        <w:spacing w:before="100" w:beforeAutospacing="1"/>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AWS SNS &amp; AWS Lambda</w:t>
      </w:r>
    </w:p>
    <w:p w14:paraId="2B7EAA17"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Reading</w:t>
      </w:r>
      <w:hyperlink r:id="rId555" w:anchor="reading" w:tooltip="Permanent link" w:history="1">
        <w:r w:rsidRPr="000240B6">
          <w:rPr>
            <w:rFonts w:ascii="Helvetica Neue" w:eastAsia="Times New Roman" w:hAnsi="Helvetica Neue" w:cs="Times New Roman"/>
            <w:color w:val="0000FF"/>
            <w:spacing w:val="-2"/>
            <w:sz w:val="36"/>
            <w:szCs w:val="36"/>
            <w:lang w:bidi="hi-IN"/>
          </w:rPr>
          <w:t>¶</w:t>
        </w:r>
      </w:hyperlink>
    </w:p>
    <w:p w14:paraId="354FFA01"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lastRenderedPageBreak/>
        <w:t>Emails</w:t>
      </w:r>
      <w:hyperlink r:id="rId556" w:anchor="emails" w:tooltip="Permanent link" w:history="1">
        <w:r w:rsidRPr="000240B6">
          <w:rPr>
            <w:rFonts w:ascii="Helvetica Neue" w:eastAsia="Times New Roman" w:hAnsi="Helvetica Neue" w:cs="Times New Roman"/>
            <w:color w:val="0000FF"/>
            <w:spacing w:val="-2"/>
            <w:sz w:val="27"/>
            <w:szCs w:val="27"/>
            <w:lang w:bidi="hi-IN"/>
          </w:rPr>
          <w:t>¶</w:t>
        </w:r>
      </w:hyperlink>
    </w:p>
    <w:p w14:paraId="5836B8B0" w14:textId="77777777" w:rsidR="000240B6" w:rsidRPr="000240B6" w:rsidRDefault="000240B6" w:rsidP="0047624C">
      <w:pPr>
        <w:numPr>
          <w:ilvl w:val="0"/>
          <w:numId w:val="174"/>
        </w:numPr>
        <w:spacing w:before="100" w:beforeAutospacing="1"/>
        <w:ind w:left="450"/>
        <w:rPr>
          <w:rFonts w:ascii="Helvetica Neue" w:eastAsia="Times New Roman" w:hAnsi="Helvetica Neue" w:cs="Times New Roman"/>
          <w:lang w:bidi="hi-IN"/>
        </w:rPr>
      </w:pPr>
      <w:hyperlink r:id="rId557" w:history="1">
        <w:r w:rsidRPr="000240B6">
          <w:rPr>
            <w:rFonts w:ascii="Helvetica Neue" w:eastAsia="Times New Roman" w:hAnsi="Helvetica Neue" w:cs="Times New Roman"/>
            <w:color w:val="2196F3"/>
            <w:lang w:bidi="hi-IN"/>
          </w:rPr>
          <w:t>Amazon Simple Email Service</w:t>
        </w:r>
      </w:hyperlink>
    </w:p>
    <w:p w14:paraId="46582299"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Serverless Computing</w:t>
      </w:r>
      <w:hyperlink r:id="rId558" w:anchor="serverless-computing" w:tooltip="Permanent link" w:history="1">
        <w:r w:rsidRPr="000240B6">
          <w:rPr>
            <w:rFonts w:ascii="Helvetica Neue" w:eastAsia="Times New Roman" w:hAnsi="Helvetica Neue" w:cs="Times New Roman"/>
            <w:color w:val="0000FF"/>
            <w:spacing w:val="-2"/>
            <w:sz w:val="27"/>
            <w:szCs w:val="27"/>
            <w:lang w:bidi="hi-IN"/>
          </w:rPr>
          <w:t>¶</w:t>
        </w:r>
      </w:hyperlink>
    </w:p>
    <w:p w14:paraId="3E3423E5" w14:textId="77777777" w:rsidR="000240B6" w:rsidRPr="000240B6" w:rsidRDefault="000240B6" w:rsidP="0047624C">
      <w:pPr>
        <w:numPr>
          <w:ilvl w:val="0"/>
          <w:numId w:val="175"/>
        </w:numPr>
        <w:spacing w:before="100" w:beforeAutospacing="1" w:after="120"/>
        <w:ind w:left="450"/>
        <w:rPr>
          <w:rFonts w:ascii="Helvetica Neue" w:eastAsia="Times New Roman" w:hAnsi="Helvetica Neue" w:cs="Times New Roman"/>
          <w:lang w:bidi="hi-IN"/>
        </w:rPr>
      </w:pPr>
      <w:hyperlink r:id="rId559" w:history="1">
        <w:r w:rsidRPr="000240B6">
          <w:rPr>
            <w:rFonts w:ascii="Helvetica Neue" w:eastAsia="Times New Roman" w:hAnsi="Helvetica Neue" w:cs="Times New Roman"/>
            <w:color w:val="2196F3"/>
            <w:lang w:bidi="hi-IN"/>
          </w:rPr>
          <w:t>Function-as-a-Service 101: What is it?</w:t>
        </w:r>
      </w:hyperlink>
    </w:p>
    <w:p w14:paraId="7151D9A3" w14:textId="77777777" w:rsidR="000240B6" w:rsidRPr="000240B6" w:rsidRDefault="000240B6" w:rsidP="0047624C">
      <w:pPr>
        <w:numPr>
          <w:ilvl w:val="0"/>
          <w:numId w:val="175"/>
        </w:numPr>
        <w:spacing w:before="100" w:beforeAutospacing="1" w:after="120"/>
        <w:ind w:left="450"/>
        <w:rPr>
          <w:rFonts w:ascii="Helvetica Neue" w:eastAsia="Times New Roman" w:hAnsi="Helvetica Neue" w:cs="Times New Roman"/>
          <w:lang w:bidi="hi-IN"/>
        </w:rPr>
      </w:pPr>
      <w:hyperlink r:id="rId560" w:history="1">
        <w:r w:rsidRPr="000240B6">
          <w:rPr>
            <w:rFonts w:ascii="Helvetica Neue" w:eastAsia="Times New Roman" w:hAnsi="Helvetica Neue" w:cs="Times New Roman"/>
            <w:color w:val="2196F3"/>
            <w:lang w:bidi="hi-IN"/>
          </w:rPr>
          <w:t>Serverless Architectures</w:t>
        </w:r>
      </w:hyperlink>
    </w:p>
    <w:p w14:paraId="6C172D0F" w14:textId="77777777" w:rsidR="000240B6" w:rsidRPr="000240B6" w:rsidRDefault="000240B6" w:rsidP="0047624C">
      <w:pPr>
        <w:numPr>
          <w:ilvl w:val="0"/>
          <w:numId w:val="175"/>
        </w:numPr>
        <w:spacing w:before="100" w:beforeAutospacing="1" w:after="120"/>
        <w:ind w:left="450"/>
        <w:rPr>
          <w:rFonts w:ascii="Helvetica Neue" w:eastAsia="Times New Roman" w:hAnsi="Helvetica Neue" w:cs="Times New Roman"/>
          <w:lang w:bidi="hi-IN"/>
        </w:rPr>
      </w:pPr>
      <w:hyperlink r:id="rId561" w:history="1">
        <w:r w:rsidRPr="000240B6">
          <w:rPr>
            <w:rFonts w:ascii="Helvetica Neue" w:eastAsia="Times New Roman" w:hAnsi="Helvetica Neue" w:cs="Times New Roman"/>
            <w:color w:val="2196F3"/>
            <w:lang w:bidi="hi-IN"/>
          </w:rPr>
          <w:t>What Is Serverless Computing, and Why Should I Care?</w:t>
        </w:r>
      </w:hyperlink>
    </w:p>
    <w:p w14:paraId="5028998D" w14:textId="77777777" w:rsidR="000240B6" w:rsidRPr="000240B6" w:rsidRDefault="000240B6" w:rsidP="0047624C">
      <w:pPr>
        <w:numPr>
          <w:ilvl w:val="0"/>
          <w:numId w:val="175"/>
        </w:numPr>
        <w:spacing w:before="100" w:beforeAutospacing="1" w:after="120"/>
        <w:ind w:left="450"/>
        <w:rPr>
          <w:rFonts w:ascii="Helvetica Neue" w:eastAsia="Times New Roman" w:hAnsi="Helvetica Neue" w:cs="Times New Roman"/>
          <w:lang w:bidi="hi-IN"/>
        </w:rPr>
      </w:pPr>
      <w:hyperlink r:id="rId562" w:history="1">
        <w:r w:rsidRPr="000240B6">
          <w:rPr>
            <w:rFonts w:ascii="Helvetica Neue" w:eastAsia="Times New Roman" w:hAnsi="Helvetica Neue" w:cs="Times New Roman"/>
            <w:color w:val="2196F3"/>
            <w:lang w:bidi="hi-IN"/>
          </w:rPr>
          <w:t xml:space="preserve">AWS </w:t>
        </w:r>
        <w:proofErr w:type="spellStart"/>
        <w:proofErr w:type="gramStart"/>
        <w:r w:rsidRPr="000240B6">
          <w:rPr>
            <w:rFonts w:ascii="Helvetica Neue" w:eastAsia="Times New Roman" w:hAnsi="Helvetica Neue" w:cs="Times New Roman"/>
            <w:color w:val="2196F3"/>
            <w:lang w:bidi="hi-IN"/>
          </w:rPr>
          <w:t>re:Invent</w:t>
        </w:r>
        <w:proofErr w:type="spellEnd"/>
        <w:proofErr w:type="gramEnd"/>
        <w:r w:rsidRPr="000240B6">
          <w:rPr>
            <w:rFonts w:ascii="Helvetica Neue" w:eastAsia="Times New Roman" w:hAnsi="Helvetica Neue" w:cs="Times New Roman"/>
            <w:color w:val="2196F3"/>
            <w:lang w:bidi="hi-IN"/>
          </w:rPr>
          <w:t xml:space="preserve"> 2016: The State of Serverless Computing</w:t>
        </w:r>
      </w:hyperlink>
    </w:p>
    <w:p w14:paraId="40978EDD" w14:textId="77777777" w:rsidR="000240B6" w:rsidRPr="000240B6" w:rsidRDefault="000240B6" w:rsidP="0047624C">
      <w:pPr>
        <w:numPr>
          <w:ilvl w:val="0"/>
          <w:numId w:val="175"/>
        </w:numPr>
        <w:spacing w:before="100" w:beforeAutospacing="1" w:after="120"/>
        <w:ind w:left="450"/>
        <w:rPr>
          <w:rFonts w:ascii="Helvetica Neue" w:eastAsia="Times New Roman" w:hAnsi="Helvetica Neue" w:cs="Times New Roman"/>
          <w:lang w:bidi="hi-IN"/>
        </w:rPr>
      </w:pPr>
      <w:hyperlink r:id="rId563" w:history="1">
        <w:r w:rsidRPr="000240B6">
          <w:rPr>
            <w:rFonts w:ascii="Helvetica Neue" w:eastAsia="Times New Roman" w:hAnsi="Helvetica Neue" w:cs="Times New Roman"/>
            <w:color w:val="2196F3"/>
            <w:lang w:bidi="hi-IN"/>
          </w:rPr>
          <w:t>Best Practices for Working with AWS Lambda Functions</w:t>
        </w:r>
      </w:hyperlink>
    </w:p>
    <w:p w14:paraId="1150898F" w14:textId="77777777" w:rsidR="000240B6" w:rsidRPr="000240B6" w:rsidRDefault="000240B6" w:rsidP="0047624C">
      <w:pPr>
        <w:numPr>
          <w:ilvl w:val="0"/>
          <w:numId w:val="175"/>
        </w:numPr>
        <w:spacing w:before="100" w:beforeAutospacing="1"/>
        <w:ind w:left="450"/>
        <w:rPr>
          <w:rFonts w:ascii="Helvetica Neue" w:eastAsia="Times New Roman" w:hAnsi="Helvetica Neue" w:cs="Times New Roman"/>
          <w:lang w:bidi="hi-IN"/>
        </w:rPr>
      </w:pPr>
      <w:hyperlink r:id="rId564" w:history="1">
        <w:r w:rsidRPr="000240B6">
          <w:rPr>
            <w:rFonts w:ascii="Helvetica Neue" w:eastAsia="Times New Roman" w:hAnsi="Helvetica Neue" w:cs="Times New Roman"/>
            <w:color w:val="2196F3"/>
            <w:lang w:bidi="hi-IN"/>
          </w:rPr>
          <w:t>Environment Variables for Lambda functions</w:t>
        </w:r>
      </w:hyperlink>
    </w:p>
    <w:p w14:paraId="59B9DB2F"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Event Driven Architecture</w:t>
      </w:r>
      <w:hyperlink r:id="rId565" w:anchor="event-driven-architecture" w:tooltip="Permanent link" w:history="1">
        <w:r w:rsidRPr="000240B6">
          <w:rPr>
            <w:rFonts w:ascii="Helvetica Neue" w:eastAsia="Times New Roman" w:hAnsi="Helvetica Neue" w:cs="Times New Roman"/>
            <w:color w:val="0000FF"/>
            <w:spacing w:val="-2"/>
            <w:sz w:val="27"/>
            <w:szCs w:val="27"/>
            <w:lang w:bidi="hi-IN"/>
          </w:rPr>
          <w:t>¶</w:t>
        </w:r>
      </w:hyperlink>
    </w:p>
    <w:p w14:paraId="4A1A88AB" w14:textId="77777777" w:rsidR="000240B6" w:rsidRPr="000240B6" w:rsidRDefault="000240B6" w:rsidP="0047624C">
      <w:pPr>
        <w:numPr>
          <w:ilvl w:val="0"/>
          <w:numId w:val="176"/>
        </w:numPr>
        <w:spacing w:before="100" w:beforeAutospacing="1" w:after="120"/>
        <w:ind w:left="450"/>
        <w:rPr>
          <w:rFonts w:ascii="Helvetica Neue" w:eastAsia="Times New Roman" w:hAnsi="Helvetica Neue" w:cs="Times New Roman"/>
          <w:lang w:bidi="hi-IN"/>
        </w:rPr>
      </w:pPr>
      <w:hyperlink r:id="rId566" w:history="1">
        <w:r w:rsidRPr="000240B6">
          <w:rPr>
            <w:rFonts w:ascii="Helvetica Neue" w:eastAsia="Times New Roman" w:hAnsi="Helvetica Neue" w:cs="Times New Roman"/>
            <w:color w:val="2196F3"/>
            <w:lang w:bidi="hi-IN"/>
          </w:rPr>
          <w:t>Amazon Simple Notification Service</w:t>
        </w:r>
      </w:hyperlink>
    </w:p>
    <w:p w14:paraId="76F9E5DA" w14:textId="77777777" w:rsidR="000240B6" w:rsidRPr="000240B6" w:rsidRDefault="000240B6" w:rsidP="0047624C">
      <w:pPr>
        <w:numPr>
          <w:ilvl w:val="0"/>
          <w:numId w:val="176"/>
        </w:numPr>
        <w:spacing w:before="100" w:beforeAutospacing="1" w:after="120"/>
        <w:ind w:left="450"/>
        <w:rPr>
          <w:rFonts w:ascii="Helvetica Neue" w:eastAsia="Times New Roman" w:hAnsi="Helvetica Neue" w:cs="Times New Roman"/>
          <w:lang w:bidi="hi-IN"/>
        </w:rPr>
      </w:pPr>
      <w:hyperlink r:id="rId567" w:history="1">
        <w:r w:rsidRPr="000240B6">
          <w:rPr>
            <w:rFonts w:ascii="Helvetica Neue" w:eastAsia="Times New Roman" w:hAnsi="Helvetica Neue" w:cs="Times New Roman"/>
            <w:color w:val="2196F3"/>
            <w:lang w:bidi="hi-IN"/>
          </w:rPr>
          <w:t>Amazon Simple Queue Service (SQS)</w:t>
        </w:r>
      </w:hyperlink>
    </w:p>
    <w:p w14:paraId="6BF3E550" w14:textId="77777777" w:rsidR="000240B6" w:rsidRPr="000240B6" w:rsidRDefault="000240B6" w:rsidP="0047624C">
      <w:pPr>
        <w:numPr>
          <w:ilvl w:val="0"/>
          <w:numId w:val="176"/>
        </w:numPr>
        <w:spacing w:before="100" w:beforeAutospacing="1" w:after="120"/>
        <w:ind w:left="450"/>
        <w:rPr>
          <w:rFonts w:ascii="Helvetica Neue" w:eastAsia="Times New Roman" w:hAnsi="Helvetica Neue" w:cs="Times New Roman"/>
          <w:lang w:bidi="hi-IN"/>
        </w:rPr>
      </w:pPr>
      <w:hyperlink r:id="rId568" w:history="1">
        <w:r w:rsidRPr="000240B6">
          <w:rPr>
            <w:rFonts w:ascii="Helvetica Neue" w:eastAsia="Times New Roman" w:hAnsi="Helvetica Neue" w:cs="Times New Roman"/>
            <w:color w:val="2196F3"/>
            <w:lang w:bidi="hi-IN"/>
          </w:rPr>
          <w:t>Amazon Simple Notification Service (SNS)</w:t>
        </w:r>
      </w:hyperlink>
    </w:p>
    <w:p w14:paraId="06B1177E" w14:textId="77777777" w:rsidR="000240B6" w:rsidRPr="000240B6" w:rsidRDefault="000240B6" w:rsidP="0047624C">
      <w:pPr>
        <w:numPr>
          <w:ilvl w:val="0"/>
          <w:numId w:val="176"/>
        </w:numPr>
        <w:spacing w:before="100" w:beforeAutospacing="1"/>
        <w:ind w:left="450"/>
        <w:rPr>
          <w:rFonts w:ascii="Helvetica Neue" w:eastAsia="Times New Roman" w:hAnsi="Helvetica Neue" w:cs="Times New Roman"/>
          <w:lang w:bidi="hi-IN"/>
        </w:rPr>
      </w:pPr>
      <w:hyperlink r:id="rId569" w:history="1">
        <w:r w:rsidRPr="000240B6">
          <w:rPr>
            <w:rFonts w:ascii="Helvetica Neue" w:eastAsia="Times New Roman" w:hAnsi="Helvetica Neue" w:cs="Times New Roman"/>
            <w:color w:val="2196F3"/>
            <w:lang w:bidi="hi-IN"/>
          </w:rPr>
          <w:t>What do you mean by “Event-Driven”?</w:t>
        </w:r>
      </w:hyperlink>
    </w:p>
    <w:p w14:paraId="52DEDFC4"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JMeter</w:t>
      </w:r>
      <w:hyperlink r:id="rId570" w:anchor="jmeter" w:tooltip="Permanent link" w:history="1">
        <w:r w:rsidRPr="000240B6">
          <w:rPr>
            <w:rFonts w:ascii="Helvetica Neue" w:eastAsia="Times New Roman" w:hAnsi="Helvetica Neue" w:cs="Times New Roman"/>
            <w:color w:val="0000FF"/>
            <w:spacing w:val="-2"/>
            <w:sz w:val="27"/>
            <w:szCs w:val="27"/>
            <w:lang w:bidi="hi-IN"/>
          </w:rPr>
          <w:t>¶</w:t>
        </w:r>
      </w:hyperlink>
    </w:p>
    <w:p w14:paraId="4B3B3560" w14:textId="77777777" w:rsidR="000240B6" w:rsidRPr="000240B6" w:rsidRDefault="000240B6" w:rsidP="0047624C">
      <w:pPr>
        <w:numPr>
          <w:ilvl w:val="0"/>
          <w:numId w:val="177"/>
        </w:numPr>
        <w:spacing w:before="100" w:beforeAutospacing="1" w:after="120"/>
        <w:ind w:left="450"/>
        <w:rPr>
          <w:rFonts w:ascii="Helvetica Neue" w:eastAsia="Times New Roman" w:hAnsi="Helvetica Neue" w:cs="Times New Roman"/>
          <w:lang w:bidi="hi-IN"/>
        </w:rPr>
      </w:pPr>
      <w:hyperlink r:id="rId571" w:history="1">
        <w:r w:rsidRPr="000240B6">
          <w:rPr>
            <w:rFonts w:ascii="Helvetica Neue" w:eastAsia="Times New Roman" w:hAnsi="Helvetica Neue" w:cs="Times New Roman"/>
            <w:color w:val="2196F3"/>
            <w:lang w:bidi="hi-IN"/>
          </w:rPr>
          <w:t>JMeter User Manual</w:t>
        </w:r>
      </w:hyperlink>
    </w:p>
    <w:p w14:paraId="397B6F2E" w14:textId="77777777" w:rsidR="000240B6" w:rsidRPr="000240B6" w:rsidRDefault="000240B6" w:rsidP="0047624C">
      <w:pPr>
        <w:numPr>
          <w:ilvl w:val="0"/>
          <w:numId w:val="177"/>
        </w:numPr>
        <w:spacing w:before="100" w:beforeAutospacing="1"/>
        <w:ind w:left="450"/>
        <w:rPr>
          <w:rFonts w:ascii="Helvetica Neue" w:eastAsia="Times New Roman" w:hAnsi="Helvetica Neue" w:cs="Times New Roman"/>
          <w:lang w:bidi="hi-IN"/>
        </w:rPr>
      </w:pPr>
      <w:hyperlink r:id="rId572" w:history="1">
        <w:r w:rsidRPr="000240B6">
          <w:rPr>
            <w:rFonts w:ascii="Helvetica Neue" w:eastAsia="Times New Roman" w:hAnsi="Helvetica Neue" w:cs="Times New Roman"/>
            <w:color w:val="2196F3"/>
            <w:lang w:bidi="hi-IN"/>
          </w:rPr>
          <w:t xml:space="preserve">How </w:t>
        </w:r>
        <w:proofErr w:type="gramStart"/>
        <w:r w:rsidRPr="000240B6">
          <w:rPr>
            <w:rFonts w:ascii="Helvetica Neue" w:eastAsia="Times New Roman" w:hAnsi="Helvetica Neue" w:cs="Times New Roman"/>
            <w:color w:val="2196F3"/>
            <w:lang w:bidi="hi-IN"/>
          </w:rPr>
          <w:t>To</w:t>
        </w:r>
        <w:proofErr w:type="gramEnd"/>
        <w:r w:rsidRPr="000240B6">
          <w:rPr>
            <w:rFonts w:ascii="Helvetica Neue" w:eastAsia="Times New Roman" w:hAnsi="Helvetica Neue" w:cs="Times New Roman"/>
            <w:color w:val="2196F3"/>
            <w:lang w:bidi="hi-IN"/>
          </w:rPr>
          <w:t xml:space="preserve"> Use Apache JMeter To Perform Load Testing on a Web Server</w:t>
        </w:r>
      </w:hyperlink>
    </w:p>
    <w:p w14:paraId="4F65003E"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Auto Scaling &amp; Load Balancing</w:t>
      </w:r>
      <w:hyperlink r:id="rId573" w:anchor="auto-scaling-load-balancing" w:tooltip="Permanent link" w:history="1">
        <w:r w:rsidRPr="000240B6">
          <w:rPr>
            <w:rFonts w:ascii="Helvetica Neue" w:eastAsia="Times New Roman" w:hAnsi="Helvetica Neue" w:cs="Times New Roman"/>
            <w:color w:val="0000FF"/>
            <w:spacing w:val="-2"/>
            <w:sz w:val="27"/>
            <w:szCs w:val="27"/>
            <w:lang w:bidi="hi-IN"/>
          </w:rPr>
          <w:t>¶</w:t>
        </w:r>
      </w:hyperlink>
    </w:p>
    <w:p w14:paraId="70C71DC4" w14:textId="77777777" w:rsidR="000240B6" w:rsidRPr="000240B6" w:rsidRDefault="000240B6" w:rsidP="0047624C">
      <w:pPr>
        <w:numPr>
          <w:ilvl w:val="0"/>
          <w:numId w:val="178"/>
        </w:numPr>
        <w:spacing w:before="100" w:beforeAutospacing="1" w:after="120"/>
        <w:ind w:left="450"/>
        <w:rPr>
          <w:rFonts w:ascii="Helvetica Neue" w:eastAsia="Times New Roman" w:hAnsi="Helvetica Neue" w:cs="Times New Roman"/>
          <w:lang w:bidi="hi-IN"/>
        </w:rPr>
      </w:pPr>
      <w:hyperlink r:id="rId574" w:history="1">
        <w:r w:rsidRPr="000240B6">
          <w:rPr>
            <w:rFonts w:ascii="Helvetica Neue" w:eastAsia="Times New Roman" w:hAnsi="Helvetica Neue" w:cs="Times New Roman"/>
            <w:color w:val="2196F3"/>
            <w:lang w:bidi="hi-IN"/>
          </w:rPr>
          <w:t xml:space="preserve">AWS </w:t>
        </w:r>
        <w:proofErr w:type="spellStart"/>
        <w:r w:rsidRPr="000240B6">
          <w:rPr>
            <w:rFonts w:ascii="Helvetica Neue" w:eastAsia="Times New Roman" w:hAnsi="Helvetica Neue" w:cs="Times New Roman"/>
            <w:color w:val="2196F3"/>
            <w:lang w:bidi="hi-IN"/>
          </w:rPr>
          <w:t>AutoScaling</w:t>
        </w:r>
        <w:proofErr w:type="spellEnd"/>
      </w:hyperlink>
    </w:p>
    <w:p w14:paraId="21CDE0D7" w14:textId="77777777" w:rsidR="000240B6" w:rsidRPr="000240B6" w:rsidRDefault="000240B6" w:rsidP="0047624C">
      <w:pPr>
        <w:numPr>
          <w:ilvl w:val="0"/>
          <w:numId w:val="178"/>
        </w:numPr>
        <w:spacing w:before="100" w:beforeAutospacing="1" w:after="120"/>
        <w:ind w:left="450"/>
        <w:rPr>
          <w:rFonts w:ascii="Helvetica Neue" w:eastAsia="Times New Roman" w:hAnsi="Helvetica Neue" w:cs="Times New Roman"/>
          <w:lang w:bidi="hi-IN"/>
        </w:rPr>
      </w:pPr>
      <w:hyperlink r:id="rId575" w:history="1">
        <w:r w:rsidRPr="000240B6">
          <w:rPr>
            <w:rFonts w:ascii="Helvetica Neue" w:eastAsia="Times New Roman" w:hAnsi="Helvetica Neue" w:cs="Times New Roman"/>
            <w:color w:val="2196F3"/>
            <w:lang w:bidi="hi-IN"/>
          </w:rPr>
          <w:t>Auto Scaling in the Amazon Cloud - Netflix</w:t>
        </w:r>
      </w:hyperlink>
    </w:p>
    <w:p w14:paraId="72375CAA" w14:textId="77777777" w:rsidR="000240B6" w:rsidRPr="000240B6" w:rsidRDefault="000240B6" w:rsidP="0047624C">
      <w:pPr>
        <w:numPr>
          <w:ilvl w:val="0"/>
          <w:numId w:val="178"/>
        </w:numPr>
        <w:spacing w:before="100" w:beforeAutospacing="1" w:after="120"/>
        <w:ind w:left="450"/>
        <w:rPr>
          <w:rFonts w:ascii="Helvetica Neue" w:eastAsia="Times New Roman" w:hAnsi="Helvetica Neue" w:cs="Times New Roman"/>
          <w:lang w:bidi="hi-IN"/>
        </w:rPr>
      </w:pPr>
      <w:hyperlink r:id="rId576" w:history="1">
        <w:r w:rsidRPr="000240B6">
          <w:rPr>
            <w:rFonts w:ascii="Helvetica Neue" w:eastAsia="Times New Roman" w:hAnsi="Helvetica Neue" w:cs="Times New Roman"/>
            <w:color w:val="2196F3"/>
            <w:lang w:bidi="hi-IN"/>
          </w:rPr>
          <w:t>AWS Elastic Load Balancing</w:t>
        </w:r>
      </w:hyperlink>
    </w:p>
    <w:p w14:paraId="50EAC750" w14:textId="77777777" w:rsidR="000240B6" w:rsidRPr="000240B6" w:rsidRDefault="000240B6" w:rsidP="0047624C">
      <w:pPr>
        <w:numPr>
          <w:ilvl w:val="0"/>
          <w:numId w:val="178"/>
        </w:numPr>
        <w:spacing w:before="100" w:beforeAutospacing="1" w:after="120"/>
        <w:ind w:left="450"/>
        <w:rPr>
          <w:rFonts w:ascii="Helvetica Neue" w:eastAsia="Times New Roman" w:hAnsi="Helvetica Neue" w:cs="Times New Roman"/>
          <w:lang w:bidi="hi-IN"/>
        </w:rPr>
      </w:pPr>
      <w:hyperlink r:id="rId577" w:history="1">
        <w:r w:rsidRPr="000240B6">
          <w:rPr>
            <w:rFonts w:ascii="Helvetica Neue" w:eastAsia="Times New Roman" w:hAnsi="Helvetica Neue" w:cs="Times New Roman"/>
            <w:color w:val="2196F3"/>
            <w:lang w:bidi="hi-IN"/>
          </w:rPr>
          <w:t>Classic Load Balancer</w:t>
        </w:r>
      </w:hyperlink>
    </w:p>
    <w:p w14:paraId="59ED3515" w14:textId="77777777" w:rsidR="000240B6" w:rsidRPr="000240B6" w:rsidRDefault="000240B6" w:rsidP="0047624C">
      <w:pPr>
        <w:numPr>
          <w:ilvl w:val="0"/>
          <w:numId w:val="178"/>
        </w:numPr>
        <w:spacing w:before="100" w:beforeAutospacing="1" w:after="120"/>
        <w:ind w:left="450"/>
        <w:rPr>
          <w:rFonts w:ascii="Helvetica Neue" w:eastAsia="Times New Roman" w:hAnsi="Helvetica Neue" w:cs="Times New Roman"/>
          <w:lang w:bidi="hi-IN"/>
        </w:rPr>
      </w:pPr>
      <w:hyperlink r:id="rId578" w:history="1">
        <w:r w:rsidRPr="000240B6">
          <w:rPr>
            <w:rFonts w:ascii="Helvetica Neue" w:eastAsia="Times New Roman" w:hAnsi="Helvetica Neue" w:cs="Times New Roman"/>
            <w:color w:val="2196F3"/>
            <w:lang w:bidi="hi-IN"/>
          </w:rPr>
          <w:t>Application Load Balancer</w:t>
        </w:r>
      </w:hyperlink>
    </w:p>
    <w:p w14:paraId="7C1A4B7B" w14:textId="77777777" w:rsidR="000240B6" w:rsidRPr="000240B6" w:rsidRDefault="000240B6" w:rsidP="0047624C">
      <w:pPr>
        <w:numPr>
          <w:ilvl w:val="0"/>
          <w:numId w:val="178"/>
        </w:numPr>
        <w:spacing w:before="100" w:beforeAutospacing="1" w:after="120"/>
        <w:ind w:left="450"/>
        <w:rPr>
          <w:rFonts w:ascii="Helvetica Neue" w:eastAsia="Times New Roman" w:hAnsi="Helvetica Neue" w:cs="Times New Roman"/>
          <w:lang w:bidi="hi-IN"/>
        </w:rPr>
      </w:pPr>
      <w:hyperlink r:id="rId579" w:history="1">
        <w:r w:rsidRPr="000240B6">
          <w:rPr>
            <w:rFonts w:ascii="Helvetica Neue" w:eastAsia="Times New Roman" w:hAnsi="Helvetica Neue" w:cs="Times New Roman"/>
            <w:color w:val="2196F3"/>
            <w:lang w:bidi="hi-IN"/>
          </w:rPr>
          <w:t>Netflix Software Based Load Balancer (</w:t>
        </w:r>
        <w:proofErr w:type="spellStart"/>
        <w:r w:rsidRPr="000240B6">
          <w:rPr>
            <w:rFonts w:ascii="Helvetica Neue" w:eastAsia="Times New Roman" w:hAnsi="Helvetica Neue" w:cs="Times New Roman"/>
            <w:color w:val="2196F3"/>
            <w:lang w:bidi="hi-IN"/>
          </w:rPr>
          <w:t>Zuul</w:t>
        </w:r>
        <w:proofErr w:type="spellEnd"/>
        <w:r w:rsidRPr="000240B6">
          <w:rPr>
            <w:rFonts w:ascii="Helvetica Neue" w:eastAsia="Times New Roman" w:hAnsi="Helvetica Neue" w:cs="Times New Roman"/>
            <w:color w:val="2196F3"/>
            <w:lang w:bidi="hi-IN"/>
          </w:rPr>
          <w:t>)</w:t>
        </w:r>
      </w:hyperlink>
    </w:p>
    <w:p w14:paraId="17CE9A42" w14:textId="77777777" w:rsidR="000240B6" w:rsidRPr="000240B6" w:rsidRDefault="000240B6" w:rsidP="0047624C">
      <w:pPr>
        <w:numPr>
          <w:ilvl w:val="0"/>
          <w:numId w:val="178"/>
        </w:numPr>
        <w:spacing w:before="100" w:beforeAutospacing="1"/>
        <w:ind w:left="450"/>
        <w:rPr>
          <w:rFonts w:ascii="Helvetica Neue" w:eastAsia="Times New Roman" w:hAnsi="Helvetica Neue" w:cs="Times New Roman"/>
          <w:lang w:bidi="hi-IN"/>
        </w:rPr>
      </w:pPr>
      <w:hyperlink r:id="rId580" w:history="1">
        <w:r w:rsidRPr="000240B6">
          <w:rPr>
            <w:rFonts w:ascii="Helvetica Neue" w:eastAsia="Times New Roman" w:hAnsi="Helvetica Neue" w:cs="Times New Roman"/>
            <w:color w:val="2196F3"/>
            <w:lang w:bidi="hi-IN"/>
          </w:rPr>
          <w:t>https://f5.com/glossary/load-balancer</w:t>
        </w:r>
      </w:hyperlink>
    </w:p>
    <w:p w14:paraId="6C009118"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Infrastructure at Scale</w:t>
      </w:r>
      <w:hyperlink r:id="rId581" w:anchor="infrastructure-at-scale" w:tooltip="Permanent link" w:history="1">
        <w:r w:rsidRPr="000240B6">
          <w:rPr>
            <w:rFonts w:ascii="Helvetica Neue" w:eastAsia="Times New Roman" w:hAnsi="Helvetica Neue" w:cs="Times New Roman"/>
            <w:color w:val="0000FF"/>
            <w:spacing w:val="-2"/>
            <w:sz w:val="27"/>
            <w:szCs w:val="27"/>
            <w:lang w:bidi="hi-IN"/>
          </w:rPr>
          <w:t>¶</w:t>
        </w:r>
      </w:hyperlink>
    </w:p>
    <w:p w14:paraId="6CCB2B9E" w14:textId="77777777" w:rsidR="000240B6" w:rsidRPr="000240B6" w:rsidRDefault="000240B6" w:rsidP="0047624C">
      <w:pPr>
        <w:numPr>
          <w:ilvl w:val="0"/>
          <w:numId w:val="179"/>
        </w:numPr>
        <w:spacing w:before="100" w:beforeAutospacing="1" w:after="120"/>
        <w:ind w:left="450"/>
        <w:rPr>
          <w:rFonts w:ascii="Helvetica Neue" w:eastAsia="Times New Roman" w:hAnsi="Helvetica Neue" w:cs="Times New Roman"/>
          <w:lang w:bidi="hi-IN"/>
        </w:rPr>
      </w:pPr>
      <w:hyperlink r:id="rId582" w:history="1">
        <w:r w:rsidRPr="000240B6">
          <w:rPr>
            <w:rFonts w:ascii="Helvetica Neue" w:eastAsia="Times New Roman" w:hAnsi="Helvetica Neue" w:cs="Times New Roman"/>
            <w:color w:val="2196F3"/>
            <w:lang w:bidi="hi-IN"/>
          </w:rPr>
          <w:t>How Twitter Handles 3,000 Images Per Second</w:t>
        </w:r>
      </w:hyperlink>
    </w:p>
    <w:p w14:paraId="49554DCD" w14:textId="77777777" w:rsidR="000240B6" w:rsidRPr="000240B6" w:rsidRDefault="000240B6" w:rsidP="0047624C">
      <w:pPr>
        <w:numPr>
          <w:ilvl w:val="0"/>
          <w:numId w:val="179"/>
        </w:numPr>
        <w:spacing w:before="100" w:beforeAutospacing="1" w:after="120"/>
        <w:ind w:left="450"/>
        <w:rPr>
          <w:rFonts w:ascii="Helvetica Neue" w:eastAsia="Times New Roman" w:hAnsi="Helvetica Neue" w:cs="Times New Roman"/>
          <w:lang w:bidi="hi-IN"/>
        </w:rPr>
      </w:pPr>
      <w:hyperlink r:id="rId583" w:history="1">
        <w:r w:rsidRPr="000240B6">
          <w:rPr>
            <w:rFonts w:ascii="Helvetica Neue" w:eastAsia="Times New Roman" w:hAnsi="Helvetica Neue" w:cs="Times New Roman"/>
            <w:color w:val="2196F3"/>
            <w:lang w:bidi="hi-IN"/>
          </w:rPr>
          <w:t>The Infrastructure Behind Twitter: Scale</w:t>
        </w:r>
      </w:hyperlink>
    </w:p>
    <w:p w14:paraId="68967F9F" w14:textId="77777777" w:rsidR="000240B6" w:rsidRPr="000240B6" w:rsidRDefault="000240B6" w:rsidP="0047624C">
      <w:pPr>
        <w:numPr>
          <w:ilvl w:val="0"/>
          <w:numId w:val="179"/>
        </w:numPr>
        <w:spacing w:before="100" w:beforeAutospacing="1" w:after="120"/>
        <w:ind w:left="450"/>
        <w:rPr>
          <w:rFonts w:ascii="Helvetica Neue" w:eastAsia="Times New Roman" w:hAnsi="Helvetica Neue" w:cs="Times New Roman"/>
          <w:lang w:bidi="hi-IN"/>
        </w:rPr>
      </w:pPr>
      <w:hyperlink r:id="rId584" w:history="1">
        <w:r w:rsidRPr="000240B6">
          <w:rPr>
            <w:rFonts w:ascii="Helvetica Neue" w:eastAsia="Times New Roman" w:hAnsi="Helvetica Neue" w:cs="Times New Roman"/>
            <w:color w:val="2196F3"/>
            <w:lang w:bidi="hi-IN"/>
          </w:rPr>
          <w:t>Caching at Reddit</w:t>
        </w:r>
      </w:hyperlink>
    </w:p>
    <w:p w14:paraId="70AAE1E8" w14:textId="77777777" w:rsidR="000240B6" w:rsidRPr="000240B6" w:rsidRDefault="000240B6" w:rsidP="0047624C">
      <w:pPr>
        <w:numPr>
          <w:ilvl w:val="0"/>
          <w:numId w:val="179"/>
        </w:numPr>
        <w:spacing w:before="100" w:beforeAutospacing="1" w:after="120"/>
        <w:ind w:left="450"/>
        <w:rPr>
          <w:rFonts w:ascii="Helvetica Neue" w:eastAsia="Times New Roman" w:hAnsi="Helvetica Neue" w:cs="Times New Roman"/>
          <w:lang w:bidi="hi-IN"/>
        </w:rPr>
      </w:pPr>
      <w:hyperlink r:id="rId585" w:history="1">
        <w:r w:rsidRPr="000240B6">
          <w:rPr>
            <w:rFonts w:ascii="Helvetica Neue" w:eastAsia="Times New Roman" w:hAnsi="Helvetica Neue" w:cs="Times New Roman"/>
            <w:color w:val="2196F3"/>
            <w:lang w:bidi="hi-IN"/>
          </w:rPr>
          <w:t>How Uber Manages A Million Writes Per Second Using Mesos And Cassandra Across Multiple Datacenters</w:t>
        </w:r>
      </w:hyperlink>
    </w:p>
    <w:p w14:paraId="66A977BE" w14:textId="77777777" w:rsidR="000240B6" w:rsidRPr="000240B6" w:rsidRDefault="000240B6" w:rsidP="0047624C">
      <w:pPr>
        <w:numPr>
          <w:ilvl w:val="0"/>
          <w:numId w:val="179"/>
        </w:numPr>
        <w:spacing w:before="100" w:beforeAutospacing="1" w:after="120"/>
        <w:ind w:left="450"/>
        <w:rPr>
          <w:rFonts w:ascii="Helvetica Neue" w:eastAsia="Times New Roman" w:hAnsi="Helvetica Neue" w:cs="Times New Roman"/>
          <w:lang w:bidi="hi-IN"/>
        </w:rPr>
      </w:pPr>
      <w:hyperlink r:id="rId586" w:history="1">
        <w:r w:rsidRPr="000240B6">
          <w:rPr>
            <w:rFonts w:ascii="Helvetica Neue" w:eastAsia="Times New Roman" w:hAnsi="Helvetica Neue" w:cs="Times New Roman"/>
            <w:color w:val="2196F3"/>
            <w:lang w:bidi="hi-IN"/>
          </w:rPr>
          <w:t>Instant Messaging at LinkedIn: Scaling to Hundreds of Thousands of Persistent Connections on One Machine</w:t>
        </w:r>
      </w:hyperlink>
    </w:p>
    <w:p w14:paraId="0E63949C" w14:textId="77777777" w:rsidR="000240B6" w:rsidRPr="000240B6" w:rsidRDefault="000240B6" w:rsidP="0047624C">
      <w:pPr>
        <w:numPr>
          <w:ilvl w:val="0"/>
          <w:numId w:val="179"/>
        </w:numPr>
        <w:spacing w:before="100" w:beforeAutospacing="1" w:after="120"/>
        <w:ind w:left="450"/>
        <w:rPr>
          <w:rFonts w:ascii="Helvetica Neue" w:eastAsia="Times New Roman" w:hAnsi="Helvetica Neue" w:cs="Times New Roman"/>
          <w:lang w:bidi="hi-IN"/>
        </w:rPr>
      </w:pPr>
      <w:hyperlink r:id="rId587" w:history="1">
        <w:r w:rsidRPr="000240B6">
          <w:rPr>
            <w:rFonts w:ascii="Helvetica Neue" w:eastAsia="Times New Roman" w:hAnsi="Helvetica Neue" w:cs="Times New Roman"/>
            <w:color w:val="2196F3"/>
            <w:lang w:bidi="hi-IN"/>
          </w:rPr>
          <w:t>Big Data in Real-Time at Twitter</w:t>
        </w:r>
      </w:hyperlink>
    </w:p>
    <w:p w14:paraId="1D48DD52" w14:textId="77777777" w:rsidR="000240B6" w:rsidRPr="000240B6" w:rsidRDefault="000240B6" w:rsidP="0047624C">
      <w:pPr>
        <w:numPr>
          <w:ilvl w:val="0"/>
          <w:numId w:val="179"/>
        </w:numPr>
        <w:spacing w:before="100" w:beforeAutospacing="1"/>
        <w:ind w:left="450"/>
        <w:rPr>
          <w:rFonts w:ascii="Helvetica Neue" w:eastAsia="Times New Roman" w:hAnsi="Helvetica Neue" w:cs="Times New Roman"/>
          <w:lang w:bidi="hi-IN"/>
        </w:rPr>
      </w:pPr>
      <w:hyperlink r:id="rId588" w:history="1">
        <w:r w:rsidRPr="000240B6">
          <w:rPr>
            <w:rFonts w:ascii="Helvetica Neue" w:eastAsia="Times New Roman" w:hAnsi="Helvetica Neue" w:cs="Times New Roman"/>
            <w:color w:val="2196F3"/>
            <w:lang w:bidi="hi-IN"/>
          </w:rPr>
          <w:t>https://redditblog.com/2017/04/13/how-we-built-rplace/</w:t>
        </w:r>
      </w:hyperlink>
    </w:p>
    <w:p w14:paraId="0F5F528E"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High Availability &amp; Fault Tolerance Testing</w:t>
      </w:r>
      <w:hyperlink r:id="rId589" w:anchor="high-availability-fault-tolerance-testing" w:tooltip="Permanent link" w:history="1">
        <w:r w:rsidRPr="000240B6">
          <w:rPr>
            <w:rFonts w:ascii="Helvetica Neue" w:eastAsia="Times New Roman" w:hAnsi="Helvetica Neue" w:cs="Times New Roman"/>
            <w:color w:val="0000FF"/>
            <w:spacing w:val="-2"/>
            <w:sz w:val="27"/>
            <w:szCs w:val="27"/>
            <w:lang w:bidi="hi-IN"/>
          </w:rPr>
          <w:t>¶</w:t>
        </w:r>
      </w:hyperlink>
    </w:p>
    <w:p w14:paraId="56EEDB2A" w14:textId="77777777" w:rsidR="000240B6" w:rsidRPr="000240B6" w:rsidRDefault="000240B6" w:rsidP="0047624C">
      <w:pPr>
        <w:numPr>
          <w:ilvl w:val="0"/>
          <w:numId w:val="180"/>
        </w:numPr>
        <w:spacing w:before="100" w:beforeAutospacing="1" w:after="120"/>
        <w:ind w:left="450"/>
        <w:rPr>
          <w:rFonts w:ascii="Helvetica Neue" w:eastAsia="Times New Roman" w:hAnsi="Helvetica Neue" w:cs="Times New Roman"/>
          <w:lang w:bidi="hi-IN"/>
        </w:rPr>
      </w:pPr>
      <w:hyperlink r:id="rId590" w:history="1">
        <w:r w:rsidRPr="000240B6">
          <w:rPr>
            <w:rFonts w:ascii="Helvetica Neue" w:eastAsia="Times New Roman" w:hAnsi="Helvetica Neue" w:cs="Times New Roman"/>
            <w:color w:val="2196F3"/>
            <w:lang w:bidi="hi-IN"/>
          </w:rPr>
          <w:t>Netflix Chaos Monkey</w:t>
        </w:r>
      </w:hyperlink>
    </w:p>
    <w:p w14:paraId="245AC256" w14:textId="77777777" w:rsidR="000240B6" w:rsidRPr="000240B6" w:rsidRDefault="000240B6" w:rsidP="0047624C">
      <w:pPr>
        <w:numPr>
          <w:ilvl w:val="0"/>
          <w:numId w:val="180"/>
        </w:numPr>
        <w:spacing w:before="100" w:beforeAutospacing="1"/>
        <w:ind w:left="450"/>
        <w:rPr>
          <w:rFonts w:ascii="Helvetica Neue" w:eastAsia="Times New Roman" w:hAnsi="Helvetica Neue" w:cs="Times New Roman"/>
          <w:lang w:bidi="hi-IN"/>
        </w:rPr>
      </w:pPr>
      <w:hyperlink r:id="rId591" w:history="1">
        <w:r w:rsidRPr="000240B6">
          <w:rPr>
            <w:rFonts w:ascii="Helvetica Neue" w:eastAsia="Times New Roman" w:hAnsi="Helvetica Neue" w:cs="Times New Roman"/>
            <w:color w:val="2196F3"/>
            <w:lang w:bidi="hi-IN"/>
          </w:rPr>
          <w:t>Netflix Simian Army</w:t>
        </w:r>
      </w:hyperlink>
    </w:p>
    <w:p w14:paraId="48DE1C2F"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SSL</w:t>
      </w:r>
      <w:hyperlink r:id="rId592" w:anchor="ssl" w:tooltip="Permanent link" w:history="1">
        <w:r w:rsidRPr="000240B6">
          <w:rPr>
            <w:rFonts w:ascii="Helvetica Neue" w:eastAsia="Times New Roman" w:hAnsi="Helvetica Neue" w:cs="Times New Roman"/>
            <w:color w:val="0000FF"/>
            <w:spacing w:val="-2"/>
            <w:sz w:val="27"/>
            <w:szCs w:val="27"/>
            <w:lang w:bidi="hi-IN"/>
          </w:rPr>
          <w:t>¶</w:t>
        </w:r>
      </w:hyperlink>
    </w:p>
    <w:p w14:paraId="0BEC00BB" w14:textId="77777777" w:rsidR="000240B6" w:rsidRPr="000240B6" w:rsidRDefault="000240B6" w:rsidP="0047624C">
      <w:pPr>
        <w:numPr>
          <w:ilvl w:val="0"/>
          <w:numId w:val="181"/>
        </w:numPr>
        <w:spacing w:before="100" w:beforeAutospacing="1" w:after="120"/>
        <w:ind w:left="450"/>
        <w:rPr>
          <w:rFonts w:ascii="Helvetica Neue" w:eastAsia="Times New Roman" w:hAnsi="Helvetica Neue" w:cs="Times New Roman"/>
          <w:lang w:bidi="hi-IN"/>
        </w:rPr>
      </w:pPr>
      <w:hyperlink r:id="rId593" w:history="1">
        <w:r w:rsidRPr="000240B6">
          <w:rPr>
            <w:rFonts w:ascii="Helvetica Neue" w:eastAsia="Times New Roman" w:hAnsi="Helvetica Neue" w:cs="Times New Roman"/>
            <w:color w:val="2196F3"/>
            <w:lang w:bidi="hi-IN"/>
          </w:rPr>
          <w:t>Let’s Encrypt</w:t>
        </w:r>
      </w:hyperlink>
    </w:p>
    <w:p w14:paraId="77E4CE9C" w14:textId="77777777" w:rsidR="000240B6" w:rsidRPr="000240B6" w:rsidRDefault="000240B6" w:rsidP="0047624C">
      <w:pPr>
        <w:numPr>
          <w:ilvl w:val="0"/>
          <w:numId w:val="181"/>
        </w:numPr>
        <w:spacing w:before="100" w:beforeAutospacing="1" w:after="120"/>
        <w:ind w:left="450"/>
        <w:rPr>
          <w:rFonts w:ascii="Helvetica Neue" w:eastAsia="Times New Roman" w:hAnsi="Helvetica Neue" w:cs="Times New Roman"/>
          <w:lang w:bidi="hi-IN"/>
        </w:rPr>
      </w:pPr>
      <w:hyperlink r:id="rId594" w:history="1">
        <w:r w:rsidRPr="000240B6">
          <w:rPr>
            <w:rFonts w:ascii="Helvetica Neue" w:eastAsia="Times New Roman" w:hAnsi="Helvetica Neue" w:cs="Times New Roman"/>
            <w:color w:val="2196F3"/>
            <w:lang w:bidi="hi-IN"/>
          </w:rPr>
          <w:t>An Introduction to Let’s Encrypt</w:t>
        </w:r>
      </w:hyperlink>
    </w:p>
    <w:p w14:paraId="1FD73E38" w14:textId="77777777" w:rsidR="000240B6" w:rsidRPr="000240B6" w:rsidRDefault="000240B6" w:rsidP="0047624C">
      <w:pPr>
        <w:numPr>
          <w:ilvl w:val="0"/>
          <w:numId w:val="181"/>
        </w:numPr>
        <w:spacing w:before="100" w:beforeAutospacing="1" w:after="120"/>
        <w:ind w:left="450"/>
        <w:rPr>
          <w:rFonts w:ascii="Helvetica Neue" w:eastAsia="Times New Roman" w:hAnsi="Helvetica Neue" w:cs="Times New Roman"/>
          <w:lang w:bidi="hi-IN"/>
        </w:rPr>
      </w:pPr>
      <w:hyperlink r:id="rId595" w:history="1">
        <w:r w:rsidRPr="000240B6">
          <w:rPr>
            <w:rFonts w:ascii="Helvetica Neue" w:eastAsia="Times New Roman" w:hAnsi="Helvetica Neue" w:cs="Times New Roman"/>
            <w:color w:val="2196F3"/>
            <w:lang w:bidi="hi-IN"/>
          </w:rPr>
          <w:t>Why HTTPS for Everything?</w:t>
        </w:r>
      </w:hyperlink>
    </w:p>
    <w:p w14:paraId="1F7AB473" w14:textId="77777777" w:rsidR="000240B6" w:rsidRPr="000240B6" w:rsidRDefault="000240B6" w:rsidP="0047624C">
      <w:pPr>
        <w:numPr>
          <w:ilvl w:val="0"/>
          <w:numId w:val="181"/>
        </w:numPr>
        <w:spacing w:before="100" w:beforeAutospacing="1" w:after="120"/>
        <w:ind w:left="450"/>
        <w:rPr>
          <w:rFonts w:ascii="Helvetica Neue" w:eastAsia="Times New Roman" w:hAnsi="Helvetica Neue" w:cs="Times New Roman"/>
          <w:lang w:bidi="hi-IN"/>
        </w:rPr>
      </w:pPr>
      <w:hyperlink r:id="rId596" w:history="1">
        <w:r w:rsidRPr="000240B6">
          <w:rPr>
            <w:rFonts w:ascii="Helvetica Neue" w:eastAsia="Times New Roman" w:hAnsi="Helvetica Neue" w:cs="Times New Roman"/>
            <w:color w:val="2196F3"/>
            <w:lang w:bidi="hi-IN"/>
          </w:rPr>
          <w:t>The HTTPS-Only Standard</w:t>
        </w:r>
      </w:hyperlink>
    </w:p>
    <w:p w14:paraId="41696BE8" w14:textId="77777777" w:rsidR="000240B6" w:rsidRPr="000240B6" w:rsidRDefault="000240B6" w:rsidP="0047624C">
      <w:pPr>
        <w:numPr>
          <w:ilvl w:val="0"/>
          <w:numId w:val="181"/>
        </w:numPr>
        <w:spacing w:before="100" w:beforeAutospacing="1"/>
        <w:ind w:left="450"/>
        <w:rPr>
          <w:rFonts w:ascii="Helvetica Neue" w:eastAsia="Times New Roman" w:hAnsi="Helvetica Neue" w:cs="Times New Roman"/>
          <w:lang w:bidi="hi-IN"/>
        </w:rPr>
      </w:pPr>
      <w:hyperlink r:id="rId597" w:history="1">
        <w:r w:rsidRPr="000240B6">
          <w:rPr>
            <w:rFonts w:ascii="Helvetica Neue" w:eastAsia="Times New Roman" w:hAnsi="Helvetica Neue" w:cs="Times New Roman"/>
            <w:color w:val="2196F3"/>
            <w:lang w:bidi="hi-IN"/>
          </w:rPr>
          <w:t>Server Name Indication</w:t>
        </w:r>
      </w:hyperlink>
    </w:p>
    <w:p w14:paraId="0EFAFDF1" w14:textId="77777777" w:rsidR="000240B6" w:rsidRDefault="000240B6" w:rsidP="000240B6"/>
    <w:p w14:paraId="3D86EA87" w14:textId="77777777" w:rsidR="000240B6" w:rsidRPr="000240B6" w:rsidRDefault="000240B6" w:rsidP="000240B6">
      <w:pPr>
        <w:pStyle w:val="Heading2"/>
        <w:rPr>
          <w:rFonts w:ascii="Helvetica Neue" w:hAnsi="Helvetica Neue"/>
          <w:b w:val="0"/>
          <w:bCs w:val="0"/>
          <w:spacing w:val="-2"/>
        </w:rPr>
      </w:pPr>
      <w:r>
        <w:t>Lecture 11</w:t>
      </w:r>
      <w:r>
        <w:br/>
      </w:r>
      <w:r w:rsidRPr="000240B6">
        <w:rPr>
          <w:rFonts w:ascii="Helvetica Neue" w:hAnsi="Helvetica Neue"/>
          <w:b w:val="0"/>
          <w:bCs w:val="0"/>
          <w:spacing w:val="-2"/>
        </w:rPr>
        <w:t>Announcements</w:t>
      </w:r>
      <w:hyperlink r:id="rId598" w:anchor="announcements" w:tooltip="Permanent link" w:history="1">
        <w:r w:rsidRPr="000240B6">
          <w:rPr>
            <w:rFonts w:ascii="Helvetica Neue" w:hAnsi="Helvetica Neue"/>
            <w:b w:val="0"/>
            <w:bCs w:val="0"/>
            <w:color w:val="0000FF"/>
            <w:spacing w:val="-2"/>
          </w:rPr>
          <w:t>¶</w:t>
        </w:r>
      </w:hyperlink>
    </w:p>
    <w:p w14:paraId="7BE0196D" w14:textId="77777777" w:rsidR="000240B6" w:rsidRPr="000240B6" w:rsidRDefault="000240B6" w:rsidP="0047624C">
      <w:pPr>
        <w:numPr>
          <w:ilvl w:val="0"/>
          <w:numId w:val="182"/>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b/>
          <w:bCs/>
          <w:lang w:bidi="hi-IN"/>
        </w:rPr>
        <w:t xml:space="preserve">Last day to drop a </w:t>
      </w:r>
      <w:proofErr w:type="gramStart"/>
      <w:r w:rsidRPr="000240B6">
        <w:rPr>
          <w:rFonts w:ascii="Helvetica Neue" w:eastAsia="Times New Roman" w:hAnsi="Helvetica Neue" w:cs="Times New Roman"/>
          <w:b/>
          <w:bCs/>
          <w:lang w:bidi="hi-IN"/>
        </w:rPr>
        <w:t>full-semester</w:t>
      </w:r>
      <w:proofErr w:type="gramEnd"/>
      <w:r w:rsidRPr="000240B6">
        <w:rPr>
          <w:rFonts w:ascii="Helvetica Neue" w:eastAsia="Times New Roman" w:hAnsi="Helvetica Neue" w:cs="Times New Roman"/>
          <w:b/>
          <w:bCs/>
          <w:lang w:bidi="hi-IN"/>
        </w:rPr>
        <w:t xml:space="preserve"> fall class with a W grade is 12/08/2019</w:t>
      </w:r>
    </w:p>
    <w:p w14:paraId="5F3C6960" w14:textId="77777777" w:rsidR="000240B6" w:rsidRPr="000240B6" w:rsidRDefault="000240B6" w:rsidP="0047624C">
      <w:pPr>
        <w:numPr>
          <w:ilvl w:val="0"/>
          <w:numId w:val="182"/>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b/>
          <w:bCs/>
          <w:lang w:bidi="hi-IN"/>
        </w:rPr>
        <w:t>Final exam for Boston students will be on 11/21/2019 at 6pm.</w:t>
      </w:r>
    </w:p>
    <w:p w14:paraId="2BA36E9A" w14:textId="77777777" w:rsidR="000240B6" w:rsidRPr="000240B6" w:rsidRDefault="000240B6" w:rsidP="0047624C">
      <w:pPr>
        <w:numPr>
          <w:ilvl w:val="0"/>
          <w:numId w:val="182"/>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b/>
          <w:bCs/>
          <w:lang w:bidi="hi-IN"/>
        </w:rPr>
        <w:t>Final exam for Online students will be on 11/23/2019. You will be able to take exam between Noon and 6pm EST.</w:t>
      </w:r>
    </w:p>
    <w:p w14:paraId="37D6E4E9" w14:textId="77777777" w:rsidR="000240B6" w:rsidRPr="000240B6" w:rsidRDefault="000240B6" w:rsidP="0047624C">
      <w:pPr>
        <w:numPr>
          <w:ilvl w:val="0"/>
          <w:numId w:val="182"/>
        </w:numPr>
        <w:spacing w:before="100" w:beforeAutospacing="1"/>
        <w:ind w:left="450"/>
        <w:rPr>
          <w:rFonts w:ascii="Helvetica Neue" w:eastAsia="Times New Roman" w:hAnsi="Helvetica Neue" w:cs="Times New Roman"/>
          <w:lang w:bidi="hi-IN"/>
        </w:rPr>
      </w:pPr>
      <w:r w:rsidRPr="000240B6">
        <w:rPr>
          <w:rFonts w:ascii="Helvetica Neue" w:eastAsia="Times New Roman" w:hAnsi="Helvetica Neue" w:cs="Times New Roman"/>
          <w:b/>
          <w:bCs/>
          <w:lang w:bidi="hi-IN"/>
        </w:rPr>
        <w:t>No assignments will be graded after 9pm on 12/04/2019.</w:t>
      </w:r>
    </w:p>
    <w:p w14:paraId="4A1885C0"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Agenda</w:t>
      </w:r>
      <w:hyperlink r:id="rId599" w:anchor="agenda" w:tooltip="Permanent link" w:history="1">
        <w:r w:rsidRPr="000240B6">
          <w:rPr>
            <w:rFonts w:ascii="Helvetica Neue" w:eastAsia="Times New Roman" w:hAnsi="Helvetica Neue" w:cs="Times New Roman"/>
            <w:color w:val="0000FF"/>
            <w:spacing w:val="-2"/>
            <w:sz w:val="36"/>
            <w:szCs w:val="36"/>
            <w:lang w:bidi="hi-IN"/>
          </w:rPr>
          <w:t>¶</w:t>
        </w:r>
      </w:hyperlink>
    </w:p>
    <w:p w14:paraId="29CFFF0D" w14:textId="77777777" w:rsidR="000240B6" w:rsidRPr="000240B6" w:rsidRDefault="000240B6" w:rsidP="0047624C">
      <w:pPr>
        <w:numPr>
          <w:ilvl w:val="0"/>
          <w:numId w:val="183"/>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Final Exam setup for students in online section.</w:t>
      </w:r>
    </w:p>
    <w:p w14:paraId="2B786992" w14:textId="77777777" w:rsidR="000240B6" w:rsidRPr="000240B6" w:rsidRDefault="000240B6" w:rsidP="0047624C">
      <w:pPr>
        <w:numPr>
          <w:ilvl w:val="0"/>
          <w:numId w:val="183"/>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Final Exam &amp; “Cheat Sheet” for Boston section</w:t>
      </w:r>
    </w:p>
    <w:p w14:paraId="4576C355" w14:textId="77777777" w:rsidR="000240B6" w:rsidRPr="000240B6" w:rsidRDefault="000240B6" w:rsidP="0047624C">
      <w:pPr>
        <w:numPr>
          <w:ilvl w:val="0"/>
          <w:numId w:val="183"/>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Review </w:t>
      </w:r>
      <w:hyperlink r:id="rId600" w:history="1">
        <w:r w:rsidRPr="000240B6">
          <w:rPr>
            <w:rFonts w:ascii="Helvetica Neue" w:eastAsia="Times New Roman" w:hAnsi="Helvetica Neue" w:cs="Times New Roman"/>
            <w:color w:val="2196F3"/>
            <w:lang w:bidi="hi-IN"/>
          </w:rPr>
          <w:t>Assignment #08</w:t>
        </w:r>
      </w:hyperlink>
    </w:p>
    <w:p w14:paraId="78305DAE" w14:textId="77777777" w:rsidR="000240B6" w:rsidRPr="000240B6" w:rsidRDefault="000240B6" w:rsidP="0047624C">
      <w:pPr>
        <w:numPr>
          <w:ilvl w:val="0"/>
          <w:numId w:val="183"/>
        </w:numPr>
        <w:spacing w:before="100" w:beforeAutospacing="1" w:after="120"/>
        <w:ind w:left="450"/>
        <w:rPr>
          <w:rFonts w:ascii="Helvetica Neue" w:eastAsia="Times New Roman" w:hAnsi="Helvetica Neue" w:cs="Times New Roman"/>
          <w:lang w:bidi="hi-IN"/>
        </w:rPr>
      </w:pPr>
      <w:hyperlink r:id="rId601" w:history="1">
        <w:r w:rsidRPr="000240B6">
          <w:rPr>
            <w:rFonts w:ascii="Helvetica Neue" w:eastAsia="Times New Roman" w:hAnsi="Helvetica Neue" w:cs="Times New Roman"/>
            <w:color w:val="2196F3"/>
            <w:lang w:bidi="hi-IN"/>
          </w:rPr>
          <w:t>Group Project Discussion</w:t>
        </w:r>
      </w:hyperlink>
    </w:p>
    <w:p w14:paraId="7286D930" w14:textId="77777777" w:rsidR="000240B6" w:rsidRPr="000240B6" w:rsidRDefault="000240B6" w:rsidP="0047624C">
      <w:pPr>
        <w:numPr>
          <w:ilvl w:val="0"/>
          <w:numId w:val="183"/>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Securing Cloud Infrastructure</w:t>
      </w:r>
    </w:p>
    <w:p w14:paraId="3A4705BE" w14:textId="77777777" w:rsidR="000240B6" w:rsidRPr="000240B6" w:rsidRDefault="000240B6" w:rsidP="0047624C">
      <w:pPr>
        <w:numPr>
          <w:ilvl w:val="1"/>
          <w:numId w:val="183"/>
        </w:numPr>
        <w:spacing w:before="100" w:beforeAutospacing="1" w:after="120"/>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Operating System</w:t>
      </w:r>
    </w:p>
    <w:p w14:paraId="51B414E0" w14:textId="77777777" w:rsidR="000240B6" w:rsidRPr="000240B6" w:rsidRDefault="000240B6" w:rsidP="0047624C">
      <w:pPr>
        <w:numPr>
          <w:ilvl w:val="1"/>
          <w:numId w:val="183"/>
        </w:numPr>
        <w:spacing w:before="100" w:beforeAutospacing="1" w:after="120"/>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Network</w:t>
      </w:r>
    </w:p>
    <w:p w14:paraId="0491C0D3" w14:textId="77777777" w:rsidR="000240B6" w:rsidRPr="000240B6" w:rsidRDefault="000240B6" w:rsidP="0047624C">
      <w:pPr>
        <w:numPr>
          <w:ilvl w:val="1"/>
          <w:numId w:val="183"/>
        </w:numPr>
        <w:spacing w:before="100" w:beforeAutospacing="1" w:after="120"/>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AWS Account</w:t>
      </w:r>
    </w:p>
    <w:p w14:paraId="669F2442" w14:textId="77777777" w:rsidR="000240B6" w:rsidRPr="000240B6" w:rsidRDefault="000240B6" w:rsidP="0047624C">
      <w:pPr>
        <w:numPr>
          <w:ilvl w:val="1"/>
          <w:numId w:val="183"/>
        </w:numPr>
        <w:spacing w:before="100" w:beforeAutospacing="1"/>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Virtual Private Cloud</w:t>
      </w:r>
    </w:p>
    <w:p w14:paraId="023EEE5E" w14:textId="77777777" w:rsidR="000240B6" w:rsidRPr="000240B6" w:rsidRDefault="000240B6" w:rsidP="0047624C">
      <w:pPr>
        <w:numPr>
          <w:ilvl w:val="0"/>
          <w:numId w:val="183"/>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Securing Your Application</w:t>
      </w:r>
    </w:p>
    <w:p w14:paraId="434B3F53" w14:textId="77777777" w:rsidR="000240B6" w:rsidRPr="000240B6" w:rsidRDefault="000240B6" w:rsidP="0047624C">
      <w:pPr>
        <w:numPr>
          <w:ilvl w:val="1"/>
          <w:numId w:val="183"/>
        </w:numPr>
        <w:spacing w:before="100" w:beforeAutospacing="1" w:after="120"/>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SQL Injection</w:t>
      </w:r>
    </w:p>
    <w:p w14:paraId="38C92F51" w14:textId="77777777" w:rsidR="000240B6" w:rsidRPr="000240B6" w:rsidRDefault="000240B6" w:rsidP="0047624C">
      <w:pPr>
        <w:numPr>
          <w:ilvl w:val="1"/>
          <w:numId w:val="183"/>
        </w:numPr>
        <w:spacing w:before="100" w:beforeAutospacing="1" w:after="120"/>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Cross Site Scripting (XSS)</w:t>
      </w:r>
    </w:p>
    <w:p w14:paraId="192910F1" w14:textId="77777777" w:rsidR="000240B6" w:rsidRPr="000240B6" w:rsidRDefault="000240B6" w:rsidP="0047624C">
      <w:pPr>
        <w:numPr>
          <w:ilvl w:val="1"/>
          <w:numId w:val="183"/>
        </w:numPr>
        <w:spacing w:before="100" w:beforeAutospacing="1"/>
        <w:ind w:left="900"/>
        <w:rPr>
          <w:rFonts w:ascii="Helvetica Neue" w:eastAsia="Times New Roman" w:hAnsi="Helvetica Neue" w:cs="Times New Roman"/>
          <w:lang w:bidi="hi-IN"/>
        </w:rPr>
      </w:pPr>
      <w:r w:rsidRPr="000240B6">
        <w:rPr>
          <w:rFonts w:ascii="Helvetica Neue" w:eastAsia="Times New Roman" w:hAnsi="Helvetica Neue" w:cs="Times New Roman"/>
          <w:lang w:bidi="hi-IN"/>
        </w:rPr>
        <w:t>Cross-Site Request Forgery (CSRF)</w:t>
      </w:r>
    </w:p>
    <w:p w14:paraId="577BB136" w14:textId="77777777" w:rsidR="000240B6" w:rsidRPr="000240B6" w:rsidRDefault="000240B6" w:rsidP="0047624C">
      <w:pPr>
        <w:numPr>
          <w:ilvl w:val="0"/>
          <w:numId w:val="183"/>
        </w:numPr>
        <w:spacing w:before="100" w:beforeAutospacing="1" w:after="120"/>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Privacy</w:t>
      </w:r>
    </w:p>
    <w:p w14:paraId="3F4A3F48" w14:textId="77777777" w:rsidR="000240B6" w:rsidRPr="000240B6" w:rsidRDefault="000240B6" w:rsidP="0047624C">
      <w:pPr>
        <w:numPr>
          <w:ilvl w:val="0"/>
          <w:numId w:val="183"/>
        </w:numPr>
        <w:spacing w:before="100" w:beforeAutospacing="1"/>
        <w:ind w:left="450"/>
        <w:rPr>
          <w:rFonts w:ascii="Helvetica Neue" w:eastAsia="Times New Roman" w:hAnsi="Helvetica Neue" w:cs="Times New Roman"/>
          <w:lang w:bidi="hi-IN"/>
        </w:rPr>
      </w:pPr>
      <w:r w:rsidRPr="000240B6">
        <w:rPr>
          <w:rFonts w:ascii="Helvetica Neue" w:eastAsia="Times New Roman" w:hAnsi="Helvetica Neue" w:cs="Times New Roman"/>
          <w:lang w:bidi="hi-IN"/>
        </w:rPr>
        <w:t>Architecting for the Cloud: Best Practices</w:t>
      </w:r>
    </w:p>
    <w:p w14:paraId="1E6A7EC1"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Slides</w:t>
      </w:r>
      <w:hyperlink r:id="rId602" w:anchor="slides" w:tooltip="Permanent link" w:history="1">
        <w:r w:rsidRPr="000240B6">
          <w:rPr>
            <w:rFonts w:ascii="Helvetica Neue" w:eastAsia="Times New Roman" w:hAnsi="Helvetica Neue" w:cs="Times New Roman"/>
            <w:color w:val="0000FF"/>
            <w:spacing w:val="-2"/>
            <w:sz w:val="36"/>
            <w:szCs w:val="36"/>
            <w:lang w:bidi="hi-IN"/>
          </w:rPr>
          <w:t>¶</w:t>
        </w:r>
      </w:hyperlink>
    </w:p>
    <w:p w14:paraId="768D8488" w14:textId="77777777" w:rsidR="000240B6" w:rsidRPr="000240B6" w:rsidRDefault="000240B6" w:rsidP="0047624C">
      <w:pPr>
        <w:numPr>
          <w:ilvl w:val="0"/>
          <w:numId w:val="184"/>
        </w:numPr>
        <w:spacing w:before="100" w:beforeAutospacing="1" w:after="120"/>
        <w:ind w:left="450"/>
        <w:rPr>
          <w:rFonts w:ascii="Helvetica Neue" w:eastAsia="Times New Roman" w:hAnsi="Helvetica Neue" w:cs="Times New Roman"/>
          <w:lang w:bidi="hi-IN"/>
        </w:rPr>
      </w:pPr>
      <w:hyperlink r:id="rId603" w:history="1">
        <w:r w:rsidRPr="000240B6">
          <w:rPr>
            <w:rFonts w:ascii="Helvetica Neue" w:eastAsia="Times New Roman" w:hAnsi="Helvetica Neue" w:cs="Times New Roman"/>
            <w:color w:val="2196F3"/>
            <w:lang w:bidi="hi-IN"/>
          </w:rPr>
          <w:t>Cloud &amp; Application (In)security</w:t>
        </w:r>
      </w:hyperlink>
    </w:p>
    <w:p w14:paraId="2E224E1E" w14:textId="77777777" w:rsidR="000240B6" w:rsidRPr="000240B6" w:rsidRDefault="000240B6" w:rsidP="0047624C">
      <w:pPr>
        <w:numPr>
          <w:ilvl w:val="0"/>
          <w:numId w:val="184"/>
        </w:numPr>
        <w:spacing w:before="100" w:beforeAutospacing="1"/>
        <w:ind w:left="450"/>
        <w:rPr>
          <w:rFonts w:ascii="Helvetica Neue" w:eastAsia="Times New Roman" w:hAnsi="Helvetica Neue" w:cs="Times New Roman"/>
          <w:lang w:bidi="hi-IN"/>
        </w:rPr>
      </w:pPr>
      <w:hyperlink r:id="rId604" w:history="1">
        <w:r w:rsidRPr="000240B6">
          <w:rPr>
            <w:rFonts w:ascii="Helvetica Neue" w:eastAsia="Times New Roman" w:hAnsi="Helvetica Neue" w:cs="Times New Roman"/>
            <w:color w:val="2196F3"/>
            <w:lang w:bidi="hi-IN"/>
          </w:rPr>
          <w:t>Architecting for the Cloud</w:t>
        </w:r>
      </w:hyperlink>
    </w:p>
    <w:p w14:paraId="751BA059" w14:textId="77777777" w:rsidR="000240B6" w:rsidRPr="000240B6" w:rsidRDefault="000240B6" w:rsidP="000240B6">
      <w:pPr>
        <w:spacing w:before="100" w:beforeAutospacing="1" w:after="100" w:afterAutospacing="1"/>
        <w:outlineLvl w:val="1"/>
        <w:rPr>
          <w:rFonts w:ascii="Helvetica Neue" w:eastAsia="Times New Roman" w:hAnsi="Helvetica Neue" w:cs="Times New Roman"/>
          <w:spacing w:val="-2"/>
          <w:sz w:val="36"/>
          <w:szCs w:val="36"/>
          <w:lang w:bidi="hi-IN"/>
        </w:rPr>
      </w:pPr>
      <w:r w:rsidRPr="000240B6">
        <w:rPr>
          <w:rFonts w:ascii="Helvetica Neue" w:eastAsia="Times New Roman" w:hAnsi="Helvetica Neue" w:cs="Times New Roman"/>
          <w:spacing w:val="-2"/>
          <w:sz w:val="36"/>
          <w:szCs w:val="36"/>
          <w:lang w:bidi="hi-IN"/>
        </w:rPr>
        <w:t>Reading</w:t>
      </w:r>
      <w:hyperlink r:id="rId605" w:anchor="reading" w:tooltip="Permanent link" w:history="1">
        <w:r w:rsidRPr="000240B6">
          <w:rPr>
            <w:rFonts w:ascii="Helvetica Neue" w:eastAsia="Times New Roman" w:hAnsi="Helvetica Neue" w:cs="Times New Roman"/>
            <w:color w:val="0000FF"/>
            <w:spacing w:val="-2"/>
            <w:sz w:val="36"/>
            <w:szCs w:val="36"/>
            <w:lang w:bidi="hi-IN"/>
          </w:rPr>
          <w:t>¶</w:t>
        </w:r>
      </w:hyperlink>
    </w:p>
    <w:p w14:paraId="3FE3732A"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High Availability &amp; Fault Tolerance Testing</w:t>
      </w:r>
      <w:hyperlink r:id="rId606" w:anchor="high-availability-fault-tolerance-testing" w:tooltip="Permanent link" w:history="1">
        <w:r w:rsidRPr="000240B6">
          <w:rPr>
            <w:rFonts w:ascii="Helvetica Neue" w:eastAsia="Times New Roman" w:hAnsi="Helvetica Neue" w:cs="Times New Roman"/>
            <w:color w:val="0000FF"/>
            <w:spacing w:val="-2"/>
            <w:sz w:val="27"/>
            <w:szCs w:val="27"/>
            <w:lang w:bidi="hi-IN"/>
          </w:rPr>
          <w:t>¶</w:t>
        </w:r>
      </w:hyperlink>
    </w:p>
    <w:p w14:paraId="13C5DD6A" w14:textId="77777777" w:rsidR="000240B6" w:rsidRPr="000240B6" w:rsidRDefault="000240B6" w:rsidP="0047624C">
      <w:pPr>
        <w:numPr>
          <w:ilvl w:val="0"/>
          <w:numId w:val="185"/>
        </w:numPr>
        <w:spacing w:before="100" w:beforeAutospacing="1" w:after="120"/>
        <w:ind w:left="450"/>
        <w:rPr>
          <w:rFonts w:ascii="Helvetica Neue" w:eastAsia="Times New Roman" w:hAnsi="Helvetica Neue" w:cs="Times New Roman"/>
          <w:lang w:bidi="hi-IN"/>
        </w:rPr>
      </w:pPr>
      <w:hyperlink r:id="rId607" w:history="1">
        <w:r w:rsidRPr="000240B6">
          <w:rPr>
            <w:rFonts w:ascii="Helvetica Neue" w:eastAsia="Times New Roman" w:hAnsi="Helvetica Neue" w:cs="Times New Roman"/>
            <w:color w:val="2196F3"/>
            <w:lang w:bidi="hi-IN"/>
          </w:rPr>
          <w:t>Netflix Chaos Monkey</w:t>
        </w:r>
      </w:hyperlink>
    </w:p>
    <w:p w14:paraId="28CBE61A" w14:textId="77777777" w:rsidR="000240B6" w:rsidRPr="000240B6" w:rsidRDefault="000240B6" w:rsidP="0047624C">
      <w:pPr>
        <w:numPr>
          <w:ilvl w:val="0"/>
          <w:numId w:val="185"/>
        </w:numPr>
        <w:spacing w:before="100" w:beforeAutospacing="1"/>
        <w:ind w:left="450"/>
        <w:rPr>
          <w:rFonts w:ascii="Helvetica Neue" w:eastAsia="Times New Roman" w:hAnsi="Helvetica Neue" w:cs="Times New Roman"/>
          <w:lang w:bidi="hi-IN"/>
        </w:rPr>
      </w:pPr>
      <w:hyperlink r:id="rId608" w:history="1">
        <w:r w:rsidRPr="000240B6">
          <w:rPr>
            <w:rFonts w:ascii="Helvetica Neue" w:eastAsia="Times New Roman" w:hAnsi="Helvetica Neue" w:cs="Times New Roman"/>
            <w:color w:val="2196F3"/>
            <w:lang w:bidi="hi-IN"/>
          </w:rPr>
          <w:t>Netflix Simian Army</w:t>
        </w:r>
      </w:hyperlink>
    </w:p>
    <w:p w14:paraId="31474EEF"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SSL</w:t>
      </w:r>
      <w:hyperlink r:id="rId609" w:anchor="ssl" w:tooltip="Permanent link" w:history="1">
        <w:r w:rsidRPr="000240B6">
          <w:rPr>
            <w:rFonts w:ascii="Helvetica Neue" w:eastAsia="Times New Roman" w:hAnsi="Helvetica Neue" w:cs="Times New Roman"/>
            <w:color w:val="0000FF"/>
            <w:spacing w:val="-2"/>
            <w:sz w:val="27"/>
            <w:szCs w:val="27"/>
            <w:lang w:bidi="hi-IN"/>
          </w:rPr>
          <w:t>¶</w:t>
        </w:r>
      </w:hyperlink>
    </w:p>
    <w:p w14:paraId="17ABF859" w14:textId="77777777" w:rsidR="000240B6" w:rsidRPr="000240B6" w:rsidRDefault="000240B6" w:rsidP="0047624C">
      <w:pPr>
        <w:numPr>
          <w:ilvl w:val="0"/>
          <w:numId w:val="186"/>
        </w:numPr>
        <w:spacing w:before="100" w:beforeAutospacing="1" w:after="120"/>
        <w:ind w:left="450"/>
        <w:rPr>
          <w:rFonts w:ascii="Helvetica Neue" w:eastAsia="Times New Roman" w:hAnsi="Helvetica Neue" w:cs="Times New Roman"/>
          <w:lang w:bidi="hi-IN"/>
        </w:rPr>
      </w:pPr>
      <w:hyperlink r:id="rId610" w:history="1">
        <w:r w:rsidRPr="000240B6">
          <w:rPr>
            <w:rFonts w:ascii="Helvetica Neue" w:eastAsia="Times New Roman" w:hAnsi="Helvetica Neue" w:cs="Times New Roman"/>
            <w:color w:val="2196F3"/>
            <w:lang w:bidi="hi-IN"/>
          </w:rPr>
          <w:t>Let’s Encrypt</w:t>
        </w:r>
      </w:hyperlink>
    </w:p>
    <w:p w14:paraId="3B6339C9" w14:textId="77777777" w:rsidR="000240B6" w:rsidRPr="000240B6" w:rsidRDefault="000240B6" w:rsidP="0047624C">
      <w:pPr>
        <w:numPr>
          <w:ilvl w:val="0"/>
          <w:numId w:val="186"/>
        </w:numPr>
        <w:spacing w:before="100" w:beforeAutospacing="1" w:after="120"/>
        <w:ind w:left="450"/>
        <w:rPr>
          <w:rFonts w:ascii="Helvetica Neue" w:eastAsia="Times New Roman" w:hAnsi="Helvetica Neue" w:cs="Times New Roman"/>
          <w:lang w:bidi="hi-IN"/>
        </w:rPr>
      </w:pPr>
      <w:hyperlink r:id="rId611" w:history="1">
        <w:r w:rsidRPr="000240B6">
          <w:rPr>
            <w:rFonts w:ascii="Helvetica Neue" w:eastAsia="Times New Roman" w:hAnsi="Helvetica Neue" w:cs="Times New Roman"/>
            <w:color w:val="2196F3"/>
            <w:lang w:bidi="hi-IN"/>
          </w:rPr>
          <w:t>An Introduction to Let’s Encrypt</w:t>
        </w:r>
      </w:hyperlink>
    </w:p>
    <w:p w14:paraId="68ACAA7C" w14:textId="77777777" w:rsidR="000240B6" w:rsidRPr="000240B6" w:rsidRDefault="000240B6" w:rsidP="0047624C">
      <w:pPr>
        <w:numPr>
          <w:ilvl w:val="0"/>
          <w:numId w:val="186"/>
        </w:numPr>
        <w:spacing w:before="100" w:beforeAutospacing="1" w:after="120"/>
        <w:ind w:left="450"/>
        <w:rPr>
          <w:rFonts w:ascii="Helvetica Neue" w:eastAsia="Times New Roman" w:hAnsi="Helvetica Neue" w:cs="Times New Roman"/>
          <w:lang w:bidi="hi-IN"/>
        </w:rPr>
      </w:pPr>
      <w:hyperlink r:id="rId612" w:history="1">
        <w:r w:rsidRPr="000240B6">
          <w:rPr>
            <w:rFonts w:ascii="Helvetica Neue" w:eastAsia="Times New Roman" w:hAnsi="Helvetica Neue" w:cs="Times New Roman"/>
            <w:color w:val="2196F3"/>
            <w:lang w:bidi="hi-IN"/>
          </w:rPr>
          <w:t>Why HTTPS for Everything?</w:t>
        </w:r>
      </w:hyperlink>
    </w:p>
    <w:p w14:paraId="4315486A" w14:textId="77777777" w:rsidR="000240B6" w:rsidRPr="000240B6" w:rsidRDefault="000240B6" w:rsidP="0047624C">
      <w:pPr>
        <w:numPr>
          <w:ilvl w:val="0"/>
          <w:numId w:val="186"/>
        </w:numPr>
        <w:spacing w:before="100" w:beforeAutospacing="1" w:after="120"/>
        <w:ind w:left="450"/>
        <w:rPr>
          <w:rFonts w:ascii="Helvetica Neue" w:eastAsia="Times New Roman" w:hAnsi="Helvetica Neue" w:cs="Times New Roman"/>
          <w:lang w:bidi="hi-IN"/>
        </w:rPr>
      </w:pPr>
      <w:hyperlink r:id="rId613" w:history="1">
        <w:r w:rsidRPr="000240B6">
          <w:rPr>
            <w:rFonts w:ascii="Helvetica Neue" w:eastAsia="Times New Roman" w:hAnsi="Helvetica Neue" w:cs="Times New Roman"/>
            <w:color w:val="2196F3"/>
            <w:lang w:bidi="hi-IN"/>
          </w:rPr>
          <w:t>The HTTPS-Only Standard</w:t>
        </w:r>
      </w:hyperlink>
    </w:p>
    <w:p w14:paraId="2287DD88" w14:textId="77777777" w:rsidR="000240B6" w:rsidRPr="000240B6" w:rsidRDefault="000240B6" w:rsidP="0047624C">
      <w:pPr>
        <w:numPr>
          <w:ilvl w:val="0"/>
          <w:numId w:val="186"/>
        </w:numPr>
        <w:spacing w:before="100" w:beforeAutospacing="1"/>
        <w:ind w:left="450"/>
        <w:rPr>
          <w:rFonts w:ascii="Helvetica Neue" w:eastAsia="Times New Roman" w:hAnsi="Helvetica Neue" w:cs="Times New Roman"/>
          <w:lang w:bidi="hi-IN"/>
        </w:rPr>
      </w:pPr>
      <w:hyperlink r:id="rId614" w:history="1">
        <w:r w:rsidRPr="000240B6">
          <w:rPr>
            <w:rFonts w:ascii="Helvetica Neue" w:eastAsia="Times New Roman" w:hAnsi="Helvetica Neue" w:cs="Times New Roman"/>
            <w:color w:val="2196F3"/>
            <w:lang w:bidi="hi-IN"/>
          </w:rPr>
          <w:t>Server Name Indication</w:t>
        </w:r>
      </w:hyperlink>
    </w:p>
    <w:p w14:paraId="514A67C6"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Security</w:t>
      </w:r>
      <w:hyperlink r:id="rId615" w:anchor="security" w:tooltip="Permanent link" w:history="1">
        <w:r w:rsidRPr="000240B6">
          <w:rPr>
            <w:rFonts w:ascii="Helvetica Neue" w:eastAsia="Times New Roman" w:hAnsi="Helvetica Neue" w:cs="Times New Roman"/>
            <w:color w:val="0000FF"/>
            <w:spacing w:val="-2"/>
            <w:sz w:val="27"/>
            <w:szCs w:val="27"/>
            <w:lang w:bidi="hi-IN"/>
          </w:rPr>
          <w:t>¶</w:t>
        </w:r>
      </w:hyperlink>
    </w:p>
    <w:p w14:paraId="2E7BE7B4" w14:textId="77777777" w:rsidR="000240B6" w:rsidRPr="000240B6" w:rsidRDefault="000240B6" w:rsidP="0047624C">
      <w:pPr>
        <w:numPr>
          <w:ilvl w:val="0"/>
          <w:numId w:val="187"/>
        </w:numPr>
        <w:spacing w:before="100" w:beforeAutospacing="1" w:after="120"/>
        <w:ind w:left="450"/>
        <w:rPr>
          <w:rFonts w:ascii="Helvetica Neue" w:eastAsia="Times New Roman" w:hAnsi="Helvetica Neue" w:cs="Times New Roman"/>
          <w:lang w:bidi="hi-IN"/>
        </w:rPr>
      </w:pPr>
      <w:hyperlink r:id="rId616" w:history="1">
        <w:r w:rsidRPr="000240B6">
          <w:rPr>
            <w:rFonts w:ascii="Helvetica Neue" w:eastAsia="Times New Roman" w:hAnsi="Helvetica Neue" w:cs="Times New Roman"/>
            <w:color w:val="2196F3"/>
            <w:lang w:bidi="hi-IN"/>
          </w:rPr>
          <w:t>Netflix Security Monkey</w:t>
        </w:r>
      </w:hyperlink>
    </w:p>
    <w:p w14:paraId="6274B6E3" w14:textId="77777777" w:rsidR="000240B6" w:rsidRPr="000240B6" w:rsidRDefault="000240B6" w:rsidP="0047624C">
      <w:pPr>
        <w:numPr>
          <w:ilvl w:val="0"/>
          <w:numId w:val="187"/>
        </w:numPr>
        <w:spacing w:before="100" w:beforeAutospacing="1" w:after="120"/>
        <w:ind w:left="450"/>
        <w:rPr>
          <w:rFonts w:ascii="Helvetica Neue" w:eastAsia="Times New Roman" w:hAnsi="Helvetica Neue" w:cs="Times New Roman"/>
          <w:lang w:bidi="hi-IN"/>
        </w:rPr>
      </w:pPr>
      <w:hyperlink r:id="rId617" w:history="1">
        <w:r w:rsidRPr="000240B6">
          <w:rPr>
            <w:rFonts w:ascii="Helvetica Neue" w:eastAsia="Times New Roman" w:hAnsi="Helvetica Neue" w:cs="Times New Roman"/>
            <w:color w:val="2196F3"/>
            <w:lang w:bidi="hi-IN"/>
          </w:rPr>
          <w:t>97 Things Every Programmer Should Know: Collective Wisdom from the Experts</w:t>
        </w:r>
      </w:hyperlink>
    </w:p>
    <w:p w14:paraId="3298FBC8" w14:textId="77777777" w:rsidR="000240B6" w:rsidRPr="000240B6" w:rsidRDefault="000240B6" w:rsidP="0047624C">
      <w:pPr>
        <w:numPr>
          <w:ilvl w:val="0"/>
          <w:numId w:val="187"/>
        </w:numPr>
        <w:spacing w:before="100" w:beforeAutospacing="1" w:after="120"/>
        <w:ind w:left="450"/>
        <w:rPr>
          <w:rFonts w:ascii="Helvetica Neue" w:eastAsia="Times New Roman" w:hAnsi="Helvetica Neue" w:cs="Times New Roman"/>
          <w:lang w:bidi="hi-IN"/>
        </w:rPr>
      </w:pPr>
      <w:hyperlink r:id="rId618" w:history="1">
        <w:r w:rsidRPr="000240B6">
          <w:rPr>
            <w:rFonts w:ascii="Helvetica Neue" w:eastAsia="Times New Roman" w:hAnsi="Helvetica Neue" w:cs="Times New Roman"/>
            <w:color w:val="2196F3"/>
            <w:lang w:bidi="hi-IN"/>
          </w:rPr>
          <w:t>Open Web Application Security Project (OWASP)</w:t>
        </w:r>
      </w:hyperlink>
    </w:p>
    <w:p w14:paraId="31FFEEEA" w14:textId="77777777" w:rsidR="000240B6" w:rsidRPr="000240B6" w:rsidRDefault="000240B6" w:rsidP="0047624C">
      <w:pPr>
        <w:numPr>
          <w:ilvl w:val="0"/>
          <w:numId w:val="187"/>
        </w:numPr>
        <w:spacing w:before="100" w:beforeAutospacing="1" w:after="120"/>
        <w:ind w:left="450"/>
        <w:rPr>
          <w:rFonts w:ascii="Helvetica Neue" w:eastAsia="Times New Roman" w:hAnsi="Helvetica Neue" w:cs="Times New Roman"/>
          <w:lang w:bidi="hi-IN"/>
        </w:rPr>
      </w:pPr>
      <w:hyperlink r:id="rId619" w:history="1">
        <w:r w:rsidRPr="000240B6">
          <w:rPr>
            <w:rFonts w:ascii="Helvetica Neue" w:eastAsia="Times New Roman" w:hAnsi="Helvetica Neue" w:cs="Times New Roman"/>
            <w:color w:val="2196F3"/>
            <w:lang w:bidi="hi-IN"/>
          </w:rPr>
          <w:t>Common Vulnerabilities and Exposures</w:t>
        </w:r>
      </w:hyperlink>
    </w:p>
    <w:p w14:paraId="427D56E2" w14:textId="77777777" w:rsidR="000240B6" w:rsidRPr="000240B6" w:rsidRDefault="000240B6" w:rsidP="0047624C">
      <w:pPr>
        <w:numPr>
          <w:ilvl w:val="0"/>
          <w:numId w:val="187"/>
        </w:numPr>
        <w:spacing w:before="100" w:beforeAutospacing="1" w:after="120"/>
        <w:ind w:left="450"/>
        <w:rPr>
          <w:rFonts w:ascii="Helvetica Neue" w:eastAsia="Times New Roman" w:hAnsi="Helvetica Neue" w:cs="Times New Roman"/>
          <w:lang w:bidi="hi-IN"/>
        </w:rPr>
      </w:pPr>
      <w:hyperlink r:id="rId620" w:history="1">
        <w:r w:rsidRPr="000240B6">
          <w:rPr>
            <w:rFonts w:ascii="Helvetica Neue" w:eastAsia="Times New Roman" w:hAnsi="Helvetica Neue" w:cs="Times New Roman"/>
            <w:color w:val="2196F3"/>
            <w:lang w:bidi="hi-IN"/>
          </w:rPr>
          <w:t>The Ten Commandments of Ethical Hacking</w:t>
        </w:r>
      </w:hyperlink>
    </w:p>
    <w:p w14:paraId="5D7AE7B4" w14:textId="77777777" w:rsidR="000240B6" w:rsidRPr="000240B6" w:rsidRDefault="000240B6" w:rsidP="0047624C">
      <w:pPr>
        <w:numPr>
          <w:ilvl w:val="0"/>
          <w:numId w:val="187"/>
        </w:numPr>
        <w:spacing w:before="100" w:beforeAutospacing="1"/>
        <w:ind w:left="450"/>
        <w:rPr>
          <w:rFonts w:ascii="Helvetica Neue" w:eastAsia="Times New Roman" w:hAnsi="Helvetica Neue" w:cs="Times New Roman"/>
          <w:lang w:bidi="hi-IN"/>
        </w:rPr>
      </w:pPr>
      <w:hyperlink r:id="rId621" w:history="1">
        <w:r w:rsidRPr="000240B6">
          <w:rPr>
            <w:rFonts w:ascii="Helvetica Neue" w:eastAsia="Times New Roman" w:hAnsi="Helvetica Neue" w:cs="Times New Roman"/>
            <w:color w:val="2196F3"/>
            <w:lang w:bidi="hi-IN"/>
          </w:rPr>
          <w:t>https://github.com/cloud-custodian/cloud-custodian</w:t>
        </w:r>
      </w:hyperlink>
    </w:p>
    <w:p w14:paraId="4F17C8CB"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Cloud Architecture</w:t>
      </w:r>
      <w:hyperlink r:id="rId622" w:anchor="cloud-architecture" w:tooltip="Permanent link" w:history="1">
        <w:r w:rsidRPr="000240B6">
          <w:rPr>
            <w:rFonts w:ascii="Helvetica Neue" w:eastAsia="Times New Roman" w:hAnsi="Helvetica Neue" w:cs="Times New Roman"/>
            <w:color w:val="0000FF"/>
            <w:spacing w:val="-2"/>
            <w:sz w:val="27"/>
            <w:szCs w:val="27"/>
            <w:lang w:bidi="hi-IN"/>
          </w:rPr>
          <w:t>¶</w:t>
        </w:r>
      </w:hyperlink>
    </w:p>
    <w:p w14:paraId="5E7EFCDE" w14:textId="77777777" w:rsidR="000240B6" w:rsidRPr="000240B6" w:rsidRDefault="000240B6" w:rsidP="0047624C">
      <w:pPr>
        <w:numPr>
          <w:ilvl w:val="0"/>
          <w:numId w:val="188"/>
        </w:numPr>
        <w:spacing w:before="100" w:beforeAutospacing="1" w:after="120"/>
        <w:ind w:left="450"/>
        <w:rPr>
          <w:rFonts w:ascii="Helvetica Neue" w:eastAsia="Times New Roman" w:hAnsi="Helvetica Neue" w:cs="Times New Roman"/>
          <w:lang w:bidi="hi-IN"/>
        </w:rPr>
      </w:pPr>
      <w:hyperlink r:id="rId623" w:history="1">
        <w:r w:rsidRPr="000240B6">
          <w:rPr>
            <w:rFonts w:ascii="Helvetica Neue" w:eastAsia="Times New Roman" w:hAnsi="Helvetica Neue" w:cs="Times New Roman"/>
            <w:color w:val="2196F3"/>
            <w:lang w:bidi="hi-IN"/>
          </w:rPr>
          <w:t>Azure Architecture Center</w:t>
        </w:r>
      </w:hyperlink>
    </w:p>
    <w:p w14:paraId="48B7CAC8" w14:textId="77777777" w:rsidR="000240B6" w:rsidRPr="000240B6" w:rsidRDefault="000240B6" w:rsidP="0047624C">
      <w:pPr>
        <w:numPr>
          <w:ilvl w:val="0"/>
          <w:numId w:val="188"/>
        </w:numPr>
        <w:spacing w:before="100" w:beforeAutospacing="1" w:after="120"/>
        <w:ind w:left="450"/>
        <w:rPr>
          <w:rFonts w:ascii="Helvetica Neue" w:eastAsia="Times New Roman" w:hAnsi="Helvetica Neue" w:cs="Times New Roman"/>
          <w:lang w:bidi="hi-IN"/>
        </w:rPr>
      </w:pPr>
      <w:hyperlink r:id="rId624" w:history="1">
        <w:r w:rsidRPr="000240B6">
          <w:rPr>
            <w:rFonts w:ascii="Helvetica Neue" w:eastAsia="Times New Roman" w:hAnsi="Helvetica Neue" w:cs="Times New Roman"/>
            <w:color w:val="2196F3"/>
            <w:lang w:bidi="hi-IN"/>
          </w:rPr>
          <w:t>AWS Architecting for The Cloud</w:t>
        </w:r>
      </w:hyperlink>
    </w:p>
    <w:p w14:paraId="4DEB3758" w14:textId="77777777" w:rsidR="000240B6" w:rsidRPr="000240B6" w:rsidRDefault="000240B6" w:rsidP="0047624C">
      <w:pPr>
        <w:numPr>
          <w:ilvl w:val="0"/>
          <w:numId w:val="188"/>
        </w:numPr>
        <w:spacing w:before="100" w:beforeAutospacing="1" w:after="120"/>
        <w:ind w:left="450"/>
        <w:rPr>
          <w:rFonts w:ascii="Helvetica Neue" w:eastAsia="Times New Roman" w:hAnsi="Helvetica Neue" w:cs="Times New Roman"/>
          <w:lang w:bidi="hi-IN"/>
        </w:rPr>
      </w:pPr>
      <w:hyperlink r:id="rId625" w:history="1">
        <w:r w:rsidRPr="000240B6">
          <w:rPr>
            <w:rFonts w:ascii="Helvetica Neue" w:eastAsia="Times New Roman" w:hAnsi="Helvetica Neue" w:cs="Times New Roman"/>
            <w:color w:val="2196F3"/>
            <w:lang w:bidi="hi-IN"/>
          </w:rPr>
          <w:t>AWS Whitepapers</w:t>
        </w:r>
      </w:hyperlink>
    </w:p>
    <w:p w14:paraId="53B6F8E5" w14:textId="77777777" w:rsidR="000240B6" w:rsidRPr="000240B6" w:rsidRDefault="000240B6" w:rsidP="0047624C">
      <w:pPr>
        <w:numPr>
          <w:ilvl w:val="0"/>
          <w:numId w:val="188"/>
        </w:numPr>
        <w:spacing w:before="100" w:beforeAutospacing="1"/>
        <w:ind w:left="450"/>
        <w:rPr>
          <w:rFonts w:ascii="Helvetica Neue" w:eastAsia="Times New Roman" w:hAnsi="Helvetica Neue" w:cs="Times New Roman"/>
          <w:lang w:bidi="hi-IN"/>
        </w:rPr>
      </w:pPr>
      <w:hyperlink r:id="rId626" w:history="1">
        <w:r w:rsidRPr="000240B6">
          <w:rPr>
            <w:rFonts w:ascii="Helvetica Neue" w:eastAsia="Times New Roman" w:hAnsi="Helvetica Neue" w:cs="Times New Roman"/>
            <w:color w:val="2196F3"/>
            <w:lang w:bidi="hi-IN"/>
          </w:rPr>
          <w:t>Building scalable and resilient applications</w:t>
        </w:r>
      </w:hyperlink>
    </w:p>
    <w:p w14:paraId="2D773F6F" w14:textId="77777777" w:rsidR="000240B6" w:rsidRPr="000240B6" w:rsidRDefault="000240B6" w:rsidP="000240B6">
      <w:pPr>
        <w:spacing w:before="100" w:beforeAutospacing="1" w:after="100" w:afterAutospacing="1"/>
        <w:outlineLvl w:val="2"/>
        <w:rPr>
          <w:rFonts w:ascii="Helvetica Neue" w:eastAsia="Times New Roman" w:hAnsi="Helvetica Neue" w:cs="Times New Roman"/>
          <w:spacing w:val="-2"/>
          <w:sz w:val="27"/>
          <w:szCs w:val="27"/>
          <w:lang w:bidi="hi-IN"/>
        </w:rPr>
      </w:pPr>
      <w:r w:rsidRPr="000240B6">
        <w:rPr>
          <w:rFonts w:ascii="Helvetica Neue" w:eastAsia="Times New Roman" w:hAnsi="Helvetica Neue" w:cs="Times New Roman"/>
          <w:spacing w:val="-2"/>
          <w:sz w:val="27"/>
          <w:szCs w:val="27"/>
          <w:lang w:bidi="hi-IN"/>
        </w:rPr>
        <w:t>Infrastructure at Scale</w:t>
      </w:r>
      <w:hyperlink r:id="rId627" w:anchor="infrastructure-at-scale" w:tooltip="Permanent link" w:history="1">
        <w:r w:rsidRPr="000240B6">
          <w:rPr>
            <w:rFonts w:ascii="Helvetica Neue" w:eastAsia="Times New Roman" w:hAnsi="Helvetica Neue" w:cs="Times New Roman"/>
            <w:color w:val="0000FF"/>
            <w:spacing w:val="-2"/>
            <w:sz w:val="27"/>
            <w:szCs w:val="27"/>
            <w:lang w:bidi="hi-IN"/>
          </w:rPr>
          <w:t>¶</w:t>
        </w:r>
      </w:hyperlink>
    </w:p>
    <w:p w14:paraId="52C961C9" w14:textId="77777777" w:rsidR="000240B6" w:rsidRPr="000240B6" w:rsidRDefault="000240B6" w:rsidP="0047624C">
      <w:pPr>
        <w:numPr>
          <w:ilvl w:val="0"/>
          <w:numId w:val="189"/>
        </w:numPr>
        <w:spacing w:before="100" w:beforeAutospacing="1" w:after="120"/>
        <w:ind w:left="450"/>
        <w:rPr>
          <w:rFonts w:ascii="Helvetica Neue" w:eastAsia="Times New Roman" w:hAnsi="Helvetica Neue" w:cs="Times New Roman"/>
          <w:lang w:bidi="hi-IN"/>
        </w:rPr>
      </w:pPr>
      <w:hyperlink r:id="rId628" w:history="1">
        <w:r w:rsidRPr="000240B6">
          <w:rPr>
            <w:rFonts w:ascii="Helvetica Neue" w:eastAsia="Times New Roman" w:hAnsi="Helvetica Neue" w:cs="Times New Roman"/>
            <w:color w:val="2196F3"/>
            <w:lang w:bidi="hi-IN"/>
          </w:rPr>
          <w:t>How Twitter Handles 3,000 Images Per Second</w:t>
        </w:r>
      </w:hyperlink>
    </w:p>
    <w:p w14:paraId="12B93B68" w14:textId="77777777" w:rsidR="000240B6" w:rsidRPr="000240B6" w:rsidRDefault="000240B6" w:rsidP="0047624C">
      <w:pPr>
        <w:numPr>
          <w:ilvl w:val="0"/>
          <w:numId w:val="189"/>
        </w:numPr>
        <w:spacing w:before="100" w:beforeAutospacing="1" w:after="120"/>
        <w:ind w:left="450"/>
        <w:rPr>
          <w:rFonts w:ascii="Helvetica Neue" w:eastAsia="Times New Roman" w:hAnsi="Helvetica Neue" w:cs="Times New Roman"/>
          <w:lang w:bidi="hi-IN"/>
        </w:rPr>
      </w:pPr>
      <w:hyperlink r:id="rId629" w:history="1">
        <w:r w:rsidRPr="000240B6">
          <w:rPr>
            <w:rFonts w:ascii="Helvetica Neue" w:eastAsia="Times New Roman" w:hAnsi="Helvetica Neue" w:cs="Times New Roman"/>
            <w:color w:val="2196F3"/>
            <w:lang w:bidi="hi-IN"/>
          </w:rPr>
          <w:t>The Infrastructure Behind Twitter: Scale</w:t>
        </w:r>
      </w:hyperlink>
    </w:p>
    <w:p w14:paraId="6728C106" w14:textId="77777777" w:rsidR="000240B6" w:rsidRPr="000240B6" w:rsidRDefault="000240B6" w:rsidP="0047624C">
      <w:pPr>
        <w:numPr>
          <w:ilvl w:val="0"/>
          <w:numId w:val="189"/>
        </w:numPr>
        <w:spacing w:before="100" w:beforeAutospacing="1" w:after="120"/>
        <w:ind w:left="450"/>
        <w:rPr>
          <w:rFonts w:ascii="Helvetica Neue" w:eastAsia="Times New Roman" w:hAnsi="Helvetica Neue" w:cs="Times New Roman"/>
          <w:lang w:bidi="hi-IN"/>
        </w:rPr>
      </w:pPr>
      <w:hyperlink r:id="rId630" w:history="1">
        <w:r w:rsidRPr="000240B6">
          <w:rPr>
            <w:rFonts w:ascii="Helvetica Neue" w:eastAsia="Times New Roman" w:hAnsi="Helvetica Neue" w:cs="Times New Roman"/>
            <w:color w:val="2196F3"/>
            <w:lang w:bidi="hi-IN"/>
          </w:rPr>
          <w:t>Caching at Reddit</w:t>
        </w:r>
      </w:hyperlink>
    </w:p>
    <w:p w14:paraId="2181DE85" w14:textId="77777777" w:rsidR="000240B6" w:rsidRPr="000240B6" w:rsidRDefault="000240B6" w:rsidP="0047624C">
      <w:pPr>
        <w:numPr>
          <w:ilvl w:val="0"/>
          <w:numId w:val="189"/>
        </w:numPr>
        <w:spacing w:before="100" w:beforeAutospacing="1" w:after="120"/>
        <w:ind w:left="450"/>
        <w:rPr>
          <w:rFonts w:ascii="Helvetica Neue" w:eastAsia="Times New Roman" w:hAnsi="Helvetica Neue" w:cs="Times New Roman"/>
          <w:lang w:bidi="hi-IN"/>
        </w:rPr>
      </w:pPr>
      <w:hyperlink r:id="rId631" w:history="1">
        <w:r w:rsidRPr="000240B6">
          <w:rPr>
            <w:rFonts w:ascii="Helvetica Neue" w:eastAsia="Times New Roman" w:hAnsi="Helvetica Neue" w:cs="Times New Roman"/>
            <w:color w:val="2196F3"/>
            <w:lang w:bidi="hi-IN"/>
          </w:rPr>
          <w:t>How Uber Manages A Million Writes Per Second Using Mesos And Cassandra Across Multiple Datacenters</w:t>
        </w:r>
      </w:hyperlink>
      <w:bookmarkStart w:id="2" w:name="_GoBack"/>
      <w:bookmarkEnd w:id="2"/>
    </w:p>
    <w:p w14:paraId="0E4257E8" w14:textId="77777777" w:rsidR="000240B6" w:rsidRPr="000240B6" w:rsidRDefault="000240B6" w:rsidP="0047624C">
      <w:pPr>
        <w:numPr>
          <w:ilvl w:val="0"/>
          <w:numId w:val="189"/>
        </w:numPr>
        <w:spacing w:before="100" w:beforeAutospacing="1" w:after="120"/>
        <w:ind w:left="450"/>
        <w:rPr>
          <w:rFonts w:ascii="Helvetica Neue" w:eastAsia="Times New Roman" w:hAnsi="Helvetica Neue" w:cs="Times New Roman"/>
          <w:lang w:bidi="hi-IN"/>
        </w:rPr>
      </w:pPr>
      <w:hyperlink r:id="rId632" w:history="1">
        <w:r w:rsidRPr="000240B6">
          <w:rPr>
            <w:rFonts w:ascii="Helvetica Neue" w:eastAsia="Times New Roman" w:hAnsi="Helvetica Neue" w:cs="Times New Roman"/>
            <w:color w:val="2196F3"/>
            <w:lang w:bidi="hi-IN"/>
          </w:rPr>
          <w:t>Instant Messaging at LinkedIn: Scaling to Hundreds of Thousands of Persistent Connections on One Machine</w:t>
        </w:r>
      </w:hyperlink>
    </w:p>
    <w:p w14:paraId="22330C9D" w14:textId="77777777" w:rsidR="000240B6" w:rsidRPr="000240B6" w:rsidRDefault="000240B6" w:rsidP="0047624C">
      <w:pPr>
        <w:numPr>
          <w:ilvl w:val="0"/>
          <w:numId w:val="189"/>
        </w:numPr>
        <w:spacing w:before="100" w:beforeAutospacing="1" w:after="120"/>
        <w:ind w:left="450"/>
        <w:rPr>
          <w:rFonts w:ascii="Helvetica Neue" w:eastAsia="Times New Roman" w:hAnsi="Helvetica Neue" w:cs="Times New Roman"/>
          <w:lang w:bidi="hi-IN"/>
        </w:rPr>
      </w:pPr>
      <w:hyperlink r:id="rId633" w:history="1">
        <w:r w:rsidRPr="000240B6">
          <w:rPr>
            <w:rFonts w:ascii="Helvetica Neue" w:eastAsia="Times New Roman" w:hAnsi="Helvetica Neue" w:cs="Times New Roman"/>
            <w:color w:val="2196F3"/>
            <w:lang w:bidi="hi-IN"/>
          </w:rPr>
          <w:t>Big Data in Real-Time at Twitter</w:t>
        </w:r>
      </w:hyperlink>
    </w:p>
    <w:p w14:paraId="1B77B8C1" w14:textId="77777777" w:rsidR="000240B6" w:rsidRPr="000240B6" w:rsidRDefault="000240B6" w:rsidP="0047624C">
      <w:pPr>
        <w:numPr>
          <w:ilvl w:val="0"/>
          <w:numId w:val="189"/>
        </w:numPr>
        <w:spacing w:before="100" w:beforeAutospacing="1"/>
        <w:ind w:left="450"/>
        <w:rPr>
          <w:rFonts w:ascii="Helvetica Neue" w:eastAsia="Times New Roman" w:hAnsi="Helvetica Neue" w:cs="Times New Roman"/>
          <w:lang w:bidi="hi-IN"/>
        </w:rPr>
      </w:pPr>
      <w:hyperlink r:id="rId634" w:history="1">
        <w:r w:rsidRPr="000240B6">
          <w:rPr>
            <w:rFonts w:ascii="Helvetica Neue" w:eastAsia="Times New Roman" w:hAnsi="Helvetica Neue" w:cs="Times New Roman"/>
            <w:color w:val="2196F3"/>
            <w:lang w:bidi="hi-IN"/>
          </w:rPr>
          <w:t>https://redditblog.com/2017/04/13/how-we-built-rplace/</w:t>
        </w:r>
      </w:hyperlink>
    </w:p>
    <w:p w14:paraId="7B668C56" w14:textId="5AF79629" w:rsidR="000240B6" w:rsidRDefault="000240B6" w:rsidP="000240B6">
      <w:r>
        <w:br/>
      </w:r>
    </w:p>
    <w:p w14:paraId="0863097C" w14:textId="77777777" w:rsidR="000240B6" w:rsidRPr="000240B6" w:rsidRDefault="000240B6" w:rsidP="000240B6">
      <w:pPr>
        <w:spacing w:before="100" w:beforeAutospacing="1"/>
        <w:ind w:left="90"/>
        <w:rPr>
          <w:rFonts w:ascii="Helvetica Neue" w:eastAsia="Times New Roman" w:hAnsi="Helvetica Neue" w:cs="Times New Roman"/>
          <w:lang w:bidi="hi-IN"/>
        </w:rPr>
      </w:pPr>
    </w:p>
    <w:sectPr w:rsidR="000240B6" w:rsidRPr="000240B6" w:rsidSect="00552B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421"/>
    <w:multiLevelType w:val="multilevel"/>
    <w:tmpl w:val="5AC6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7579E"/>
    <w:multiLevelType w:val="multilevel"/>
    <w:tmpl w:val="2DD2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0521A6"/>
    <w:multiLevelType w:val="multilevel"/>
    <w:tmpl w:val="0FAE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D25E60"/>
    <w:multiLevelType w:val="multilevel"/>
    <w:tmpl w:val="82F0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017185"/>
    <w:multiLevelType w:val="multilevel"/>
    <w:tmpl w:val="73CA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9E7465"/>
    <w:multiLevelType w:val="multilevel"/>
    <w:tmpl w:val="50FE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B8667F"/>
    <w:multiLevelType w:val="multilevel"/>
    <w:tmpl w:val="ACC2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D95B70"/>
    <w:multiLevelType w:val="multilevel"/>
    <w:tmpl w:val="41F6F6E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4452B0"/>
    <w:multiLevelType w:val="multilevel"/>
    <w:tmpl w:val="C1E6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7037AC"/>
    <w:multiLevelType w:val="multilevel"/>
    <w:tmpl w:val="FEE4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241BE5"/>
    <w:multiLevelType w:val="multilevel"/>
    <w:tmpl w:val="CB46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4B77A0"/>
    <w:multiLevelType w:val="multilevel"/>
    <w:tmpl w:val="3448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8063FE"/>
    <w:multiLevelType w:val="multilevel"/>
    <w:tmpl w:val="98C6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7A56D12"/>
    <w:multiLevelType w:val="multilevel"/>
    <w:tmpl w:val="44D8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D65FEA"/>
    <w:multiLevelType w:val="multilevel"/>
    <w:tmpl w:val="D5C0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9397491"/>
    <w:multiLevelType w:val="multilevel"/>
    <w:tmpl w:val="51B4D7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5534BF"/>
    <w:multiLevelType w:val="multilevel"/>
    <w:tmpl w:val="969C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9D0BEE"/>
    <w:multiLevelType w:val="multilevel"/>
    <w:tmpl w:val="9776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9C91B2C"/>
    <w:multiLevelType w:val="multilevel"/>
    <w:tmpl w:val="3CA63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DF6957"/>
    <w:multiLevelType w:val="multilevel"/>
    <w:tmpl w:val="EAA08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2908BD"/>
    <w:multiLevelType w:val="multilevel"/>
    <w:tmpl w:val="D2BAB5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7C6EDC"/>
    <w:multiLevelType w:val="multilevel"/>
    <w:tmpl w:val="79FC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3767D1"/>
    <w:multiLevelType w:val="multilevel"/>
    <w:tmpl w:val="2FB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925D86"/>
    <w:multiLevelType w:val="multilevel"/>
    <w:tmpl w:val="54B4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CD73B13"/>
    <w:multiLevelType w:val="multilevel"/>
    <w:tmpl w:val="01CC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D82D2A"/>
    <w:multiLevelType w:val="multilevel"/>
    <w:tmpl w:val="D4FE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F0D24E4"/>
    <w:multiLevelType w:val="multilevel"/>
    <w:tmpl w:val="04A4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F487C37"/>
    <w:multiLevelType w:val="multilevel"/>
    <w:tmpl w:val="4626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FC94217"/>
    <w:multiLevelType w:val="multilevel"/>
    <w:tmpl w:val="7A32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104002E"/>
    <w:multiLevelType w:val="multilevel"/>
    <w:tmpl w:val="3A2E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13A0FBF"/>
    <w:multiLevelType w:val="multilevel"/>
    <w:tmpl w:val="9CEC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1CA3599"/>
    <w:multiLevelType w:val="multilevel"/>
    <w:tmpl w:val="EC565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1E124C8"/>
    <w:multiLevelType w:val="multilevel"/>
    <w:tmpl w:val="70AC0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3F2354"/>
    <w:multiLevelType w:val="multilevel"/>
    <w:tmpl w:val="2AD6BA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4764F4"/>
    <w:multiLevelType w:val="multilevel"/>
    <w:tmpl w:val="5572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27260C2"/>
    <w:multiLevelType w:val="multilevel"/>
    <w:tmpl w:val="7ADC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2A44013"/>
    <w:multiLevelType w:val="multilevel"/>
    <w:tmpl w:val="D37E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30F6B86"/>
    <w:multiLevelType w:val="multilevel"/>
    <w:tmpl w:val="A170B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A63FCA"/>
    <w:multiLevelType w:val="multilevel"/>
    <w:tmpl w:val="E486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6A61006"/>
    <w:multiLevelType w:val="multilevel"/>
    <w:tmpl w:val="C43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6AC04DD"/>
    <w:multiLevelType w:val="multilevel"/>
    <w:tmpl w:val="8DF42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6DE6AB6"/>
    <w:multiLevelType w:val="multilevel"/>
    <w:tmpl w:val="08DE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6EF0ACE"/>
    <w:multiLevelType w:val="multilevel"/>
    <w:tmpl w:val="668A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73D371C"/>
    <w:multiLevelType w:val="multilevel"/>
    <w:tmpl w:val="F102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7B82A90"/>
    <w:multiLevelType w:val="multilevel"/>
    <w:tmpl w:val="FD5A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A4B58DC"/>
    <w:multiLevelType w:val="multilevel"/>
    <w:tmpl w:val="5E94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BF11DD0"/>
    <w:multiLevelType w:val="multilevel"/>
    <w:tmpl w:val="DAE8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C006FFD"/>
    <w:multiLevelType w:val="multilevel"/>
    <w:tmpl w:val="F95E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CD848B6"/>
    <w:multiLevelType w:val="multilevel"/>
    <w:tmpl w:val="695A27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D8A6BB0"/>
    <w:multiLevelType w:val="multilevel"/>
    <w:tmpl w:val="F4C0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3B03F1"/>
    <w:multiLevelType w:val="multilevel"/>
    <w:tmpl w:val="EC94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3F7F2D"/>
    <w:multiLevelType w:val="multilevel"/>
    <w:tmpl w:val="79C2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F13D4C"/>
    <w:multiLevelType w:val="multilevel"/>
    <w:tmpl w:val="903C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017477A"/>
    <w:multiLevelType w:val="multilevel"/>
    <w:tmpl w:val="C1B2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1207EBE"/>
    <w:multiLevelType w:val="multilevel"/>
    <w:tmpl w:val="0E38B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1AC7726"/>
    <w:multiLevelType w:val="multilevel"/>
    <w:tmpl w:val="9968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26831E7"/>
    <w:multiLevelType w:val="multilevel"/>
    <w:tmpl w:val="573AD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2BA697F"/>
    <w:multiLevelType w:val="multilevel"/>
    <w:tmpl w:val="DFDE0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2D801AB"/>
    <w:multiLevelType w:val="multilevel"/>
    <w:tmpl w:val="6A3CFB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4003FAF"/>
    <w:multiLevelType w:val="multilevel"/>
    <w:tmpl w:val="A068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68046C0"/>
    <w:multiLevelType w:val="multilevel"/>
    <w:tmpl w:val="F7123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71C20C3"/>
    <w:multiLevelType w:val="multilevel"/>
    <w:tmpl w:val="0B16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805133A"/>
    <w:multiLevelType w:val="multilevel"/>
    <w:tmpl w:val="9982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76784C"/>
    <w:multiLevelType w:val="multilevel"/>
    <w:tmpl w:val="8998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963ADC"/>
    <w:multiLevelType w:val="multilevel"/>
    <w:tmpl w:val="7AD493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92E09B9"/>
    <w:multiLevelType w:val="multilevel"/>
    <w:tmpl w:val="4A1EC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9F7C3A"/>
    <w:multiLevelType w:val="multilevel"/>
    <w:tmpl w:val="2DE03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9D45F02"/>
    <w:multiLevelType w:val="multilevel"/>
    <w:tmpl w:val="522263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A4E3E7B"/>
    <w:multiLevelType w:val="multilevel"/>
    <w:tmpl w:val="64A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A532D7"/>
    <w:multiLevelType w:val="multilevel"/>
    <w:tmpl w:val="6024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C6A1F96"/>
    <w:multiLevelType w:val="multilevel"/>
    <w:tmpl w:val="F018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EC455CE"/>
    <w:multiLevelType w:val="multilevel"/>
    <w:tmpl w:val="F2A8AD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173EF7"/>
    <w:multiLevelType w:val="multilevel"/>
    <w:tmpl w:val="8632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F994D5B"/>
    <w:multiLevelType w:val="multilevel"/>
    <w:tmpl w:val="E3D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00D2ADD"/>
    <w:multiLevelType w:val="multilevel"/>
    <w:tmpl w:val="42E2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0E906E5"/>
    <w:multiLevelType w:val="multilevel"/>
    <w:tmpl w:val="7F8E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10B39FC"/>
    <w:multiLevelType w:val="multilevel"/>
    <w:tmpl w:val="52EA3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1E428E9"/>
    <w:multiLevelType w:val="multilevel"/>
    <w:tmpl w:val="5E6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20E6DBF"/>
    <w:multiLevelType w:val="multilevel"/>
    <w:tmpl w:val="2E42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21E5E2C"/>
    <w:multiLevelType w:val="multilevel"/>
    <w:tmpl w:val="361A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2923D3B"/>
    <w:multiLevelType w:val="multilevel"/>
    <w:tmpl w:val="8028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39F133F"/>
    <w:multiLevelType w:val="multilevel"/>
    <w:tmpl w:val="3018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3F6302F"/>
    <w:multiLevelType w:val="multilevel"/>
    <w:tmpl w:val="7BEC68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4990371"/>
    <w:multiLevelType w:val="multilevel"/>
    <w:tmpl w:val="717A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4B415D7"/>
    <w:multiLevelType w:val="multilevel"/>
    <w:tmpl w:val="0366DC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5023DEE"/>
    <w:multiLevelType w:val="multilevel"/>
    <w:tmpl w:val="34B0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5CE6EFB"/>
    <w:multiLevelType w:val="multilevel"/>
    <w:tmpl w:val="E5C6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69C2B0C"/>
    <w:multiLevelType w:val="multilevel"/>
    <w:tmpl w:val="54080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7307970"/>
    <w:multiLevelType w:val="multilevel"/>
    <w:tmpl w:val="17BE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8303A24"/>
    <w:multiLevelType w:val="multilevel"/>
    <w:tmpl w:val="869C9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8D464D8"/>
    <w:multiLevelType w:val="multilevel"/>
    <w:tmpl w:val="2056E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946024D"/>
    <w:multiLevelType w:val="multilevel"/>
    <w:tmpl w:val="0700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9744E14"/>
    <w:multiLevelType w:val="multilevel"/>
    <w:tmpl w:val="480E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B091138"/>
    <w:multiLevelType w:val="multilevel"/>
    <w:tmpl w:val="880C9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BDF2C5D"/>
    <w:multiLevelType w:val="multilevel"/>
    <w:tmpl w:val="3082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D786772"/>
    <w:multiLevelType w:val="multilevel"/>
    <w:tmpl w:val="758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E5E50A5"/>
    <w:multiLevelType w:val="multilevel"/>
    <w:tmpl w:val="2E40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F0B374E"/>
    <w:multiLevelType w:val="multilevel"/>
    <w:tmpl w:val="E252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F9875E9"/>
    <w:multiLevelType w:val="multilevel"/>
    <w:tmpl w:val="86748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0E71ED7"/>
    <w:multiLevelType w:val="multilevel"/>
    <w:tmpl w:val="BAA4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215631D"/>
    <w:multiLevelType w:val="multilevel"/>
    <w:tmpl w:val="1D663E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2C120CE"/>
    <w:multiLevelType w:val="multilevel"/>
    <w:tmpl w:val="761A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33E63B9"/>
    <w:multiLevelType w:val="multilevel"/>
    <w:tmpl w:val="F6F4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3DE5705"/>
    <w:multiLevelType w:val="multilevel"/>
    <w:tmpl w:val="2BF2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4AC4A47"/>
    <w:multiLevelType w:val="multilevel"/>
    <w:tmpl w:val="85A2F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57E2D3D"/>
    <w:multiLevelType w:val="multilevel"/>
    <w:tmpl w:val="7DAE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751236C"/>
    <w:multiLevelType w:val="multilevel"/>
    <w:tmpl w:val="5EEE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89C57BC"/>
    <w:multiLevelType w:val="multilevel"/>
    <w:tmpl w:val="1D66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9ED58A2"/>
    <w:multiLevelType w:val="multilevel"/>
    <w:tmpl w:val="F9F6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AAD18CF"/>
    <w:multiLevelType w:val="multilevel"/>
    <w:tmpl w:val="FF62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B3B5A09"/>
    <w:multiLevelType w:val="multilevel"/>
    <w:tmpl w:val="86A6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B802344"/>
    <w:multiLevelType w:val="multilevel"/>
    <w:tmpl w:val="2B18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C627F2F"/>
    <w:multiLevelType w:val="multilevel"/>
    <w:tmpl w:val="0468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C702817"/>
    <w:multiLevelType w:val="multilevel"/>
    <w:tmpl w:val="56A4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C715FF5"/>
    <w:multiLevelType w:val="multilevel"/>
    <w:tmpl w:val="1BEA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C965764"/>
    <w:multiLevelType w:val="multilevel"/>
    <w:tmpl w:val="B71E96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DDD67DA"/>
    <w:multiLevelType w:val="multilevel"/>
    <w:tmpl w:val="C4E8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DF908A9"/>
    <w:multiLevelType w:val="multilevel"/>
    <w:tmpl w:val="BD94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E3F7BFE"/>
    <w:multiLevelType w:val="multilevel"/>
    <w:tmpl w:val="0EA4E5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EBF3B6C"/>
    <w:multiLevelType w:val="multilevel"/>
    <w:tmpl w:val="C3A4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F7D2ED6"/>
    <w:multiLevelType w:val="multilevel"/>
    <w:tmpl w:val="11BA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00F0D49"/>
    <w:multiLevelType w:val="multilevel"/>
    <w:tmpl w:val="9BD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02567D4"/>
    <w:multiLevelType w:val="multilevel"/>
    <w:tmpl w:val="10CC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0551ACE"/>
    <w:multiLevelType w:val="multilevel"/>
    <w:tmpl w:val="2840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0C31696"/>
    <w:multiLevelType w:val="multilevel"/>
    <w:tmpl w:val="3AD4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148108B"/>
    <w:multiLevelType w:val="multilevel"/>
    <w:tmpl w:val="C97E73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1F901EC"/>
    <w:multiLevelType w:val="multilevel"/>
    <w:tmpl w:val="CCAEC4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23170AB"/>
    <w:multiLevelType w:val="multilevel"/>
    <w:tmpl w:val="421C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4B72F20"/>
    <w:multiLevelType w:val="multilevel"/>
    <w:tmpl w:val="30E2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5961625"/>
    <w:multiLevelType w:val="multilevel"/>
    <w:tmpl w:val="68D2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79F4703"/>
    <w:multiLevelType w:val="multilevel"/>
    <w:tmpl w:val="213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80C08AF"/>
    <w:multiLevelType w:val="multilevel"/>
    <w:tmpl w:val="AEDA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8BC6400"/>
    <w:multiLevelType w:val="multilevel"/>
    <w:tmpl w:val="3760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8D2418B"/>
    <w:multiLevelType w:val="multilevel"/>
    <w:tmpl w:val="7D7A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9862BE8"/>
    <w:multiLevelType w:val="multilevel"/>
    <w:tmpl w:val="41364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9BB308D"/>
    <w:multiLevelType w:val="multilevel"/>
    <w:tmpl w:val="87869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9D05159"/>
    <w:multiLevelType w:val="multilevel"/>
    <w:tmpl w:val="1FD4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A5A78C9"/>
    <w:multiLevelType w:val="multilevel"/>
    <w:tmpl w:val="F038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AEA1A9E"/>
    <w:multiLevelType w:val="multilevel"/>
    <w:tmpl w:val="B1B0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E45533C"/>
    <w:multiLevelType w:val="multilevel"/>
    <w:tmpl w:val="C9463E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EBC2E1A"/>
    <w:multiLevelType w:val="multilevel"/>
    <w:tmpl w:val="AD74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0026871"/>
    <w:multiLevelType w:val="multilevel"/>
    <w:tmpl w:val="2EFE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02B1C18"/>
    <w:multiLevelType w:val="multilevel"/>
    <w:tmpl w:val="0956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61235405"/>
    <w:multiLevelType w:val="multilevel"/>
    <w:tmpl w:val="0FC2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1717AD7"/>
    <w:multiLevelType w:val="multilevel"/>
    <w:tmpl w:val="BDD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1931FC5"/>
    <w:multiLevelType w:val="multilevel"/>
    <w:tmpl w:val="E938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19C635F"/>
    <w:multiLevelType w:val="multilevel"/>
    <w:tmpl w:val="E90A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2A10F7B"/>
    <w:multiLevelType w:val="multilevel"/>
    <w:tmpl w:val="0F72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2B44FE3"/>
    <w:multiLevelType w:val="multilevel"/>
    <w:tmpl w:val="E780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2CC6687"/>
    <w:multiLevelType w:val="multilevel"/>
    <w:tmpl w:val="3D22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3C12819"/>
    <w:multiLevelType w:val="multilevel"/>
    <w:tmpl w:val="0950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62204B1"/>
    <w:multiLevelType w:val="multilevel"/>
    <w:tmpl w:val="43FC9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6593504"/>
    <w:multiLevelType w:val="multilevel"/>
    <w:tmpl w:val="3636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66EE7906"/>
    <w:multiLevelType w:val="multilevel"/>
    <w:tmpl w:val="3E8C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8140C34"/>
    <w:multiLevelType w:val="multilevel"/>
    <w:tmpl w:val="BD6ED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918061E"/>
    <w:multiLevelType w:val="multilevel"/>
    <w:tmpl w:val="977C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ACF5B3E"/>
    <w:multiLevelType w:val="multilevel"/>
    <w:tmpl w:val="2A64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B086E3E"/>
    <w:multiLevelType w:val="multilevel"/>
    <w:tmpl w:val="205CA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B3A575A"/>
    <w:multiLevelType w:val="multilevel"/>
    <w:tmpl w:val="A370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B613088"/>
    <w:multiLevelType w:val="multilevel"/>
    <w:tmpl w:val="0D00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C037C26"/>
    <w:multiLevelType w:val="multilevel"/>
    <w:tmpl w:val="06D2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C3507F9"/>
    <w:multiLevelType w:val="multilevel"/>
    <w:tmpl w:val="317A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CB23C63"/>
    <w:multiLevelType w:val="multilevel"/>
    <w:tmpl w:val="BFA8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D0C34D6"/>
    <w:multiLevelType w:val="multilevel"/>
    <w:tmpl w:val="50A2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D9301B4"/>
    <w:multiLevelType w:val="multilevel"/>
    <w:tmpl w:val="F360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DE001FA"/>
    <w:multiLevelType w:val="multilevel"/>
    <w:tmpl w:val="009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E383389"/>
    <w:multiLevelType w:val="multilevel"/>
    <w:tmpl w:val="901E51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F2767D1"/>
    <w:multiLevelType w:val="multilevel"/>
    <w:tmpl w:val="136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FDD3F28"/>
    <w:multiLevelType w:val="multilevel"/>
    <w:tmpl w:val="5C3E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FF00B52"/>
    <w:multiLevelType w:val="multilevel"/>
    <w:tmpl w:val="F8F6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712D100D"/>
    <w:multiLevelType w:val="multilevel"/>
    <w:tmpl w:val="0472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714668B8"/>
    <w:multiLevelType w:val="multilevel"/>
    <w:tmpl w:val="34843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20462B4"/>
    <w:multiLevelType w:val="multilevel"/>
    <w:tmpl w:val="AF5C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2295EB6"/>
    <w:multiLevelType w:val="multilevel"/>
    <w:tmpl w:val="7CF4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40B2CA7"/>
    <w:multiLevelType w:val="multilevel"/>
    <w:tmpl w:val="85C2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50B073B"/>
    <w:multiLevelType w:val="multilevel"/>
    <w:tmpl w:val="27CE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5DA079E"/>
    <w:multiLevelType w:val="multilevel"/>
    <w:tmpl w:val="EC16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610216C"/>
    <w:multiLevelType w:val="multilevel"/>
    <w:tmpl w:val="A7285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6B95EAB"/>
    <w:multiLevelType w:val="multilevel"/>
    <w:tmpl w:val="479A6D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7E3047E"/>
    <w:multiLevelType w:val="multilevel"/>
    <w:tmpl w:val="2EEC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81B795B"/>
    <w:multiLevelType w:val="multilevel"/>
    <w:tmpl w:val="F842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9272143"/>
    <w:multiLevelType w:val="multilevel"/>
    <w:tmpl w:val="7358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9F32750"/>
    <w:multiLevelType w:val="multilevel"/>
    <w:tmpl w:val="BF0E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B09618F"/>
    <w:multiLevelType w:val="multilevel"/>
    <w:tmpl w:val="0FB05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D59025E"/>
    <w:multiLevelType w:val="multilevel"/>
    <w:tmpl w:val="FFD0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E1C5281"/>
    <w:multiLevelType w:val="multilevel"/>
    <w:tmpl w:val="B3E4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EEA27D0"/>
    <w:multiLevelType w:val="multilevel"/>
    <w:tmpl w:val="30A4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F4C574B"/>
    <w:multiLevelType w:val="multilevel"/>
    <w:tmpl w:val="299A3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F757D2D"/>
    <w:multiLevelType w:val="multilevel"/>
    <w:tmpl w:val="E87E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5"/>
  </w:num>
  <w:num w:numId="2">
    <w:abstractNumId w:val="63"/>
  </w:num>
  <w:num w:numId="3">
    <w:abstractNumId w:val="6"/>
  </w:num>
  <w:num w:numId="4">
    <w:abstractNumId w:val="129"/>
  </w:num>
  <w:num w:numId="5">
    <w:abstractNumId w:val="4"/>
  </w:num>
  <w:num w:numId="6">
    <w:abstractNumId w:val="124"/>
  </w:num>
  <w:num w:numId="7">
    <w:abstractNumId w:val="30"/>
  </w:num>
  <w:num w:numId="8">
    <w:abstractNumId w:val="126"/>
  </w:num>
  <w:num w:numId="9">
    <w:abstractNumId w:val="115"/>
  </w:num>
  <w:num w:numId="10">
    <w:abstractNumId w:val="159"/>
  </w:num>
  <w:num w:numId="11">
    <w:abstractNumId w:val="187"/>
  </w:num>
  <w:num w:numId="12">
    <w:abstractNumId w:val="157"/>
  </w:num>
  <w:num w:numId="13">
    <w:abstractNumId w:val="101"/>
  </w:num>
  <w:num w:numId="14">
    <w:abstractNumId w:val="141"/>
  </w:num>
  <w:num w:numId="15">
    <w:abstractNumId w:val="148"/>
  </w:num>
  <w:num w:numId="16">
    <w:abstractNumId w:val="29"/>
  </w:num>
  <w:num w:numId="17">
    <w:abstractNumId w:val="85"/>
  </w:num>
  <w:num w:numId="18">
    <w:abstractNumId w:val="172"/>
  </w:num>
  <w:num w:numId="19">
    <w:abstractNumId w:val="118"/>
  </w:num>
  <w:num w:numId="20">
    <w:abstractNumId w:val="40"/>
  </w:num>
  <w:num w:numId="21">
    <w:abstractNumId w:val="162"/>
  </w:num>
  <w:num w:numId="22">
    <w:abstractNumId w:val="78"/>
  </w:num>
  <w:num w:numId="23">
    <w:abstractNumId w:val="61"/>
  </w:num>
  <w:num w:numId="24">
    <w:abstractNumId w:val="74"/>
  </w:num>
  <w:num w:numId="25">
    <w:abstractNumId w:val="2"/>
  </w:num>
  <w:num w:numId="26">
    <w:abstractNumId w:val="120"/>
  </w:num>
  <w:num w:numId="27">
    <w:abstractNumId w:val="55"/>
  </w:num>
  <w:num w:numId="28">
    <w:abstractNumId w:val="48"/>
  </w:num>
  <w:num w:numId="29">
    <w:abstractNumId w:val="107"/>
  </w:num>
  <w:num w:numId="30">
    <w:abstractNumId w:val="160"/>
  </w:num>
  <w:num w:numId="31">
    <w:abstractNumId w:val="57"/>
  </w:num>
  <w:num w:numId="32">
    <w:abstractNumId w:val="136"/>
  </w:num>
  <w:num w:numId="33">
    <w:abstractNumId w:val="87"/>
  </w:num>
  <w:num w:numId="34">
    <w:abstractNumId w:val="19"/>
  </w:num>
  <w:num w:numId="35">
    <w:abstractNumId w:val="90"/>
  </w:num>
  <w:num w:numId="36">
    <w:abstractNumId w:val="60"/>
  </w:num>
  <w:num w:numId="37">
    <w:abstractNumId w:val="83"/>
  </w:num>
  <w:num w:numId="38">
    <w:abstractNumId w:val="176"/>
  </w:num>
  <w:num w:numId="39">
    <w:abstractNumId w:val="3"/>
  </w:num>
  <w:num w:numId="40">
    <w:abstractNumId w:val="54"/>
  </w:num>
  <w:num w:numId="41">
    <w:abstractNumId w:val="103"/>
  </w:num>
  <w:num w:numId="42">
    <w:abstractNumId w:val="69"/>
  </w:num>
  <w:num w:numId="43">
    <w:abstractNumId w:val="25"/>
  </w:num>
  <w:num w:numId="44">
    <w:abstractNumId w:val="88"/>
  </w:num>
  <w:num w:numId="45">
    <w:abstractNumId w:val="140"/>
  </w:num>
  <w:num w:numId="46">
    <w:abstractNumId w:val="49"/>
  </w:num>
  <w:num w:numId="47">
    <w:abstractNumId w:val="8"/>
  </w:num>
  <w:num w:numId="48">
    <w:abstractNumId w:val="31"/>
  </w:num>
  <w:num w:numId="49">
    <w:abstractNumId w:val="51"/>
  </w:num>
  <w:num w:numId="50">
    <w:abstractNumId w:val="138"/>
  </w:num>
  <w:num w:numId="51">
    <w:abstractNumId w:val="139"/>
  </w:num>
  <w:num w:numId="52">
    <w:abstractNumId w:val="145"/>
  </w:num>
  <w:num w:numId="53">
    <w:abstractNumId w:val="12"/>
  </w:num>
  <w:num w:numId="54">
    <w:abstractNumId w:val="62"/>
  </w:num>
  <w:num w:numId="55">
    <w:abstractNumId w:val="169"/>
  </w:num>
  <w:num w:numId="56">
    <w:abstractNumId w:val="66"/>
  </w:num>
  <w:num w:numId="57">
    <w:abstractNumId w:val="123"/>
  </w:num>
  <w:num w:numId="58">
    <w:abstractNumId w:val="32"/>
  </w:num>
  <w:num w:numId="59">
    <w:abstractNumId w:val="128"/>
  </w:num>
  <w:num w:numId="60">
    <w:abstractNumId w:val="91"/>
  </w:num>
  <w:num w:numId="61">
    <w:abstractNumId w:val="93"/>
  </w:num>
  <w:num w:numId="62">
    <w:abstractNumId w:val="186"/>
  </w:num>
  <w:num w:numId="63">
    <w:abstractNumId w:val="26"/>
  </w:num>
  <w:num w:numId="64">
    <w:abstractNumId w:val="110"/>
  </w:num>
  <w:num w:numId="65">
    <w:abstractNumId w:val="121"/>
  </w:num>
  <w:num w:numId="66">
    <w:abstractNumId w:val="114"/>
  </w:num>
  <w:num w:numId="67">
    <w:abstractNumId w:val="77"/>
  </w:num>
  <w:num w:numId="68">
    <w:abstractNumId w:val="149"/>
  </w:num>
  <w:num w:numId="69">
    <w:abstractNumId w:val="133"/>
  </w:num>
  <w:num w:numId="70">
    <w:abstractNumId w:val="182"/>
  </w:num>
  <w:num w:numId="71">
    <w:abstractNumId w:val="95"/>
  </w:num>
  <w:num w:numId="72">
    <w:abstractNumId w:val="9"/>
  </w:num>
  <w:num w:numId="73">
    <w:abstractNumId w:val="17"/>
  </w:num>
  <w:num w:numId="74">
    <w:abstractNumId w:val="108"/>
  </w:num>
  <w:num w:numId="75">
    <w:abstractNumId w:val="10"/>
  </w:num>
  <w:num w:numId="76">
    <w:abstractNumId w:val="153"/>
  </w:num>
  <w:num w:numId="77">
    <w:abstractNumId w:val="94"/>
  </w:num>
  <w:num w:numId="78">
    <w:abstractNumId w:val="44"/>
  </w:num>
  <w:num w:numId="79">
    <w:abstractNumId w:val="154"/>
  </w:num>
  <w:num w:numId="80">
    <w:abstractNumId w:val="58"/>
  </w:num>
  <w:num w:numId="81">
    <w:abstractNumId w:val="165"/>
  </w:num>
  <w:num w:numId="82">
    <w:abstractNumId w:val="104"/>
  </w:num>
  <w:num w:numId="83">
    <w:abstractNumId w:val="188"/>
  </w:num>
  <w:num w:numId="84">
    <w:abstractNumId w:val="105"/>
  </w:num>
  <w:num w:numId="85">
    <w:abstractNumId w:val="181"/>
  </w:num>
  <w:num w:numId="86">
    <w:abstractNumId w:val="113"/>
  </w:num>
  <w:num w:numId="87">
    <w:abstractNumId w:val="56"/>
  </w:num>
  <w:num w:numId="88">
    <w:abstractNumId w:val="64"/>
  </w:num>
  <w:num w:numId="89">
    <w:abstractNumId w:val="98"/>
  </w:num>
  <w:num w:numId="90">
    <w:abstractNumId w:val="34"/>
  </w:num>
  <w:num w:numId="91">
    <w:abstractNumId w:val="158"/>
  </w:num>
  <w:num w:numId="92">
    <w:abstractNumId w:val="134"/>
  </w:num>
  <w:num w:numId="93">
    <w:abstractNumId w:val="132"/>
  </w:num>
  <w:num w:numId="94">
    <w:abstractNumId w:val="179"/>
  </w:num>
  <w:num w:numId="95">
    <w:abstractNumId w:val="175"/>
  </w:num>
  <w:num w:numId="96">
    <w:abstractNumId w:val="183"/>
  </w:num>
  <w:num w:numId="97">
    <w:abstractNumId w:val="111"/>
  </w:num>
  <w:num w:numId="98">
    <w:abstractNumId w:val="174"/>
  </w:num>
  <w:num w:numId="99">
    <w:abstractNumId w:val="76"/>
  </w:num>
  <w:num w:numId="100">
    <w:abstractNumId w:val="167"/>
  </w:num>
  <w:num w:numId="101">
    <w:abstractNumId w:val="27"/>
  </w:num>
  <w:num w:numId="102">
    <w:abstractNumId w:val="16"/>
  </w:num>
  <w:num w:numId="103">
    <w:abstractNumId w:val="177"/>
  </w:num>
  <w:num w:numId="104">
    <w:abstractNumId w:val="79"/>
  </w:num>
  <w:num w:numId="105">
    <w:abstractNumId w:val="82"/>
  </w:num>
  <w:num w:numId="106">
    <w:abstractNumId w:val="45"/>
  </w:num>
  <w:num w:numId="107">
    <w:abstractNumId w:val="122"/>
  </w:num>
  <w:num w:numId="108">
    <w:abstractNumId w:val="86"/>
  </w:num>
  <w:num w:numId="109">
    <w:abstractNumId w:val="161"/>
  </w:num>
  <w:num w:numId="110">
    <w:abstractNumId w:val="96"/>
  </w:num>
  <w:num w:numId="111">
    <w:abstractNumId w:val="151"/>
  </w:num>
  <w:num w:numId="112">
    <w:abstractNumId w:val="11"/>
  </w:num>
  <w:num w:numId="113">
    <w:abstractNumId w:val="84"/>
  </w:num>
  <w:num w:numId="114">
    <w:abstractNumId w:val="33"/>
  </w:num>
  <w:num w:numId="115">
    <w:abstractNumId w:val="73"/>
  </w:num>
  <w:num w:numId="116">
    <w:abstractNumId w:val="41"/>
  </w:num>
  <w:num w:numId="117">
    <w:abstractNumId w:val="178"/>
  </w:num>
  <w:num w:numId="118">
    <w:abstractNumId w:val="92"/>
  </w:num>
  <w:num w:numId="119">
    <w:abstractNumId w:val="7"/>
  </w:num>
  <w:num w:numId="120">
    <w:abstractNumId w:val="100"/>
  </w:num>
  <w:num w:numId="121">
    <w:abstractNumId w:val="135"/>
  </w:num>
  <w:num w:numId="122">
    <w:abstractNumId w:val="37"/>
  </w:num>
  <w:num w:numId="123">
    <w:abstractNumId w:val="24"/>
  </w:num>
  <w:num w:numId="124">
    <w:abstractNumId w:val="70"/>
  </w:num>
  <w:num w:numId="125">
    <w:abstractNumId w:val="99"/>
  </w:num>
  <w:num w:numId="126">
    <w:abstractNumId w:val="125"/>
  </w:num>
  <w:num w:numId="127">
    <w:abstractNumId w:val="97"/>
  </w:num>
  <w:num w:numId="128">
    <w:abstractNumId w:val="171"/>
  </w:num>
  <w:num w:numId="129">
    <w:abstractNumId w:val="21"/>
  </w:num>
  <w:num w:numId="130">
    <w:abstractNumId w:val="185"/>
  </w:num>
  <w:num w:numId="131">
    <w:abstractNumId w:val="80"/>
  </w:num>
  <w:num w:numId="132">
    <w:abstractNumId w:val="106"/>
  </w:num>
  <w:num w:numId="133">
    <w:abstractNumId w:val="38"/>
  </w:num>
  <w:num w:numId="134">
    <w:abstractNumId w:val="59"/>
  </w:num>
  <w:num w:numId="135">
    <w:abstractNumId w:val="180"/>
  </w:num>
  <w:num w:numId="136">
    <w:abstractNumId w:val="130"/>
  </w:num>
  <w:num w:numId="137">
    <w:abstractNumId w:val="13"/>
  </w:num>
  <w:num w:numId="138">
    <w:abstractNumId w:val="156"/>
  </w:num>
  <w:num w:numId="139">
    <w:abstractNumId w:val="155"/>
  </w:num>
  <w:num w:numId="140">
    <w:abstractNumId w:val="144"/>
  </w:num>
  <w:num w:numId="141">
    <w:abstractNumId w:val="50"/>
  </w:num>
  <w:num w:numId="142">
    <w:abstractNumId w:val="102"/>
  </w:num>
  <w:num w:numId="143">
    <w:abstractNumId w:val="42"/>
  </w:num>
  <w:num w:numId="144">
    <w:abstractNumId w:val="164"/>
  </w:num>
  <w:num w:numId="145">
    <w:abstractNumId w:val="89"/>
  </w:num>
  <w:num w:numId="146">
    <w:abstractNumId w:val="109"/>
  </w:num>
  <w:num w:numId="147">
    <w:abstractNumId w:val="184"/>
  </w:num>
  <w:num w:numId="148">
    <w:abstractNumId w:val="116"/>
  </w:num>
  <w:num w:numId="149">
    <w:abstractNumId w:val="147"/>
  </w:num>
  <w:num w:numId="150">
    <w:abstractNumId w:val="119"/>
  </w:num>
  <w:num w:numId="151">
    <w:abstractNumId w:val="53"/>
  </w:num>
  <w:num w:numId="152">
    <w:abstractNumId w:val="75"/>
  </w:num>
  <w:num w:numId="153">
    <w:abstractNumId w:val="23"/>
  </w:num>
  <w:num w:numId="154">
    <w:abstractNumId w:val="127"/>
  </w:num>
  <w:num w:numId="155">
    <w:abstractNumId w:val="81"/>
  </w:num>
  <w:num w:numId="156">
    <w:abstractNumId w:val="163"/>
  </w:num>
  <w:num w:numId="157">
    <w:abstractNumId w:val="22"/>
  </w:num>
  <w:num w:numId="158">
    <w:abstractNumId w:val="52"/>
  </w:num>
  <w:num w:numId="159">
    <w:abstractNumId w:val="35"/>
  </w:num>
  <w:num w:numId="160">
    <w:abstractNumId w:val="39"/>
  </w:num>
  <w:num w:numId="161">
    <w:abstractNumId w:val="150"/>
  </w:num>
  <w:num w:numId="162">
    <w:abstractNumId w:val="1"/>
  </w:num>
  <w:num w:numId="163">
    <w:abstractNumId w:val="5"/>
  </w:num>
  <w:num w:numId="164">
    <w:abstractNumId w:val="28"/>
  </w:num>
  <w:num w:numId="165">
    <w:abstractNumId w:val="20"/>
  </w:num>
  <w:num w:numId="166">
    <w:abstractNumId w:val="72"/>
  </w:num>
  <w:num w:numId="167">
    <w:abstractNumId w:val="15"/>
  </w:num>
  <w:num w:numId="168">
    <w:abstractNumId w:val="67"/>
  </w:num>
  <w:num w:numId="169">
    <w:abstractNumId w:val="71"/>
  </w:num>
  <w:num w:numId="170">
    <w:abstractNumId w:val="36"/>
  </w:num>
  <w:num w:numId="171">
    <w:abstractNumId w:val="166"/>
  </w:num>
  <w:num w:numId="172">
    <w:abstractNumId w:val="46"/>
  </w:num>
  <w:num w:numId="173">
    <w:abstractNumId w:val="112"/>
  </w:num>
  <w:num w:numId="174">
    <w:abstractNumId w:val="0"/>
  </w:num>
  <w:num w:numId="175">
    <w:abstractNumId w:val="47"/>
  </w:num>
  <w:num w:numId="176">
    <w:abstractNumId w:val="14"/>
  </w:num>
  <w:num w:numId="177">
    <w:abstractNumId w:val="68"/>
  </w:num>
  <w:num w:numId="178">
    <w:abstractNumId w:val="43"/>
  </w:num>
  <w:num w:numId="179">
    <w:abstractNumId w:val="137"/>
  </w:num>
  <w:num w:numId="180">
    <w:abstractNumId w:val="117"/>
  </w:num>
  <w:num w:numId="181">
    <w:abstractNumId w:val="170"/>
  </w:num>
  <w:num w:numId="182">
    <w:abstractNumId w:val="143"/>
  </w:num>
  <w:num w:numId="183">
    <w:abstractNumId w:val="18"/>
  </w:num>
  <w:num w:numId="184">
    <w:abstractNumId w:val="131"/>
  </w:num>
  <w:num w:numId="185">
    <w:abstractNumId w:val="168"/>
  </w:num>
  <w:num w:numId="186">
    <w:abstractNumId w:val="152"/>
  </w:num>
  <w:num w:numId="187">
    <w:abstractNumId w:val="173"/>
  </w:num>
  <w:num w:numId="188">
    <w:abstractNumId w:val="146"/>
  </w:num>
  <w:num w:numId="189">
    <w:abstractNumId w:val="142"/>
  </w:num>
  <w:numIdMacAtCleanup w:val="1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0B6"/>
    <w:rsid w:val="000240B6"/>
    <w:rsid w:val="0047624C"/>
    <w:rsid w:val="00552B6A"/>
    <w:rsid w:val="00A837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4:docId w14:val="1770031B"/>
  <w15:chartTrackingRefBased/>
  <w15:docId w15:val="{0230AB22-F2B4-184F-9C9C-DE3CC355E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240B6"/>
    <w:pPr>
      <w:spacing w:before="100" w:beforeAutospacing="1" w:after="100" w:afterAutospacing="1"/>
      <w:outlineLvl w:val="1"/>
    </w:pPr>
    <w:rPr>
      <w:rFonts w:ascii="Times New Roman" w:eastAsia="Times New Roman" w:hAnsi="Times New Roman" w:cs="Times New Roman"/>
      <w:b/>
      <w:bCs/>
      <w:sz w:val="36"/>
      <w:szCs w:val="36"/>
      <w:lang w:bidi="hi-IN"/>
    </w:rPr>
  </w:style>
  <w:style w:type="paragraph" w:styleId="Heading3">
    <w:name w:val="heading 3"/>
    <w:basedOn w:val="Normal"/>
    <w:link w:val="Heading3Char"/>
    <w:uiPriority w:val="9"/>
    <w:qFormat/>
    <w:rsid w:val="000240B6"/>
    <w:pPr>
      <w:spacing w:before="100" w:beforeAutospacing="1" w:after="100" w:afterAutospacing="1"/>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unhideWhenUsed/>
    <w:qFormat/>
    <w:rsid w:val="000240B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40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40B6"/>
    <w:rPr>
      <w:rFonts w:ascii="Times New Roman" w:eastAsia="Times New Roman" w:hAnsi="Times New Roman" w:cs="Times New Roman"/>
      <w:b/>
      <w:bCs/>
      <w:sz w:val="36"/>
      <w:szCs w:val="36"/>
      <w:lang w:bidi="hi-IN"/>
    </w:rPr>
  </w:style>
  <w:style w:type="character" w:customStyle="1" w:styleId="Heading3Char">
    <w:name w:val="Heading 3 Char"/>
    <w:basedOn w:val="DefaultParagraphFont"/>
    <w:link w:val="Heading3"/>
    <w:uiPriority w:val="9"/>
    <w:rsid w:val="000240B6"/>
    <w:rPr>
      <w:rFonts w:ascii="Times New Roman" w:eastAsia="Times New Roman" w:hAnsi="Times New Roman" w:cs="Times New Roman"/>
      <w:b/>
      <w:bCs/>
      <w:sz w:val="27"/>
      <w:szCs w:val="27"/>
      <w:lang w:bidi="hi-IN"/>
    </w:rPr>
  </w:style>
  <w:style w:type="character" w:styleId="Hyperlink">
    <w:name w:val="Hyperlink"/>
    <w:basedOn w:val="DefaultParagraphFont"/>
    <w:uiPriority w:val="99"/>
    <w:semiHidden/>
    <w:unhideWhenUsed/>
    <w:rsid w:val="000240B6"/>
    <w:rPr>
      <w:color w:val="0000FF"/>
      <w:u w:val="single"/>
    </w:rPr>
  </w:style>
  <w:style w:type="character" w:styleId="Emphasis">
    <w:name w:val="Emphasis"/>
    <w:basedOn w:val="DefaultParagraphFont"/>
    <w:uiPriority w:val="20"/>
    <w:qFormat/>
    <w:rsid w:val="000240B6"/>
    <w:rPr>
      <w:i/>
      <w:iCs/>
    </w:rPr>
  </w:style>
  <w:style w:type="character" w:customStyle="1" w:styleId="Heading4Char">
    <w:name w:val="Heading 4 Char"/>
    <w:basedOn w:val="DefaultParagraphFont"/>
    <w:link w:val="Heading4"/>
    <w:uiPriority w:val="9"/>
    <w:rsid w:val="000240B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240B6"/>
    <w:rPr>
      <w:b/>
      <w:bCs/>
    </w:rPr>
  </w:style>
  <w:style w:type="paragraph" w:customStyle="1" w:styleId="admonition-title">
    <w:name w:val="admonition-title"/>
    <w:basedOn w:val="Normal"/>
    <w:rsid w:val="000240B6"/>
    <w:pPr>
      <w:spacing w:before="100" w:beforeAutospacing="1" w:after="100" w:afterAutospacing="1"/>
    </w:pPr>
    <w:rPr>
      <w:rFonts w:ascii="Times New Roman" w:eastAsia="Times New Roman" w:hAnsi="Times New Roman" w:cs="Times New Roman"/>
      <w:lang w:bidi="hi-IN"/>
    </w:rPr>
  </w:style>
  <w:style w:type="paragraph" w:styleId="NormalWeb">
    <w:name w:val="Normal (Web)"/>
    <w:basedOn w:val="Normal"/>
    <w:uiPriority w:val="99"/>
    <w:semiHidden/>
    <w:unhideWhenUsed/>
    <w:rsid w:val="000240B6"/>
    <w:pPr>
      <w:spacing w:before="100" w:beforeAutospacing="1" w:after="100" w:afterAutospacing="1"/>
    </w:pPr>
    <w:rPr>
      <w:rFonts w:ascii="Times New Roman" w:eastAsia="Times New Roman" w:hAnsi="Times New Roman" w:cs="Times New Roman"/>
      <w:lang w:bidi="hi-IN"/>
    </w:rPr>
  </w:style>
  <w:style w:type="character" w:customStyle="1" w:styleId="err">
    <w:name w:val="err"/>
    <w:basedOn w:val="DefaultParagraphFont"/>
    <w:rsid w:val="000240B6"/>
  </w:style>
  <w:style w:type="paragraph" w:styleId="BalloonText">
    <w:name w:val="Balloon Text"/>
    <w:basedOn w:val="Normal"/>
    <w:link w:val="BalloonTextChar"/>
    <w:uiPriority w:val="99"/>
    <w:semiHidden/>
    <w:unhideWhenUsed/>
    <w:rsid w:val="000240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40B6"/>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024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0240B6"/>
    <w:rPr>
      <w:rFonts w:ascii="Courier New" w:eastAsia="Times New Roman" w:hAnsi="Courier New" w:cs="Courier New"/>
      <w:sz w:val="20"/>
      <w:szCs w:val="20"/>
      <w:lang w:bidi="hi-IN"/>
    </w:rPr>
  </w:style>
  <w:style w:type="character" w:customStyle="1" w:styleId="na">
    <w:name w:val="na"/>
    <w:basedOn w:val="DefaultParagraphFont"/>
    <w:rsid w:val="000240B6"/>
  </w:style>
  <w:style w:type="character" w:customStyle="1" w:styleId="Heading5Char">
    <w:name w:val="Heading 5 Char"/>
    <w:basedOn w:val="DefaultParagraphFont"/>
    <w:link w:val="Heading5"/>
    <w:uiPriority w:val="9"/>
    <w:rsid w:val="000240B6"/>
    <w:rPr>
      <w:rFonts w:asciiTheme="majorHAnsi" w:eastAsiaTheme="majorEastAsia" w:hAnsiTheme="majorHAnsi" w:cstheme="majorBidi"/>
      <w:color w:val="2F5496" w:themeColor="accent1" w:themeShade="BF"/>
    </w:rPr>
  </w:style>
  <w:style w:type="character" w:customStyle="1" w:styleId="se">
    <w:name w:val="se"/>
    <w:basedOn w:val="DefaultParagraphFont"/>
    <w:rsid w:val="000240B6"/>
  </w:style>
  <w:style w:type="character" w:customStyle="1" w:styleId="s1">
    <w:name w:val="s1"/>
    <w:basedOn w:val="DefaultParagraphFont"/>
    <w:rsid w:val="000240B6"/>
  </w:style>
  <w:style w:type="paragraph" w:customStyle="1" w:styleId="msonormal0">
    <w:name w:val="msonormal"/>
    <w:basedOn w:val="Normal"/>
    <w:rsid w:val="000240B6"/>
    <w:pPr>
      <w:spacing w:before="100" w:beforeAutospacing="1" w:after="100" w:afterAutospacing="1"/>
    </w:pPr>
    <w:rPr>
      <w:rFonts w:ascii="Times New Roman" w:eastAsia="Times New Roman" w:hAnsi="Times New Roman" w:cs="Times New Roman"/>
      <w:lang w:bidi="hi-IN"/>
    </w:rPr>
  </w:style>
  <w:style w:type="character" w:styleId="FollowedHyperlink">
    <w:name w:val="FollowedHyperlink"/>
    <w:basedOn w:val="DefaultParagraphFont"/>
    <w:uiPriority w:val="99"/>
    <w:semiHidden/>
    <w:unhideWhenUsed/>
    <w:rsid w:val="000240B6"/>
    <w:rPr>
      <w:color w:val="800080"/>
      <w:u w:val="single"/>
    </w:rPr>
  </w:style>
  <w:style w:type="character" w:styleId="HTMLCode">
    <w:name w:val="HTML Code"/>
    <w:basedOn w:val="DefaultParagraphFont"/>
    <w:uiPriority w:val="99"/>
    <w:semiHidden/>
    <w:unhideWhenUsed/>
    <w:rsid w:val="000240B6"/>
    <w:rPr>
      <w:rFonts w:ascii="Courier New" w:eastAsia="Times New Roman" w:hAnsi="Courier New" w:cs="Courier New"/>
      <w:sz w:val="20"/>
      <w:szCs w:val="20"/>
    </w:rPr>
  </w:style>
  <w:style w:type="character" w:customStyle="1" w:styleId="no">
    <w:name w:val="no"/>
    <w:basedOn w:val="DefaultParagraphFont"/>
    <w:rsid w:val="000240B6"/>
  </w:style>
  <w:style w:type="character" w:customStyle="1" w:styleId="md-clipboardmessage">
    <w:name w:val="md-clipboard__message"/>
    <w:basedOn w:val="DefaultParagraphFont"/>
    <w:rsid w:val="000240B6"/>
  </w:style>
  <w:style w:type="character" w:customStyle="1" w:styleId="p">
    <w:name w:val="p"/>
    <w:basedOn w:val="DefaultParagraphFont"/>
    <w:rsid w:val="000240B6"/>
  </w:style>
  <w:style w:type="character" w:customStyle="1" w:styleId="nt">
    <w:name w:val="nt"/>
    <w:basedOn w:val="DefaultParagraphFont"/>
    <w:rsid w:val="000240B6"/>
  </w:style>
  <w:style w:type="character" w:customStyle="1" w:styleId="s2">
    <w:name w:val="s2"/>
    <w:basedOn w:val="DefaultParagraphFont"/>
    <w:rsid w:val="000240B6"/>
  </w:style>
  <w:style w:type="character" w:customStyle="1" w:styleId="l">
    <w:name w:val="l"/>
    <w:basedOn w:val="DefaultParagraphFont"/>
    <w:rsid w:val="000240B6"/>
  </w:style>
  <w:style w:type="character" w:customStyle="1" w:styleId="si">
    <w:name w:val="si"/>
    <w:basedOn w:val="DefaultParagraphFont"/>
    <w:rsid w:val="000240B6"/>
  </w:style>
  <w:style w:type="character" w:customStyle="1" w:styleId="nv">
    <w:name w:val="nv"/>
    <w:basedOn w:val="DefaultParagraphFont"/>
    <w:rsid w:val="000240B6"/>
  </w:style>
  <w:style w:type="character" w:customStyle="1" w:styleId="o">
    <w:name w:val="o"/>
    <w:basedOn w:val="DefaultParagraphFont"/>
    <w:rsid w:val="000240B6"/>
  </w:style>
  <w:style w:type="character" w:customStyle="1" w:styleId="kc">
    <w:name w:val="kc"/>
    <w:basedOn w:val="DefaultParagraphFont"/>
    <w:rsid w:val="000240B6"/>
  </w:style>
  <w:style w:type="character" w:customStyle="1" w:styleId="mi">
    <w:name w:val="mi"/>
    <w:basedOn w:val="DefaultParagraphFont"/>
    <w:rsid w:val="000240B6"/>
  </w:style>
  <w:style w:type="character" w:customStyle="1" w:styleId="n">
    <w:name w:val="n"/>
    <w:basedOn w:val="DefaultParagraphFont"/>
    <w:rsid w:val="000240B6"/>
  </w:style>
  <w:style w:type="character" w:customStyle="1" w:styleId="w">
    <w:name w:val="w"/>
    <w:basedOn w:val="DefaultParagraphFont"/>
    <w:rsid w:val="000240B6"/>
  </w:style>
  <w:style w:type="character" w:customStyle="1" w:styleId="k">
    <w:name w:val="k"/>
    <w:basedOn w:val="DefaultParagraphFont"/>
    <w:rsid w:val="00024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75441">
      <w:bodyDiv w:val="1"/>
      <w:marLeft w:val="0"/>
      <w:marRight w:val="0"/>
      <w:marTop w:val="0"/>
      <w:marBottom w:val="0"/>
      <w:divBdr>
        <w:top w:val="none" w:sz="0" w:space="0" w:color="auto"/>
        <w:left w:val="none" w:sz="0" w:space="0" w:color="auto"/>
        <w:bottom w:val="none" w:sz="0" w:space="0" w:color="auto"/>
        <w:right w:val="none" w:sz="0" w:space="0" w:color="auto"/>
      </w:divBdr>
      <w:divsChild>
        <w:div w:id="1336572749">
          <w:marLeft w:val="0"/>
          <w:marRight w:val="0"/>
          <w:marTop w:val="375"/>
          <w:marBottom w:val="375"/>
          <w:divBdr>
            <w:top w:val="none" w:sz="0" w:space="0" w:color="auto"/>
            <w:left w:val="none" w:sz="0" w:space="0" w:color="auto"/>
            <w:bottom w:val="none" w:sz="0" w:space="0" w:color="auto"/>
            <w:right w:val="none" w:sz="0" w:space="0" w:color="auto"/>
          </w:divBdr>
        </w:div>
        <w:div w:id="631137680">
          <w:marLeft w:val="0"/>
          <w:marRight w:val="0"/>
          <w:marTop w:val="375"/>
          <w:marBottom w:val="375"/>
          <w:divBdr>
            <w:top w:val="none" w:sz="0" w:space="0" w:color="auto"/>
            <w:left w:val="none" w:sz="0" w:space="0" w:color="auto"/>
            <w:bottom w:val="none" w:sz="0" w:space="0" w:color="auto"/>
            <w:right w:val="none" w:sz="0" w:space="0" w:color="auto"/>
          </w:divBdr>
        </w:div>
        <w:div w:id="1213231502">
          <w:marLeft w:val="0"/>
          <w:marRight w:val="0"/>
          <w:marTop w:val="375"/>
          <w:marBottom w:val="375"/>
          <w:divBdr>
            <w:top w:val="none" w:sz="0" w:space="0" w:color="auto"/>
            <w:left w:val="none" w:sz="0" w:space="0" w:color="auto"/>
            <w:bottom w:val="none" w:sz="0" w:space="0" w:color="auto"/>
            <w:right w:val="none" w:sz="0" w:space="0" w:color="auto"/>
          </w:divBdr>
        </w:div>
        <w:div w:id="789207210">
          <w:marLeft w:val="0"/>
          <w:marRight w:val="0"/>
          <w:marTop w:val="375"/>
          <w:marBottom w:val="375"/>
          <w:divBdr>
            <w:top w:val="none" w:sz="0" w:space="0" w:color="auto"/>
            <w:left w:val="none" w:sz="0" w:space="0" w:color="auto"/>
            <w:bottom w:val="none" w:sz="0" w:space="0" w:color="auto"/>
            <w:right w:val="none" w:sz="0" w:space="0" w:color="auto"/>
          </w:divBdr>
        </w:div>
      </w:divsChild>
    </w:div>
    <w:div w:id="80876438">
      <w:bodyDiv w:val="1"/>
      <w:marLeft w:val="0"/>
      <w:marRight w:val="0"/>
      <w:marTop w:val="0"/>
      <w:marBottom w:val="0"/>
      <w:divBdr>
        <w:top w:val="none" w:sz="0" w:space="0" w:color="auto"/>
        <w:left w:val="none" w:sz="0" w:space="0" w:color="auto"/>
        <w:bottom w:val="none" w:sz="0" w:space="0" w:color="auto"/>
        <w:right w:val="none" w:sz="0" w:space="0" w:color="auto"/>
      </w:divBdr>
    </w:div>
    <w:div w:id="166872269">
      <w:bodyDiv w:val="1"/>
      <w:marLeft w:val="0"/>
      <w:marRight w:val="0"/>
      <w:marTop w:val="0"/>
      <w:marBottom w:val="0"/>
      <w:divBdr>
        <w:top w:val="none" w:sz="0" w:space="0" w:color="auto"/>
        <w:left w:val="none" w:sz="0" w:space="0" w:color="auto"/>
        <w:bottom w:val="none" w:sz="0" w:space="0" w:color="auto"/>
        <w:right w:val="none" w:sz="0" w:space="0" w:color="auto"/>
      </w:divBdr>
    </w:div>
    <w:div w:id="401875812">
      <w:bodyDiv w:val="1"/>
      <w:marLeft w:val="0"/>
      <w:marRight w:val="0"/>
      <w:marTop w:val="0"/>
      <w:marBottom w:val="0"/>
      <w:divBdr>
        <w:top w:val="none" w:sz="0" w:space="0" w:color="auto"/>
        <w:left w:val="none" w:sz="0" w:space="0" w:color="auto"/>
        <w:bottom w:val="none" w:sz="0" w:space="0" w:color="auto"/>
        <w:right w:val="none" w:sz="0" w:space="0" w:color="auto"/>
      </w:divBdr>
      <w:divsChild>
        <w:div w:id="1384017182">
          <w:marLeft w:val="0"/>
          <w:marRight w:val="0"/>
          <w:marTop w:val="0"/>
          <w:marBottom w:val="0"/>
          <w:divBdr>
            <w:top w:val="none" w:sz="0" w:space="0" w:color="auto"/>
            <w:left w:val="none" w:sz="0" w:space="0" w:color="auto"/>
            <w:bottom w:val="none" w:sz="0" w:space="0" w:color="auto"/>
            <w:right w:val="none" w:sz="0" w:space="0" w:color="auto"/>
          </w:divBdr>
          <w:divsChild>
            <w:div w:id="2116973571">
              <w:marLeft w:val="0"/>
              <w:marRight w:val="0"/>
              <w:marTop w:val="0"/>
              <w:marBottom w:val="0"/>
              <w:divBdr>
                <w:top w:val="none" w:sz="0" w:space="0" w:color="auto"/>
                <w:left w:val="none" w:sz="0" w:space="0" w:color="auto"/>
                <w:bottom w:val="none" w:sz="0" w:space="0" w:color="auto"/>
                <w:right w:val="none" w:sz="0" w:space="0" w:color="auto"/>
              </w:divBdr>
            </w:div>
          </w:divsChild>
        </w:div>
        <w:div w:id="1357342174">
          <w:marLeft w:val="0"/>
          <w:marRight w:val="0"/>
          <w:marTop w:val="0"/>
          <w:marBottom w:val="0"/>
          <w:divBdr>
            <w:top w:val="none" w:sz="0" w:space="0" w:color="auto"/>
            <w:left w:val="none" w:sz="0" w:space="0" w:color="auto"/>
            <w:bottom w:val="none" w:sz="0" w:space="0" w:color="auto"/>
            <w:right w:val="none" w:sz="0" w:space="0" w:color="auto"/>
          </w:divBdr>
          <w:divsChild>
            <w:div w:id="1804351837">
              <w:marLeft w:val="0"/>
              <w:marRight w:val="0"/>
              <w:marTop w:val="0"/>
              <w:marBottom w:val="0"/>
              <w:divBdr>
                <w:top w:val="none" w:sz="0" w:space="0" w:color="auto"/>
                <w:left w:val="none" w:sz="0" w:space="0" w:color="auto"/>
                <w:bottom w:val="none" w:sz="0" w:space="0" w:color="auto"/>
                <w:right w:val="none" w:sz="0" w:space="0" w:color="auto"/>
              </w:divBdr>
              <w:divsChild>
                <w:div w:id="13033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02399">
      <w:bodyDiv w:val="1"/>
      <w:marLeft w:val="0"/>
      <w:marRight w:val="0"/>
      <w:marTop w:val="0"/>
      <w:marBottom w:val="0"/>
      <w:divBdr>
        <w:top w:val="none" w:sz="0" w:space="0" w:color="auto"/>
        <w:left w:val="none" w:sz="0" w:space="0" w:color="auto"/>
        <w:bottom w:val="none" w:sz="0" w:space="0" w:color="auto"/>
        <w:right w:val="none" w:sz="0" w:space="0" w:color="auto"/>
      </w:divBdr>
    </w:div>
    <w:div w:id="701517030">
      <w:bodyDiv w:val="1"/>
      <w:marLeft w:val="0"/>
      <w:marRight w:val="0"/>
      <w:marTop w:val="0"/>
      <w:marBottom w:val="0"/>
      <w:divBdr>
        <w:top w:val="none" w:sz="0" w:space="0" w:color="auto"/>
        <w:left w:val="none" w:sz="0" w:space="0" w:color="auto"/>
        <w:bottom w:val="none" w:sz="0" w:space="0" w:color="auto"/>
        <w:right w:val="none" w:sz="0" w:space="0" w:color="auto"/>
      </w:divBdr>
      <w:divsChild>
        <w:div w:id="998311707">
          <w:marLeft w:val="0"/>
          <w:marRight w:val="0"/>
          <w:marTop w:val="375"/>
          <w:marBottom w:val="375"/>
          <w:divBdr>
            <w:top w:val="none" w:sz="0" w:space="0" w:color="auto"/>
            <w:left w:val="none" w:sz="0" w:space="0" w:color="auto"/>
            <w:bottom w:val="none" w:sz="0" w:space="0" w:color="auto"/>
            <w:right w:val="none" w:sz="0" w:space="0" w:color="auto"/>
          </w:divBdr>
        </w:div>
        <w:div w:id="501436636">
          <w:marLeft w:val="0"/>
          <w:marRight w:val="0"/>
          <w:marTop w:val="375"/>
          <w:marBottom w:val="375"/>
          <w:divBdr>
            <w:top w:val="none" w:sz="0" w:space="0" w:color="auto"/>
            <w:left w:val="none" w:sz="0" w:space="0" w:color="auto"/>
            <w:bottom w:val="none" w:sz="0" w:space="0" w:color="auto"/>
            <w:right w:val="none" w:sz="0" w:space="0" w:color="auto"/>
          </w:divBdr>
        </w:div>
        <w:div w:id="564224254">
          <w:marLeft w:val="0"/>
          <w:marRight w:val="0"/>
          <w:marTop w:val="0"/>
          <w:marBottom w:val="0"/>
          <w:divBdr>
            <w:top w:val="none" w:sz="0" w:space="0" w:color="auto"/>
            <w:left w:val="none" w:sz="0" w:space="0" w:color="auto"/>
            <w:bottom w:val="none" w:sz="0" w:space="0" w:color="auto"/>
            <w:right w:val="none" w:sz="0" w:space="0" w:color="auto"/>
          </w:divBdr>
        </w:div>
        <w:div w:id="365957666">
          <w:marLeft w:val="0"/>
          <w:marRight w:val="0"/>
          <w:marTop w:val="0"/>
          <w:marBottom w:val="0"/>
          <w:divBdr>
            <w:top w:val="none" w:sz="0" w:space="0" w:color="auto"/>
            <w:left w:val="none" w:sz="0" w:space="0" w:color="auto"/>
            <w:bottom w:val="none" w:sz="0" w:space="0" w:color="auto"/>
            <w:right w:val="none" w:sz="0" w:space="0" w:color="auto"/>
          </w:divBdr>
        </w:div>
        <w:div w:id="1320499748">
          <w:marLeft w:val="0"/>
          <w:marRight w:val="0"/>
          <w:marTop w:val="375"/>
          <w:marBottom w:val="375"/>
          <w:divBdr>
            <w:top w:val="none" w:sz="0" w:space="0" w:color="auto"/>
            <w:left w:val="none" w:sz="0" w:space="0" w:color="auto"/>
            <w:bottom w:val="none" w:sz="0" w:space="0" w:color="auto"/>
            <w:right w:val="none" w:sz="0" w:space="0" w:color="auto"/>
          </w:divBdr>
        </w:div>
        <w:div w:id="758522827">
          <w:marLeft w:val="0"/>
          <w:marRight w:val="0"/>
          <w:marTop w:val="375"/>
          <w:marBottom w:val="375"/>
          <w:divBdr>
            <w:top w:val="none" w:sz="0" w:space="0" w:color="auto"/>
            <w:left w:val="none" w:sz="0" w:space="0" w:color="auto"/>
            <w:bottom w:val="none" w:sz="0" w:space="0" w:color="auto"/>
            <w:right w:val="none" w:sz="0" w:space="0" w:color="auto"/>
          </w:divBdr>
        </w:div>
        <w:div w:id="807354051">
          <w:marLeft w:val="0"/>
          <w:marRight w:val="0"/>
          <w:marTop w:val="375"/>
          <w:marBottom w:val="375"/>
          <w:divBdr>
            <w:top w:val="none" w:sz="0" w:space="0" w:color="auto"/>
            <w:left w:val="none" w:sz="0" w:space="0" w:color="auto"/>
            <w:bottom w:val="none" w:sz="0" w:space="0" w:color="auto"/>
            <w:right w:val="none" w:sz="0" w:space="0" w:color="auto"/>
          </w:divBdr>
        </w:div>
        <w:div w:id="263075564">
          <w:marLeft w:val="0"/>
          <w:marRight w:val="0"/>
          <w:marTop w:val="375"/>
          <w:marBottom w:val="375"/>
          <w:divBdr>
            <w:top w:val="none" w:sz="0" w:space="0" w:color="auto"/>
            <w:left w:val="none" w:sz="0" w:space="0" w:color="auto"/>
            <w:bottom w:val="none" w:sz="0" w:space="0" w:color="auto"/>
            <w:right w:val="none" w:sz="0" w:space="0" w:color="auto"/>
          </w:divBdr>
        </w:div>
        <w:div w:id="844395722">
          <w:marLeft w:val="0"/>
          <w:marRight w:val="0"/>
          <w:marTop w:val="375"/>
          <w:marBottom w:val="375"/>
          <w:divBdr>
            <w:top w:val="none" w:sz="0" w:space="0" w:color="auto"/>
            <w:left w:val="none" w:sz="0" w:space="0" w:color="auto"/>
            <w:bottom w:val="none" w:sz="0" w:space="0" w:color="auto"/>
            <w:right w:val="none" w:sz="0" w:space="0" w:color="auto"/>
          </w:divBdr>
        </w:div>
      </w:divsChild>
    </w:div>
    <w:div w:id="776096101">
      <w:bodyDiv w:val="1"/>
      <w:marLeft w:val="0"/>
      <w:marRight w:val="0"/>
      <w:marTop w:val="0"/>
      <w:marBottom w:val="0"/>
      <w:divBdr>
        <w:top w:val="none" w:sz="0" w:space="0" w:color="auto"/>
        <w:left w:val="none" w:sz="0" w:space="0" w:color="auto"/>
        <w:bottom w:val="none" w:sz="0" w:space="0" w:color="auto"/>
        <w:right w:val="none" w:sz="0" w:space="0" w:color="auto"/>
      </w:divBdr>
      <w:divsChild>
        <w:div w:id="892548794">
          <w:marLeft w:val="0"/>
          <w:marRight w:val="0"/>
          <w:marTop w:val="375"/>
          <w:marBottom w:val="375"/>
          <w:divBdr>
            <w:top w:val="none" w:sz="0" w:space="0" w:color="auto"/>
            <w:left w:val="none" w:sz="0" w:space="0" w:color="auto"/>
            <w:bottom w:val="none" w:sz="0" w:space="0" w:color="auto"/>
            <w:right w:val="none" w:sz="0" w:space="0" w:color="auto"/>
          </w:divBdr>
        </w:div>
        <w:div w:id="241374088">
          <w:marLeft w:val="0"/>
          <w:marRight w:val="0"/>
          <w:marTop w:val="0"/>
          <w:marBottom w:val="0"/>
          <w:divBdr>
            <w:top w:val="none" w:sz="0" w:space="0" w:color="auto"/>
            <w:left w:val="none" w:sz="0" w:space="0" w:color="auto"/>
            <w:bottom w:val="none" w:sz="0" w:space="0" w:color="auto"/>
            <w:right w:val="none" w:sz="0" w:space="0" w:color="auto"/>
          </w:divBdr>
        </w:div>
        <w:div w:id="1528568702">
          <w:marLeft w:val="0"/>
          <w:marRight w:val="0"/>
          <w:marTop w:val="0"/>
          <w:marBottom w:val="0"/>
          <w:divBdr>
            <w:top w:val="none" w:sz="0" w:space="0" w:color="auto"/>
            <w:left w:val="none" w:sz="0" w:space="0" w:color="auto"/>
            <w:bottom w:val="none" w:sz="0" w:space="0" w:color="auto"/>
            <w:right w:val="none" w:sz="0" w:space="0" w:color="auto"/>
          </w:divBdr>
        </w:div>
        <w:div w:id="320044058">
          <w:marLeft w:val="0"/>
          <w:marRight w:val="0"/>
          <w:marTop w:val="0"/>
          <w:marBottom w:val="0"/>
          <w:divBdr>
            <w:top w:val="none" w:sz="0" w:space="0" w:color="auto"/>
            <w:left w:val="none" w:sz="0" w:space="0" w:color="auto"/>
            <w:bottom w:val="none" w:sz="0" w:space="0" w:color="auto"/>
            <w:right w:val="none" w:sz="0" w:space="0" w:color="auto"/>
          </w:divBdr>
        </w:div>
        <w:div w:id="439615789">
          <w:marLeft w:val="0"/>
          <w:marRight w:val="0"/>
          <w:marTop w:val="0"/>
          <w:marBottom w:val="0"/>
          <w:divBdr>
            <w:top w:val="none" w:sz="0" w:space="0" w:color="auto"/>
            <w:left w:val="none" w:sz="0" w:space="0" w:color="auto"/>
            <w:bottom w:val="none" w:sz="0" w:space="0" w:color="auto"/>
            <w:right w:val="none" w:sz="0" w:space="0" w:color="auto"/>
          </w:divBdr>
        </w:div>
        <w:div w:id="264505832">
          <w:marLeft w:val="0"/>
          <w:marRight w:val="0"/>
          <w:marTop w:val="375"/>
          <w:marBottom w:val="375"/>
          <w:divBdr>
            <w:top w:val="none" w:sz="0" w:space="0" w:color="auto"/>
            <w:left w:val="none" w:sz="0" w:space="0" w:color="auto"/>
            <w:bottom w:val="none" w:sz="0" w:space="0" w:color="auto"/>
            <w:right w:val="none" w:sz="0" w:space="0" w:color="auto"/>
          </w:divBdr>
        </w:div>
        <w:div w:id="120342424">
          <w:marLeft w:val="0"/>
          <w:marRight w:val="0"/>
          <w:marTop w:val="0"/>
          <w:marBottom w:val="0"/>
          <w:divBdr>
            <w:top w:val="none" w:sz="0" w:space="0" w:color="auto"/>
            <w:left w:val="none" w:sz="0" w:space="0" w:color="auto"/>
            <w:bottom w:val="none" w:sz="0" w:space="0" w:color="auto"/>
            <w:right w:val="none" w:sz="0" w:space="0" w:color="auto"/>
          </w:divBdr>
        </w:div>
        <w:div w:id="671221344">
          <w:marLeft w:val="0"/>
          <w:marRight w:val="0"/>
          <w:marTop w:val="0"/>
          <w:marBottom w:val="0"/>
          <w:divBdr>
            <w:top w:val="none" w:sz="0" w:space="0" w:color="auto"/>
            <w:left w:val="none" w:sz="0" w:space="0" w:color="auto"/>
            <w:bottom w:val="none" w:sz="0" w:space="0" w:color="auto"/>
            <w:right w:val="none" w:sz="0" w:space="0" w:color="auto"/>
          </w:divBdr>
        </w:div>
        <w:div w:id="2124416399">
          <w:marLeft w:val="0"/>
          <w:marRight w:val="0"/>
          <w:marTop w:val="375"/>
          <w:marBottom w:val="375"/>
          <w:divBdr>
            <w:top w:val="none" w:sz="0" w:space="0" w:color="auto"/>
            <w:left w:val="none" w:sz="0" w:space="0" w:color="auto"/>
            <w:bottom w:val="none" w:sz="0" w:space="0" w:color="auto"/>
            <w:right w:val="none" w:sz="0" w:space="0" w:color="auto"/>
          </w:divBdr>
        </w:div>
        <w:div w:id="1448624571">
          <w:marLeft w:val="0"/>
          <w:marRight w:val="0"/>
          <w:marTop w:val="375"/>
          <w:marBottom w:val="375"/>
          <w:divBdr>
            <w:top w:val="none" w:sz="0" w:space="0" w:color="auto"/>
            <w:left w:val="none" w:sz="0" w:space="0" w:color="auto"/>
            <w:bottom w:val="none" w:sz="0" w:space="0" w:color="auto"/>
            <w:right w:val="none" w:sz="0" w:space="0" w:color="auto"/>
          </w:divBdr>
        </w:div>
        <w:div w:id="938872967">
          <w:marLeft w:val="0"/>
          <w:marRight w:val="0"/>
          <w:marTop w:val="375"/>
          <w:marBottom w:val="375"/>
          <w:divBdr>
            <w:top w:val="none" w:sz="0" w:space="0" w:color="auto"/>
            <w:left w:val="none" w:sz="0" w:space="0" w:color="auto"/>
            <w:bottom w:val="none" w:sz="0" w:space="0" w:color="auto"/>
            <w:right w:val="none" w:sz="0" w:space="0" w:color="auto"/>
          </w:divBdr>
        </w:div>
        <w:div w:id="502666262">
          <w:marLeft w:val="0"/>
          <w:marRight w:val="0"/>
          <w:marTop w:val="375"/>
          <w:marBottom w:val="375"/>
          <w:divBdr>
            <w:top w:val="none" w:sz="0" w:space="0" w:color="auto"/>
            <w:left w:val="none" w:sz="0" w:space="0" w:color="auto"/>
            <w:bottom w:val="none" w:sz="0" w:space="0" w:color="auto"/>
            <w:right w:val="none" w:sz="0" w:space="0" w:color="auto"/>
          </w:divBdr>
        </w:div>
        <w:div w:id="751269850">
          <w:marLeft w:val="0"/>
          <w:marRight w:val="0"/>
          <w:marTop w:val="375"/>
          <w:marBottom w:val="375"/>
          <w:divBdr>
            <w:top w:val="none" w:sz="0" w:space="0" w:color="auto"/>
            <w:left w:val="none" w:sz="0" w:space="0" w:color="auto"/>
            <w:bottom w:val="none" w:sz="0" w:space="0" w:color="auto"/>
            <w:right w:val="none" w:sz="0" w:space="0" w:color="auto"/>
          </w:divBdr>
        </w:div>
        <w:div w:id="97020899">
          <w:marLeft w:val="0"/>
          <w:marRight w:val="0"/>
          <w:marTop w:val="375"/>
          <w:marBottom w:val="375"/>
          <w:divBdr>
            <w:top w:val="none" w:sz="0" w:space="0" w:color="auto"/>
            <w:left w:val="none" w:sz="0" w:space="0" w:color="auto"/>
            <w:bottom w:val="none" w:sz="0" w:space="0" w:color="auto"/>
            <w:right w:val="none" w:sz="0" w:space="0" w:color="auto"/>
          </w:divBdr>
        </w:div>
        <w:div w:id="399524362">
          <w:marLeft w:val="0"/>
          <w:marRight w:val="0"/>
          <w:marTop w:val="375"/>
          <w:marBottom w:val="375"/>
          <w:divBdr>
            <w:top w:val="none" w:sz="0" w:space="0" w:color="auto"/>
            <w:left w:val="none" w:sz="0" w:space="0" w:color="auto"/>
            <w:bottom w:val="none" w:sz="0" w:space="0" w:color="auto"/>
            <w:right w:val="none" w:sz="0" w:space="0" w:color="auto"/>
          </w:divBdr>
        </w:div>
        <w:div w:id="336272936">
          <w:marLeft w:val="0"/>
          <w:marRight w:val="0"/>
          <w:marTop w:val="375"/>
          <w:marBottom w:val="375"/>
          <w:divBdr>
            <w:top w:val="none" w:sz="0" w:space="0" w:color="auto"/>
            <w:left w:val="none" w:sz="0" w:space="0" w:color="auto"/>
            <w:bottom w:val="none" w:sz="0" w:space="0" w:color="auto"/>
            <w:right w:val="none" w:sz="0" w:space="0" w:color="auto"/>
          </w:divBdr>
        </w:div>
        <w:div w:id="1928927220">
          <w:marLeft w:val="0"/>
          <w:marRight w:val="0"/>
          <w:marTop w:val="375"/>
          <w:marBottom w:val="375"/>
          <w:divBdr>
            <w:top w:val="none" w:sz="0" w:space="0" w:color="auto"/>
            <w:left w:val="none" w:sz="0" w:space="0" w:color="auto"/>
            <w:bottom w:val="none" w:sz="0" w:space="0" w:color="auto"/>
            <w:right w:val="none" w:sz="0" w:space="0" w:color="auto"/>
          </w:divBdr>
        </w:div>
        <w:div w:id="119538056">
          <w:marLeft w:val="0"/>
          <w:marRight w:val="0"/>
          <w:marTop w:val="375"/>
          <w:marBottom w:val="375"/>
          <w:divBdr>
            <w:top w:val="none" w:sz="0" w:space="0" w:color="auto"/>
            <w:left w:val="none" w:sz="0" w:space="0" w:color="auto"/>
            <w:bottom w:val="none" w:sz="0" w:space="0" w:color="auto"/>
            <w:right w:val="none" w:sz="0" w:space="0" w:color="auto"/>
          </w:divBdr>
        </w:div>
        <w:div w:id="1381129870">
          <w:marLeft w:val="0"/>
          <w:marRight w:val="0"/>
          <w:marTop w:val="375"/>
          <w:marBottom w:val="375"/>
          <w:divBdr>
            <w:top w:val="none" w:sz="0" w:space="0" w:color="auto"/>
            <w:left w:val="none" w:sz="0" w:space="0" w:color="auto"/>
            <w:bottom w:val="none" w:sz="0" w:space="0" w:color="auto"/>
            <w:right w:val="none" w:sz="0" w:space="0" w:color="auto"/>
          </w:divBdr>
        </w:div>
        <w:div w:id="55015567">
          <w:marLeft w:val="0"/>
          <w:marRight w:val="0"/>
          <w:marTop w:val="375"/>
          <w:marBottom w:val="375"/>
          <w:divBdr>
            <w:top w:val="none" w:sz="0" w:space="0" w:color="auto"/>
            <w:left w:val="none" w:sz="0" w:space="0" w:color="auto"/>
            <w:bottom w:val="none" w:sz="0" w:space="0" w:color="auto"/>
            <w:right w:val="none" w:sz="0" w:space="0" w:color="auto"/>
          </w:divBdr>
        </w:div>
        <w:div w:id="518391351">
          <w:marLeft w:val="0"/>
          <w:marRight w:val="0"/>
          <w:marTop w:val="0"/>
          <w:marBottom w:val="0"/>
          <w:divBdr>
            <w:top w:val="none" w:sz="0" w:space="0" w:color="auto"/>
            <w:left w:val="none" w:sz="0" w:space="0" w:color="auto"/>
            <w:bottom w:val="none" w:sz="0" w:space="0" w:color="auto"/>
            <w:right w:val="none" w:sz="0" w:space="0" w:color="auto"/>
          </w:divBdr>
        </w:div>
        <w:div w:id="1688142543">
          <w:marLeft w:val="0"/>
          <w:marRight w:val="0"/>
          <w:marTop w:val="0"/>
          <w:marBottom w:val="0"/>
          <w:divBdr>
            <w:top w:val="none" w:sz="0" w:space="0" w:color="auto"/>
            <w:left w:val="none" w:sz="0" w:space="0" w:color="auto"/>
            <w:bottom w:val="none" w:sz="0" w:space="0" w:color="auto"/>
            <w:right w:val="none" w:sz="0" w:space="0" w:color="auto"/>
          </w:divBdr>
        </w:div>
        <w:div w:id="431707648">
          <w:marLeft w:val="0"/>
          <w:marRight w:val="0"/>
          <w:marTop w:val="0"/>
          <w:marBottom w:val="0"/>
          <w:divBdr>
            <w:top w:val="none" w:sz="0" w:space="0" w:color="auto"/>
            <w:left w:val="none" w:sz="0" w:space="0" w:color="auto"/>
            <w:bottom w:val="none" w:sz="0" w:space="0" w:color="auto"/>
            <w:right w:val="none" w:sz="0" w:space="0" w:color="auto"/>
          </w:divBdr>
        </w:div>
        <w:div w:id="1782797733">
          <w:marLeft w:val="0"/>
          <w:marRight w:val="0"/>
          <w:marTop w:val="0"/>
          <w:marBottom w:val="0"/>
          <w:divBdr>
            <w:top w:val="none" w:sz="0" w:space="0" w:color="auto"/>
            <w:left w:val="none" w:sz="0" w:space="0" w:color="auto"/>
            <w:bottom w:val="none" w:sz="0" w:space="0" w:color="auto"/>
            <w:right w:val="none" w:sz="0" w:space="0" w:color="auto"/>
          </w:divBdr>
        </w:div>
        <w:div w:id="573510479">
          <w:marLeft w:val="0"/>
          <w:marRight w:val="0"/>
          <w:marTop w:val="0"/>
          <w:marBottom w:val="0"/>
          <w:divBdr>
            <w:top w:val="none" w:sz="0" w:space="0" w:color="auto"/>
            <w:left w:val="none" w:sz="0" w:space="0" w:color="auto"/>
            <w:bottom w:val="none" w:sz="0" w:space="0" w:color="auto"/>
            <w:right w:val="none" w:sz="0" w:space="0" w:color="auto"/>
          </w:divBdr>
        </w:div>
        <w:div w:id="1040664711">
          <w:marLeft w:val="0"/>
          <w:marRight w:val="0"/>
          <w:marTop w:val="0"/>
          <w:marBottom w:val="0"/>
          <w:divBdr>
            <w:top w:val="none" w:sz="0" w:space="0" w:color="auto"/>
            <w:left w:val="none" w:sz="0" w:space="0" w:color="auto"/>
            <w:bottom w:val="none" w:sz="0" w:space="0" w:color="auto"/>
            <w:right w:val="none" w:sz="0" w:space="0" w:color="auto"/>
          </w:divBdr>
        </w:div>
        <w:div w:id="101195083">
          <w:marLeft w:val="0"/>
          <w:marRight w:val="0"/>
          <w:marTop w:val="0"/>
          <w:marBottom w:val="0"/>
          <w:divBdr>
            <w:top w:val="none" w:sz="0" w:space="0" w:color="auto"/>
            <w:left w:val="none" w:sz="0" w:space="0" w:color="auto"/>
            <w:bottom w:val="none" w:sz="0" w:space="0" w:color="auto"/>
            <w:right w:val="none" w:sz="0" w:space="0" w:color="auto"/>
          </w:divBdr>
        </w:div>
        <w:div w:id="1426875890">
          <w:marLeft w:val="0"/>
          <w:marRight w:val="0"/>
          <w:marTop w:val="0"/>
          <w:marBottom w:val="0"/>
          <w:divBdr>
            <w:top w:val="none" w:sz="0" w:space="0" w:color="auto"/>
            <w:left w:val="none" w:sz="0" w:space="0" w:color="auto"/>
            <w:bottom w:val="none" w:sz="0" w:space="0" w:color="auto"/>
            <w:right w:val="none" w:sz="0" w:space="0" w:color="auto"/>
          </w:divBdr>
        </w:div>
        <w:div w:id="314452381">
          <w:marLeft w:val="0"/>
          <w:marRight w:val="0"/>
          <w:marTop w:val="375"/>
          <w:marBottom w:val="375"/>
          <w:divBdr>
            <w:top w:val="none" w:sz="0" w:space="0" w:color="auto"/>
            <w:left w:val="none" w:sz="0" w:space="0" w:color="auto"/>
            <w:bottom w:val="none" w:sz="0" w:space="0" w:color="auto"/>
            <w:right w:val="none" w:sz="0" w:space="0" w:color="auto"/>
          </w:divBdr>
        </w:div>
        <w:div w:id="221789457">
          <w:marLeft w:val="0"/>
          <w:marRight w:val="0"/>
          <w:marTop w:val="0"/>
          <w:marBottom w:val="0"/>
          <w:divBdr>
            <w:top w:val="none" w:sz="0" w:space="0" w:color="auto"/>
            <w:left w:val="none" w:sz="0" w:space="0" w:color="auto"/>
            <w:bottom w:val="none" w:sz="0" w:space="0" w:color="auto"/>
            <w:right w:val="none" w:sz="0" w:space="0" w:color="auto"/>
          </w:divBdr>
        </w:div>
        <w:div w:id="1403871351">
          <w:marLeft w:val="0"/>
          <w:marRight w:val="0"/>
          <w:marTop w:val="0"/>
          <w:marBottom w:val="0"/>
          <w:divBdr>
            <w:top w:val="none" w:sz="0" w:space="0" w:color="auto"/>
            <w:left w:val="none" w:sz="0" w:space="0" w:color="auto"/>
            <w:bottom w:val="none" w:sz="0" w:space="0" w:color="auto"/>
            <w:right w:val="none" w:sz="0" w:space="0" w:color="auto"/>
          </w:divBdr>
        </w:div>
        <w:div w:id="829177249">
          <w:marLeft w:val="0"/>
          <w:marRight w:val="0"/>
          <w:marTop w:val="0"/>
          <w:marBottom w:val="0"/>
          <w:divBdr>
            <w:top w:val="none" w:sz="0" w:space="0" w:color="auto"/>
            <w:left w:val="none" w:sz="0" w:space="0" w:color="auto"/>
            <w:bottom w:val="none" w:sz="0" w:space="0" w:color="auto"/>
            <w:right w:val="none" w:sz="0" w:space="0" w:color="auto"/>
          </w:divBdr>
        </w:div>
        <w:div w:id="1874807637">
          <w:marLeft w:val="0"/>
          <w:marRight w:val="0"/>
          <w:marTop w:val="0"/>
          <w:marBottom w:val="0"/>
          <w:divBdr>
            <w:top w:val="none" w:sz="0" w:space="0" w:color="auto"/>
            <w:left w:val="none" w:sz="0" w:space="0" w:color="auto"/>
            <w:bottom w:val="none" w:sz="0" w:space="0" w:color="auto"/>
            <w:right w:val="none" w:sz="0" w:space="0" w:color="auto"/>
          </w:divBdr>
        </w:div>
        <w:div w:id="976648702">
          <w:marLeft w:val="0"/>
          <w:marRight w:val="0"/>
          <w:marTop w:val="0"/>
          <w:marBottom w:val="0"/>
          <w:divBdr>
            <w:top w:val="none" w:sz="0" w:space="0" w:color="auto"/>
            <w:left w:val="none" w:sz="0" w:space="0" w:color="auto"/>
            <w:bottom w:val="none" w:sz="0" w:space="0" w:color="auto"/>
            <w:right w:val="none" w:sz="0" w:space="0" w:color="auto"/>
          </w:divBdr>
        </w:div>
        <w:div w:id="1037584340">
          <w:marLeft w:val="0"/>
          <w:marRight w:val="0"/>
          <w:marTop w:val="0"/>
          <w:marBottom w:val="0"/>
          <w:divBdr>
            <w:top w:val="none" w:sz="0" w:space="0" w:color="auto"/>
            <w:left w:val="none" w:sz="0" w:space="0" w:color="auto"/>
            <w:bottom w:val="none" w:sz="0" w:space="0" w:color="auto"/>
            <w:right w:val="none" w:sz="0" w:space="0" w:color="auto"/>
          </w:divBdr>
        </w:div>
        <w:div w:id="50543203">
          <w:marLeft w:val="0"/>
          <w:marRight w:val="0"/>
          <w:marTop w:val="375"/>
          <w:marBottom w:val="375"/>
          <w:divBdr>
            <w:top w:val="none" w:sz="0" w:space="0" w:color="auto"/>
            <w:left w:val="none" w:sz="0" w:space="0" w:color="auto"/>
            <w:bottom w:val="none" w:sz="0" w:space="0" w:color="auto"/>
            <w:right w:val="none" w:sz="0" w:space="0" w:color="auto"/>
          </w:divBdr>
        </w:div>
      </w:divsChild>
    </w:div>
    <w:div w:id="1122652854">
      <w:bodyDiv w:val="1"/>
      <w:marLeft w:val="0"/>
      <w:marRight w:val="0"/>
      <w:marTop w:val="0"/>
      <w:marBottom w:val="0"/>
      <w:divBdr>
        <w:top w:val="none" w:sz="0" w:space="0" w:color="auto"/>
        <w:left w:val="none" w:sz="0" w:space="0" w:color="auto"/>
        <w:bottom w:val="none" w:sz="0" w:space="0" w:color="auto"/>
        <w:right w:val="none" w:sz="0" w:space="0" w:color="auto"/>
      </w:divBdr>
      <w:divsChild>
        <w:div w:id="748885003">
          <w:marLeft w:val="0"/>
          <w:marRight w:val="0"/>
          <w:marTop w:val="375"/>
          <w:marBottom w:val="375"/>
          <w:divBdr>
            <w:top w:val="none" w:sz="0" w:space="0" w:color="auto"/>
            <w:left w:val="none" w:sz="0" w:space="0" w:color="auto"/>
            <w:bottom w:val="none" w:sz="0" w:space="0" w:color="auto"/>
            <w:right w:val="none" w:sz="0" w:space="0" w:color="auto"/>
          </w:divBdr>
        </w:div>
        <w:div w:id="214396623">
          <w:marLeft w:val="0"/>
          <w:marRight w:val="0"/>
          <w:marTop w:val="0"/>
          <w:marBottom w:val="0"/>
          <w:divBdr>
            <w:top w:val="none" w:sz="0" w:space="0" w:color="auto"/>
            <w:left w:val="none" w:sz="0" w:space="0" w:color="auto"/>
            <w:bottom w:val="none" w:sz="0" w:space="0" w:color="auto"/>
            <w:right w:val="none" w:sz="0" w:space="0" w:color="auto"/>
          </w:divBdr>
          <w:divsChild>
            <w:div w:id="1760632894">
              <w:marLeft w:val="0"/>
              <w:marRight w:val="0"/>
              <w:marTop w:val="0"/>
              <w:marBottom w:val="120"/>
              <w:divBdr>
                <w:top w:val="none" w:sz="0" w:space="0" w:color="auto"/>
                <w:left w:val="none" w:sz="0" w:space="0" w:color="auto"/>
                <w:bottom w:val="none" w:sz="0" w:space="0" w:color="auto"/>
                <w:right w:val="none" w:sz="0" w:space="0" w:color="auto"/>
              </w:divBdr>
            </w:div>
          </w:divsChild>
        </w:div>
        <w:div w:id="416364352">
          <w:marLeft w:val="0"/>
          <w:marRight w:val="0"/>
          <w:marTop w:val="375"/>
          <w:marBottom w:val="375"/>
          <w:divBdr>
            <w:top w:val="none" w:sz="0" w:space="0" w:color="auto"/>
            <w:left w:val="none" w:sz="0" w:space="0" w:color="auto"/>
            <w:bottom w:val="none" w:sz="0" w:space="0" w:color="auto"/>
            <w:right w:val="none" w:sz="0" w:space="0" w:color="auto"/>
          </w:divBdr>
        </w:div>
        <w:div w:id="78606205">
          <w:marLeft w:val="0"/>
          <w:marRight w:val="0"/>
          <w:marTop w:val="0"/>
          <w:marBottom w:val="0"/>
          <w:divBdr>
            <w:top w:val="none" w:sz="0" w:space="0" w:color="auto"/>
            <w:left w:val="none" w:sz="0" w:space="0" w:color="auto"/>
            <w:bottom w:val="none" w:sz="0" w:space="0" w:color="auto"/>
            <w:right w:val="none" w:sz="0" w:space="0" w:color="auto"/>
          </w:divBdr>
          <w:divsChild>
            <w:div w:id="1063403701">
              <w:marLeft w:val="0"/>
              <w:marRight w:val="0"/>
              <w:marTop w:val="0"/>
              <w:marBottom w:val="120"/>
              <w:divBdr>
                <w:top w:val="none" w:sz="0" w:space="0" w:color="auto"/>
                <w:left w:val="none" w:sz="0" w:space="0" w:color="auto"/>
                <w:bottom w:val="none" w:sz="0" w:space="0" w:color="auto"/>
                <w:right w:val="none" w:sz="0" w:space="0" w:color="auto"/>
              </w:divBdr>
            </w:div>
          </w:divsChild>
        </w:div>
        <w:div w:id="984092669">
          <w:marLeft w:val="0"/>
          <w:marRight w:val="0"/>
          <w:marTop w:val="0"/>
          <w:marBottom w:val="0"/>
          <w:divBdr>
            <w:top w:val="none" w:sz="0" w:space="0" w:color="auto"/>
            <w:left w:val="none" w:sz="0" w:space="0" w:color="auto"/>
            <w:bottom w:val="none" w:sz="0" w:space="0" w:color="auto"/>
            <w:right w:val="none" w:sz="0" w:space="0" w:color="auto"/>
          </w:divBdr>
          <w:divsChild>
            <w:div w:id="589392915">
              <w:marLeft w:val="0"/>
              <w:marRight w:val="0"/>
              <w:marTop w:val="0"/>
              <w:marBottom w:val="120"/>
              <w:divBdr>
                <w:top w:val="none" w:sz="0" w:space="0" w:color="auto"/>
                <w:left w:val="none" w:sz="0" w:space="0" w:color="auto"/>
                <w:bottom w:val="none" w:sz="0" w:space="0" w:color="auto"/>
                <w:right w:val="none" w:sz="0" w:space="0" w:color="auto"/>
              </w:divBdr>
            </w:div>
          </w:divsChild>
        </w:div>
        <w:div w:id="1479228665">
          <w:marLeft w:val="0"/>
          <w:marRight w:val="0"/>
          <w:marTop w:val="375"/>
          <w:marBottom w:val="375"/>
          <w:divBdr>
            <w:top w:val="none" w:sz="0" w:space="0" w:color="auto"/>
            <w:left w:val="none" w:sz="0" w:space="0" w:color="auto"/>
            <w:bottom w:val="none" w:sz="0" w:space="0" w:color="auto"/>
            <w:right w:val="none" w:sz="0" w:space="0" w:color="auto"/>
          </w:divBdr>
        </w:div>
        <w:div w:id="1579483403">
          <w:marLeft w:val="0"/>
          <w:marRight w:val="0"/>
          <w:marTop w:val="375"/>
          <w:marBottom w:val="375"/>
          <w:divBdr>
            <w:top w:val="none" w:sz="0" w:space="0" w:color="auto"/>
            <w:left w:val="none" w:sz="0" w:space="0" w:color="auto"/>
            <w:bottom w:val="none" w:sz="0" w:space="0" w:color="auto"/>
            <w:right w:val="none" w:sz="0" w:space="0" w:color="auto"/>
          </w:divBdr>
        </w:div>
      </w:divsChild>
    </w:div>
    <w:div w:id="1133209413">
      <w:bodyDiv w:val="1"/>
      <w:marLeft w:val="0"/>
      <w:marRight w:val="0"/>
      <w:marTop w:val="0"/>
      <w:marBottom w:val="0"/>
      <w:divBdr>
        <w:top w:val="none" w:sz="0" w:space="0" w:color="auto"/>
        <w:left w:val="none" w:sz="0" w:space="0" w:color="auto"/>
        <w:bottom w:val="none" w:sz="0" w:space="0" w:color="auto"/>
        <w:right w:val="none" w:sz="0" w:space="0" w:color="auto"/>
      </w:divBdr>
    </w:div>
    <w:div w:id="1172064116">
      <w:bodyDiv w:val="1"/>
      <w:marLeft w:val="0"/>
      <w:marRight w:val="0"/>
      <w:marTop w:val="0"/>
      <w:marBottom w:val="0"/>
      <w:divBdr>
        <w:top w:val="none" w:sz="0" w:space="0" w:color="auto"/>
        <w:left w:val="none" w:sz="0" w:space="0" w:color="auto"/>
        <w:bottom w:val="none" w:sz="0" w:space="0" w:color="auto"/>
        <w:right w:val="none" w:sz="0" w:space="0" w:color="auto"/>
      </w:divBdr>
      <w:divsChild>
        <w:div w:id="2037803762">
          <w:marLeft w:val="0"/>
          <w:marRight w:val="0"/>
          <w:marTop w:val="375"/>
          <w:marBottom w:val="375"/>
          <w:divBdr>
            <w:top w:val="none" w:sz="0" w:space="0" w:color="auto"/>
            <w:left w:val="none" w:sz="0" w:space="0" w:color="auto"/>
            <w:bottom w:val="none" w:sz="0" w:space="0" w:color="auto"/>
            <w:right w:val="none" w:sz="0" w:space="0" w:color="auto"/>
          </w:divBdr>
        </w:div>
        <w:div w:id="452792528">
          <w:marLeft w:val="0"/>
          <w:marRight w:val="0"/>
          <w:marTop w:val="375"/>
          <w:marBottom w:val="375"/>
          <w:divBdr>
            <w:top w:val="none" w:sz="0" w:space="0" w:color="auto"/>
            <w:left w:val="none" w:sz="0" w:space="0" w:color="auto"/>
            <w:bottom w:val="none" w:sz="0" w:space="0" w:color="auto"/>
            <w:right w:val="none" w:sz="0" w:space="0" w:color="auto"/>
          </w:divBdr>
        </w:div>
        <w:div w:id="843788044">
          <w:marLeft w:val="0"/>
          <w:marRight w:val="0"/>
          <w:marTop w:val="375"/>
          <w:marBottom w:val="375"/>
          <w:divBdr>
            <w:top w:val="none" w:sz="0" w:space="0" w:color="auto"/>
            <w:left w:val="none" w:sz="0" w:space="0" w:color="auto"/>
            <w:bottom w:val="none" w:sz="0" w:space="0" w:color="auto"/>
            <w:right w:val="none" w:sz="0" w:space="0" w:color="auto"/>
          </w:divBdr>
        </w:div>
      </w:divsChild>
    </w:div>
    <w:div w:id="1489860533">
      <w:bodyDiv w:val="1"/>
      <w:marLeft w:val="0"/>
      <w:marRight w:val="0"/>
      <w:marTop w:val="0"/>
      <w:marBottom w:val="0"/>
      <w:divBdr>
        <w:top w:val="none" w:sz="0" w:space="0" w:color="auto"/>
        <w:left w:val="none" w:sz="0" w:space="0" w:color="auto"/>
        <w:bottom w:val="none" w:sz="0" w:space="0" w:color="auto"/>
        <w:right w:val="none" w:sz="0" w:space="0" w:color="auto"/>
      </w:divBdr>
    </w:div>
    <w:div w:id="1691711848">
      <w:bodyDiv w:val="1"/>
      <w:marLeft w:val="0"/>
      <w:marRight w:val="0"/>
      <w:marTop w:val="0"/>
      <w:marBottom w:val="0"/>
      <w:divBdr>
        <w:top w:val="none" w:sz="0" w:space="0" w:color="auto"/>
        <w:left w:val="none" w:sz="0" w:space="0" w:color="auto"/>
        <w:bottom w:val="none" w:sz="0" w:space="0" w:color="auto"/>
        <w:right w:val="none" w:sz="0" w:space="0" w:color="auto"/>
      </w:divBdr>
      <w:divsChild>
        <w:div w:id="767503705">
          <w:marLeft w:val="0"/>
          <w:marRight w:val="0"/>
          <w:marTop w:val="375"/>
          <w:marBottom w:val="375"/>
          <w:divBdr>
            <w:top w:val="none" w:sz="0" w:space="0" w:color="auto"/>
            <w:left w:val="none" w:sz="0" w:space="0" w:color="auto"/>
            <w:bottom w:val="none" w:sz="0" w:space="0" w:color="auto"/>
            <w:right w:val="none" w:sz="0" w:space="0" w:color="auto"/>
          </w:divBdr>
        </w:div>
        <w:div w:id="2071687730">
          <w:marLeft w:val="0"/>
          <w:marRight w:val="0"/>
          <w:marTop w:val="375"/>
          <w:marBottom w:val="375"/>
          <w:divBdr>
            <w:top w:val="none" w:sz="0" w:space="0" w:color="auto"/>
            <w:left w:val="none" w:sz="0" w:space="0" w:color="auto"/>
            <w:bottom w:val="none" w:sz="0" w:space="0" w:color="auto"/>
            <w:right w:val="none" w:sz="0" w:space="0" w:color="auto"/>
          </w:divBdr>
        </w:div>
        <w:div w:id="1342471079">
          <w:marLeft w:val="0"/>
          <w:marRight w:val="0"/>
          <w:marTop w:val="375"/>
          <w:marBottom w:val="375"/>
          <w:divBdr>
            <w:top w:val="none" w:sz="0" w:space="0" w:color="auto"/>
            <w:left w:val="none" w:sz="0" w:space="0" w:color="auto"/>
            <w:bottom w:val="none" w:sz="0" w:space="0" w:color="auto"/>
            <w:right w:val="none" w:sz="0" w:space="0" w:color="auto"/>
          </w:divBdr>
        </w:div>
      </w:divsChild>
    </w:div>
    <w:div w:id="1791706307">
      <w:bodyDiv w:val="1"/>
      <w:marLeft w:val="0"/>
      <w:marRight w:val="0"/>
      <w:marTop w:val="0"/>
      <w:marBottom w:val="0"/>
      <w:divBdr>
        <w:top w:val="none" w:sz="0" w:space="0" w:color="auto"/>
        <w:left w:val="none" w:sz="0" w:space="0" w:color="auto"/>
        <w:bottom w:val="none" w:sz="0" w:space="0" w:color="auto"/>
        <w:right w:val="none" w:sz="0" w:space="0" w:color="auto"/>
      </w:divBdr>
    </w:div>
    <w:div w:id="1881473850">
      <w:bodyDiv w:val="1"/>
      <w:marLeft w:val="0"/>
      <w:marRight w:val="0"/>
      <w:marTop w:val="0"/>
      <w:marBottom w:val="0"/>
      <w:divBdr>
        <w:top w:val="none" w:sz="0" w:space="0" w:color="auto"/>
        <w:left w:val="none" w:sz="0" w:space="0" w:color="auto"/>
        <w:bottom w:val="none" w:sz="0" w:space="0" w:color="auto"/>
        <w:right w:val="none" w:sz="0" w:space="0" w:color="auto"/>
      </w:divBdr>
      <w:divsChild>
        <w:div w:id="193732274">
          <w:marLeft w:val="0"/>
          <w:marRight w:val="0"/>
          <w:marTop w:val="375"/>
          <w:marBottom w:val="375"/>
          <w:divBdr>
            <w:top w:val="none" w:sz="0" w:space="0" w:color="auto"/>
            <w:left w:val="none" w:sz="0" w:space="0" w:color="auto"/>
            <w:bottom w:val="none" w:sz="0" w:space="0" w:color="auto"/>
            <w:right w:val="none" w:sz="0" w:space="0" w:color="auto"/>
          </w:divBdr>
        </w:div>
        <w:div w:id="951324610">
          <w:marLeft w:val="0"/>
          <w:marRight w:val="0"/>
          <w:marTop w:val="375"/>
          <w:marBottom w:val="375"/>
          <w:divBdr>
            <w:top w:val="none" w:sz="0" w:space="0" w:color="auto"/>
            <w:left w:val="none" w:sz="0" w:space="0" w:color="auto"/>
            <w:bottom w:val="none" w:sz="0" w:space="0" w:color="auto"/>
            <w:right w:val="none" w:sz="0" w:space="0" w:color="auto"/>
          </w:divBdr>
        </w:div>
        <w:div w:id="254441667">
          <w:marLeft w:val="0"/>
          <w:marRight w:val="0"/>
          <w:marTop w:val="375"/>
          <w:marBottom w:val="375"/>
          <w:divBdr>
            <w:top w:val="none" w:sz="0" w:space="0" w:color="auto"/>
            <w:left w:val="none" w:sz="0" w:space="0" w:color="auto"/>
            <w:bottom w:val="none" w:sz="0" w:space="0" w:color="auto"/>
            <w:right w:val="none" w:sz="0" w:space="0" w:color="auto"/>
          </w:divBdr>
        </w:div>
      </w:divsChild>
    </w:div>
    <w:div w:id="2025133564">
      <w:bodyDiv w:val="1"/>
      <w:marLeft w:val="0"/>
      <w:marRight w:val="0"/>
      <w:marTop w:val="0"/>
      <w:marBottom w:val="0"/>
      <w:divBdr>
        <w:top w:val="none" w:sz="0" w:space="0" w:color="auto"/>
        <w:left w:val="none" w:sz="0" w:space="0" w:color="auto"/>
        <w:bottom w:val="none" w:sz="0" w:space="0" w:color="auto"/>
        <w:right w:val="none" w:sz="0" w:space="0" w:color="auto"/>
      </w:divBdr>
    </w:div>
    <w:div w:id="2040737379">
      <w:bodyDiv w:val="1"/>
      <w:marLeft w:val="0"/>
      <w:marRight w:val="0"/>
      <w:marTop w:val="0"/>
      <w:marBottom w:val="0"/>
      <w:divBdr>
        <w:top w:val="none" w:sz="0" w:space="0" w:color="auto"/>
        <w:left w:val="none" w:sz="0" w:space="0" w:color="auto"/>
        <w:bottom w:val="none" w:sz="0" w:space="0" w:color="auto"/>
        <w:right w:val="none" w:sz="0" w:space="0" w:color="auto"/>
      </w:divBdr>
      <w:divsChild>
        <w:div w:id="1036658820">
          <w:marLeft w:val="0"/>
          <w:marRight w:val="0"/>
          <w:marTop w:val="0"/>
          <w:marBottom w:val="0"/>
          <w:divBdr>
            <w:top w:val="none" w:sz="0" w:space="0" w:color="auto"/>
            <w:left w:val="none" w:sz="0" w:space="0" w:color="auto"/>
            <w:bottom w:val="none" w:sz="0" w:space="0" w:color="auto"/>
            <w:right w:val="none" w:sz="0" w:space="0" w:color="auto"/>
          </w:divBdr>
        </w:div>
        <w:div w:id="1677027361">
          <w:marLeft w:val="0"/>
          <w:marRight w:val="0"/>
          <w:marTop w:val="0"/>
          <w:marBottom w:val="0"/>
          <w:divBdr>
            <w:top w:val="none" w:sz="0" w:space="0" w:color="auto"/>
            <w:left w:val="none" w:sz="0" w:space="0" w:color="auto"/>
            <w:bottom w:val="none" w:sz="0" w:space="0" w:color="auto"/>
            <w:right w:val="none" w:sz="0" w:space="0" w:color="auto"/>
          </w:divBdr>
        </w:div>
        <w:div w:id="1015152893">
          <w:marLeft w:val="0"/>
          <w:marRight w:val="0"/>
          <w:marTop w:val="0"/>
          <w:marBottom w:val="0"/>
          <w:divBdr>
            <w:top w:val="none" w:sz="0" w:space="0" w:color="auto"/>
            <w:left w:val="none" w:sz="0" w:space="0" w:color="auto"/>
            <w:bottom w:val="none" w:sz="0" w:space="0" w:color="auto"/>
            <w:right w:val="none" w:sz="0" w:space="0" w:color="auto"/>
          </w:divBdr>
        </w:div>
        <w:div w:id="1620798943">
          <w:marLeft w:val="0"/>
          <w:marRight w:val="0"/>
          <w:marTop w:val="0"/>
          <w:marBottom w:val="0"/>
          <w:divBdr>
            <w:top w:val="none" w:sz="0" w:space="0" w:color="auto"/>
            <w:left w:val="none" w:sz="0" w:space="0" w:color="auto"/>
            <w:bottom w:val="none" w:sz="0" w:space="0" w:color="auto"/>
            <w:right w:val="none" w:sz="0" w:space="0" w:color="auto"/>
          </w:divBdr>
        </w:div>
      </w:divsChild>
    </w:div>
    <w:div w:id="2097480300">
      <w:bodyDiv w:val="1"/>
      <w:marLeft w:val="0"/>
      <w:marRight w:val="0"/>
      <w:marTop w:val="0"/>
      <w:marBottom w:val="0"/>
      <w:divBdr>
        <w:top w:val="none" w:sz="0" w:space="0" w:color="auto"/>
        <w:left w:val="none" w:sz="0" w:space="0" w:color="auto"/>
        <w:bottom w:val="none" w:sz="0" w:space="0" w:color="auto"/>
        <w:right w:val="none" w:sz="0" w:space="0" w:color="auto"/>
      </w:divBdr>
      <w:divsChild>
        <w:div w:id="1041785045">
          <w:marLeft w:val="0"/>
          <w:marRight w:val="0"/>
          <w:marTop w:val="375"/>
          <w:marBottom w:val="375"/>
          <w:divBdr>
            <w:top w:val="none" w:sz="0" w:space="0" w:color="auto"/>
            <w:left w:val="none" w:sz="0" w:space="0" w:color="auto"/>
            <w:bottom w:val="none" w:sz="0" w:space="0" w:color="auto"/>
            <w:right w:val="none" w:sz="0" w:space="0" w:color="auto"/>
          </w:divBdr>
        </w:div>
        <w:div w:id="596525259">
          <w:marLeft w:val="0"/>
          <w:marRight w:val="0"/>
          <w:marTop w:val="375"/>
          <w:marBottom w:val="375"/>
          <w:divBdr>
            <w:top w:val="none" w:sz="0" w:space="0" w:color="auto"/>
            <w:left w:val="none" w:sz="0" w:space="0" w:color="auto"/>
            <w:bottom w:val="none" w:sz="0" w:space="0" w:color="auto"/>
            <w:right w:val="none" w:sz="0" w:space="0" w:color="auto"/>
          </w:divBdr>
        </w:div>
        <w:div w:id="164325607">
          <w:marLeft w:val="0"/>
          <w:marRight w:val="0"/>
          <w:marTop w:val="375"/>
          <w:marBottom w:val="375"/>
          <w:divBdr>
            <w:top w:val="none" w:sz="0" w:space="0" w:color="auto"/>
            <w:left w:val="none" w:sz="0" w:space="0" w:color="auto"/>
            <w:bottom w:val="none" w:sz="0" w:space="0" w:color="auto"/>
            <w:right w:val="none" w:sz="0" w:space="0" w:color="auto"/>
          </w:divBdr>
        </w:div>
        <w:div w:id="2127656720">
          <w:marLeft w:val="0"/>
          <w:marRight w:val="0"/>
          <w:marTop w:val="375"/>
          <w:marBottom w:val="375"/>
          <w:divBdr>
            <w:top w:val="none" w:sz="0" w:space="0" w:color="auto"/>
            <w:left w:val="none" w:sz="0" w:space="0" w:color="auto"/>
            <w:bottom w:val="none" w:sz="0" w:space="0" w:color="auto"/>
            <w:right w:val="none" w:sz="0" w:space="0" w:color="auto"/>
          </w:divBdr>
        </w:div>
        <w:div w:id="854924253">
          <w:marLeft w:val="0"/>
          <w:marRight w:val="0"/>
          <w:marTop w:val="0"/>
          <w:marBottom w:val="0"/>
          <w:divBdr>
            <w:top w:val="none" w:sz="0" w:space="0" w:color="auto"/>
            <w:left w:val="none" w:sz="0" w:space="0" w:color="auto"/>
            <w:bottom w:val="none" w:sz="0" w:space="0" w:color="auto"/>
            <w:right w:val="none" w:sz="0" w:space="0" w:color="auto"/>
          </w:divBdr>
          <w:divsChild>
            <w:div w:id="1260062128">
              <w:marLeft w:val="0"/>
              <w:marRight w:val="0"/>
              <w:marTop w:val="0"/>
              <w:marBottom w:val="120"/>
              <w:divBdr>
                <w:top w:val="none" w:sz="0" w:space="0" w:color="auto"/>
                <w:left w:val="none" w:sz="0" w:space="0" w:color="auto"/>
                <w:bottom w:val="none" w:sz="0" w:space="0" w:color="auto"/>
                <w:right w:val="none" w:sz="0" w:space="0" w:color="auto"/>
              </w:divBdr>
            </w:div>
          </w:divsChild>
        </w:div>
        <w:div w:id="1955743074">
          <w:marLeft w:val="0"/>
          <w:marRight w:val="0"/>
          <w:marTop w:val="375"/>
          <w:marBottom w:val="375"/>
          <w:divBdr>
            <w:top w:val="none" w:sz="0" w:space="0" w:color="auto"/>
            <w:left w:val="none" w:sz="0" w:space="0" w:color="auto"/>
            <w:bottom w:val="none" w:sz="0" w:space="0" w:color="auto"/>
            <w:right w:val="none" w:sz="0" w:space="0" w:color="auto"/>
          </w:divBdr>
        </w:div>
        <w:div w:id="1039744711">
          <w:marLeft w:val="0"/>
          <w:marRight w:val="0"/>
          <w:marTop w:val="0"/>
          <w:marBottom w:val="0"/>
          <w:divBdr>
            <w:top w:val="none" w:sz="0" w:space="0" w:color="auto"/>
            <w:left w:val="none" w:sz="0" w:space="0" w:color="auto"/>
            <w:bottom w:val="none" w:sz="0" w:space="0" w:color="auto"/>
            <w:right w:val="none" w:sz="0" w:space="0" w:color="auto"/>
          </w:divBdr>
          <w:divsChild>
            <w:div w:id="1280259020">
              <w:marLeft w:val="0"/>
              <w:marRight w:val="0"/>
              <w:marTop w:val="0"/>
              <w:marBottom w:val="120"/>
              <w:divBdr>
                <w:top w:val="none" w:sz="0" w:space="0" w:color="auto"/>
                <w:left w:val="none" w:sz="0" w:space="0" w:color="auto"/>
                <w:bottom w:val="none" w:sz="0" w:space="0" w:color="auto"/>
                <w:right w:val="none" w:sz="0" w:space="0" w:color="auto"/>
              </w:divBdr>
            </w:div>
          </w:divsChild>
        </w:div>
        <w:div w:id="915631973">
          <w:marLeft w:val="0"/>
          <w:marRight w:val="0"/>
          <w:marTop w:val="0"/>
          <w:marBottom w:val="0"/>
          <w:divBdr>
            <w:top w:val="none" w:sz="0" w:space="0" w:color="auto"/>
            <w:left w:val="none" w:sz="0" w:space="0" w:color="auto"/>
            <w:bottom w:val="none" w:sz="0" w:space="0" w:color="auto"/>
            <w:right w:val="none" w:sz="0" w:space="0" w:color="auto"/>
          </w:divBdr>
        </w:div>
        <w:div w:id="253979256">
          <w:marLeft w:val="0"/>
          <w:marRight w:val="0"/>
          <w:marTop w:val="0"/>
          <w:marBottom w:val="0"/>
          <w:divBdr>
            <w:top w:val="none" w:sz="0" w:space="0" w:color="auto"/>
            <w:left w:val="none" w:sz="0" w:space="0" w:color="auto"/>
            <w:bottom w:val="none" w:sz="0" w:space="0" w:color="auto"/>
            <w:right w:val="none" w:sz="0" w:space="0" w:color="auto"/>
          </w:divBdr>
        </w:div>
        <w:div w:id="1942519668">
          <w:marLeft w:val="0"/>
          <w:marRight w:val="0"/>
          <w:marTop w:val="375"/>
          <w:marBottom w:val="375"/>
          <w:divBdr>
            <w:top w:val="none" w:sz="0" w:space="0" w:color="auto"/>
            <w:left w:val="none" w:sz="0" w:space="0" w:color="auto"/>
            <w:bottom w:val="none" w:sz="0" w:space="0" w:color="auto"/>
            <w:right w:val="none" w:sz="0" w:space="0" w:color="auto"/>
          </w:divBdr>
        </w:div>
        <w:div w:id="1342395125">
          <w:marLeft w:val="0"/>
          <w:marRight w:val="0"/>
          <w:marTop w:val="375"/>
          <w:marBottom w:val="375"/>
          <w:divBdr>
            <w:top w:val="none" w:sz="0" w:space="0" w:color="auto"/>
            <w:left w:val="none" w:sz="0" w:space="0" w:color="auto"/>
            <w:bottom w:val="none" w:sz="0" w:space="0" w:color="auto"/>
            <w:right w:val="none" w:sz="0" w:space="0" w:color="auto"/>
          </w:divBdr>
        </w:div>
        <w:div w:id="471217279">
          <w:marLeft w:val="0"/>
          <w:marRight w:val="0"/>
          <w:marTop w:val="375"/>
          <w:marBottom w:val="375"/>
          <w:divBdr>
            <w:top w:val="none" w:sz="0" w:space="0" w:color="auto"/>
            <w:left w:val="none" w:sz="0" w:space="0" w:color="auto"/>
            <w:bottom w:val="none" w:sz="0" w:space="0" w:color="auto"/>
            <w:right w:val="none" w:sz="0" w:space="0" w:color="auto"/>
          </w:divBdr>
        </w:div>
        <w:div w:id="2031639429">
          <w:marLeft w:val="0"/>
          <w:marRight w:val="0"/>
          <w:marTop w:val="375"/>
          <w:marBottom w:val="3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AWSCloudFormation/latest/UserGuide/aws-resource-ec2-route-table.html" TargetMode="External"/><Relationship Id="rId21" Type="http://schemas.openxmlformats.org/officeDocument/2006/relationships/hyperlink" Target="http://www.brendangregg.com/blog/2017-08-08/linux-load-averages.html" TargetMode="External"/><Relationship Id="rId324" Type="http://schemas.openxmlformats.org/officeDocument/2006/relationships/hyperlink" Target="https://fall2019.csye6225.cloud/assignments/07/" TargetMode="External"/><Relationship Id="rId531" Type="http://schemas.openxmlformats.org/officeDocument/2006/relationships/hyperlink" Target="https://fall2019.csye6225.cloud/assignments/08/" TargetMode="External"/><Relationship Id="rId629" Type="http://schemas.openxmlformats.org/officeDocument/2006/relationships/hyperlink" Target="https://blog.twitter.com/2017/the-infrastructure-behind-twitter-scale" TargetMode="External"/><Relationship Id="rId170" Type="http://schemas.openxmlformats.org/officeDocument/2006/relationships/hyperlink" Target="https://fall2019.csye6225.cloud/lectures/05/" TargetMode="External"/><Relationship Id="rId268" Type="http://schemas.openxmlformats.org/officeDocument/2006/relationships/hyperlink" Target="http://docs.aws.amazon.com/AWSCloudFormation/latest/UserGuide/aws-resource-dynamodb-table.html" TargetMode="External"/><Relationship Id="rId475" Type="http://schemas.openxmlformats.org/officeDocument/2006/relationships/hyperlink" Target="https://fall2019.csye6225.cloud/assignments/08/" TargetMode="External"/><Relationship Id="rId32" Type="http://schemas.openxmlformats.org/officeDocument/2006/relationships/hyperlink" Target="https://github.com/tejasparikh/csye6225-fa2019-template" TargetMode="External"/><Relationship Id="rId128" Type="http://schemas.openxmlformats.org/officeDocument/2006/relationships/hyperlink" Target="http://docs.aws.amazon.com/cli/latest/userguide/cli-chap-getting-started.html" TargetMode="External"/><Relationship Id="rId335" Type="http://schemas.openxmlformats.org/officeDocument/2006/relationships/hyperlink" Target="https://www.hashicorp.com/blog/resource-targeting-in-terraform/" TargetMode="External"/><Relationship Id="rId542" Type="http://schemas.openxmlformats.org/officeDocument/2006/relationships/hyperlink" Target="https://fall2019.csye6225.cloud/assignments/08/" TargetMode="External"/><Relationship Id="rId181" Type="http://schemas.openxmlformats.org/officeDocument/2006/relationships/hyperlink" Target="https://fall2019.csye6225.cloud/assignments/05/" TargetMode="External"/><Relationship Id="rId402" Type="http://schemas.openxmlformats.org/officeDocument/2006/relationships/hyperlink" Target="https://fall2019.csye6225.cloud/lectures/08/" TargetMode="External"/><Relationship Id="rId279" Type="http://schemas.openxmlformats.org/officeDocument/2006/relationships/hyperlink" Target="https://fall2019.csye6225.cloud/assignments/06/" TargetMode="External"/><Relationship Id="rId486" Type="http://schemas.openxmlformats.org/officeDocument/2006/relationships/hyperlink" Target="https://aws.amazon.com/about-aws/whats-new/2017/07/use-aws-waf-to-mitigate-owasps-top-10-web-application-vulnerabilities/" TargetMode="External"/><Relationship Id="rId43" Type="http://schemas.openxmlformats.org/officeDocument/2006/relationships/hyperlink" Target="https://www.nist.gov/blogs/taking-measure/easy-ways-build-better-p5w0rd" TargetMode="External"/><Relationship Id="rId139" Type="http://schemas.openxmlformats.org/officeDocument/2006/relationships/hyperlink" Target="https://fall2019.csye6225.cloud/assignments/04/" TargetMode="External"/><Relationship Id="rId346" Type="http://schemas.openxmlformats.org/officeDocument/2006/relationships/hyperlink" Target="https://fall2019.csye6225.cloud/lectures/08/" TargetMode="External"/><Relationship Id="rId553" Type="http://schemas.openxmlformats.org/officeDocument/2006/relationships/hyperlink" Target="https://northeastern-my.sharepoint.com/:b:/g/personal/tejasparikh_northeastern_edu/EXcPNiCXzjBDqzBM_virYFoBQjTK_VyNzMek3iEODUdiUw?e=eR6UTU" TargetMode="External"/><Relationship Id="rId192" Type="http://schemas.openxmlformats.org/officeDocument/2006/relationships/hyperlink" Target="http://docs.aws.amazon.com/Route53/latest/DeveloperGuide/CreatingHostedZone.html" TargetMode="External"/><Relationship Id="rId206" Type="http://schemas.openxmlformats.org/officeDocument/2006/relationships/image" Target="media/image1.png"/><Relationship Id="rId413" Type="http://schemas.openxmlformats.org/officeDocument/2006/relationships/hyperlink" Target="http://docs.aws.amazon.com/AWSEC2/latest/UserGuide/ec2-instance-metadata.html" TargetMode="External"/><Relationship Id="rId497" Type="http://schemas.openxmlformats.org/officeDocument/2006/relationships/hyperlink" Target="https://fall2019.csye6225.cloud/assignments/08/" TargetMode="External"/><Relationship Id="rId620" Type="http://schemas.openxmlformats.org/officeDocument/2006/relationships/hyperlink" Target="http://www.dummies.com/programming/networking/obeying-the-ten-commandments-of-ethical-hacking/" TargetMode="External"/><Relationship Id="rId357" Type="http://schemas.openxmlformats.org/officeDocument/2006/relationships/hyperlink" Target="https://www.packer.io/docs/builders/amazon.html" TargetMode="External"/><Relationship Id="rId54" Type="http://schemas.openxmlformats.org/officeDocument/2006/relationships/hyperlink" Target="https://fall2019.csye6225.cloud/assignments/02/" TargetMode="External"/><Relationship Id="rId217" Type="http://schemas.openxmlformats.org/officeDocument/2006/relationships/hyperlink" Target="https://toolbox.googleapps.com/apps/dig/" TargetMode="External"/><Relationship Id="rId564" Type="http://schemas.openxmlformats.org/officeDocument/2006/relationships/hyperlink" Target="http://docs.aws.amazon.com/lambda/latest/dg/env_variables.html" TargetMode="External"/><Relationship Id="rId424" Type="http://schemas.openxmlformats.org/officeDocument/2006/relationships/hyperlink" Target="https://docs.aws.amazon.com/codedeploy/latest/userguide/welcome.html" TargetMode="External"/><Relationship Id="rId631" Type="http://schemas.openxmlformats.org/officeDocument/2006/relationships/hyperlink" Target="http://highscalability.com/blog/2016/9/28/how-uber-manages-a-million-writes-per-second-using-mesos-and.html" TargetMode="External"/><Relationship Id="rId270" Type="http://schemas.openxmlformats.org/officeDocument/2006/relationships/hyperlink" Target="http://docs.aws.amazon.com/AWSCloudFormation/latest/UserGuide/aws-properties-rds-security-group.html" TargetMode="External"/><Relationship Id="rId65" Type="http://schemas.openxmlformats.org/officeDocument/2006/relationships/hyperlink" Target="https://guides.github.com/introduction/flow/" TargetMode="External"/><Relationship Id="rId130" Type="http://schemas.openxmlformats.org/officeDocument/2006/relationships/hyperlink" Target="https://aws.amazon.com/cloudformation/" TargetMode="External"/><Relationship Id="rId368" Type="http://schemas.openxmlformats.org/officeDocument/2006/relationships/image" Target="media/image11.png"/><Relationship Id="rId575" Type="http://schemas.openxmlformats.org/officeDocument/2006/relationships/hyperlink" Target="http://techblog.netflix.com/2012/01/auto-scaling-in-amazon-cloud.html" TargetMode="External"/><Relationship Id="rId228" Type="http://schemas.openxmlformats.org/officeDocument/2006/relationships/hyperlink" Target="https://fall2019.csye6225.cloud/lectures/06/" TargetMode="External"/><Relationship Id="rId435" Type="http://schemas.openxmlformats.org/officeDocument/2006/relationships/hyperlink" Target="https://queue.acm.org/detail.cfm?id=3190610" TargetMode="External"/><Relationship Id="rId281" Type="http://schemas.openxmlformats.org/officeDocument/2006/relationships/hyperlink" Target="https://fall2019.csye6225.cloud/assignments/06/" TargetMode="External"/><Relationship Id="rId502" Type="http://schemas.openxmlformats.org/officeDocument/2006/relationships/hyperlink" Target="https://docs.aws.amazon.com/sns/latest/dg/sns-lambda.html" TargetMode="External"/><Relationship Id="rId76" Type="http://schemas.openxmlformats.org/officeDocument/2006/relationships/hyperlink" Target="https://fall2019.csye6225.cloud/assignments/03/" TargetMode="External"/><Relationship Id="rId141" Type="http://schemas.openxmlformats.org/officeDocument/2006/relationships/hyperlink" Target="https://fall2019.csye6225.cloud/assignments/04/" TargetMode="External"/><Relationship Id="rId379" Type="http://schemas.openxmlformats.org/officeDocument/2006/relationships/hyperlink" Target="https://docs.aws.amazon.com/general/latest/gr/aws-sec-cred-types.html" TargetMode="External"/><Relationship Id="rId586" Type="http://schemas.openxmlformats.org/officeDocument/2006/relationships/hyperlink" Target="https://engineering.linkedin.com/blog/2016/10/instant-messaging-at-linkedin--scaling-to-hundreds-of-thousands-" TargetMode="External"/><Relationship Id="rId7" Type="http://schemas.openxmlformats.org/officeDocument/2006/relationships/hyperlink" Target="https://fall2019.csye6225.cloud/lectures/02/" TargetMode="External"/><Relationship Id="rId239" Type="http://schemas.openxmlformats.org/officeDocument/2006/relationships/hyperlink" Target="http://docs.aws.amazon.com/AmazonVPC/latest/UserGuide/VPC_SecurityGroups.html" TargetMode="External"/><Relationship Id="rId446" Type="http://schemas.openxmlformats.org/officeDocument/2006/relationships/hyperlink" Target="https://wiki.base22.com/display/btg/Java+Logging+Standards+and+Guidelines" TargetMode="External"/><Relationship Id="rId292" Type="http://schemas.openxmlformats.org/officeDocument/2006/relationships/hyperlink" Target="https://aws.amazon.com/products/storage/?nc2=h_l3_db" TargetMode="External"/><Relationship Id="rId306" Type="http://schemas.openxmlformats.org/officeDocument/2006/relationships/hyperlink" Target="https://docs.aws.amazon.com/AmazonCloudWatch/latest/logs/UseCloudWatchUnifiedAgent.html" TargetMode="External"/><Relationship Id="rId87" Type="http://schemas.openxmlformats.org/officeDocument/2006/relationships/hyperlink" Target="https://fall2019.csye6225.cloud/lectures/04/" TargetMode="External"/><Relationship Id="rId513" Type="http://schemas.openxmlformats.org/officeDocument/2006/relationships/hyperlink" Target="https://docs.aws.amazon.com/codedeploy/latest/userguide/reference-appspec-file-structure-resources.html" TargetMode="External"/><Relationship Id="rId597" Type="http://schemas.openxmlformats.org/officeDocument/2006/relationships/hyperlink" Target="https://en.wikipedia.org/wiki/Server_Name_Indication" TargetMode="External"/><Relationship Id="rId152" Type="http://schemas.openxmlformats.org/officeDocument/2006/relationships/hyperlink" Target="https://northeastern-my.sharepoint.com/:b:/g/personal/tejasparikh_northeastern_edu/EYin9PpFA7RKiqwXdtuUrpEBCGTEDtfR1DzFE6EyqRLMIA?e=c1TgWk" TargetMode="External"/><Relationship Id="rId457" Type="http://schemas.openxmlformats.org/officeDocument/2006/relationships/hyperlink" Target="https://fall2019.csye6225.cloud/assignments/08/" TargetMode="External"/><Relationship Id="rId14" Type="http://schemas.openxmlformats.org/officeDocument/2006/relationships/hyperlink" Target="https://learning.oreilly.com/library/view/unix-and-linux/9780134278308/" TargetMode="External"/><Relationship Id="rId317" Type="http://schemas.openxmlformats.org/officeDocument/2006/relationships/hyperlink" Target="http://docs.aws.amazon.com/AWSCloudFormation/latest/UserGuide/aws-properties-ec2-instance.html" TargetMode="External"/><Relationship Id="rId524" Type="http://schemas.openxmlformats.org/officeDocument/2006/relationships/hyperlink" Target="https://github.com/sqlmapproject/sqlmap" TargetMode="External"/><Relationship Id="rId98" Type="http://schemas.openxmlformats.org/officeDocument/2006/relationships/hyperlink" Target="https://en.wikipedia.org/wiki/Multicast" TargetMode="External"/><Relationship Id="rId163" Type="http://schemas.openxmlformats.org/officeDocument/2006/relationships/hyperlink" Target="https://aws.amazon.com/cli/" TargetMode="External"/><Relationship Id="rId370" Type="http://schemas.openxmlformats.org/officeDocument/2006/relationships/hyperlink" Target="https://fall2019.csye6225.cloud/lectures/08/" TargetMode="External"/><Relationship Id="rId230" Type="http://schemas.openxmlformats.org/officeDocument/2006/relationships/hyperlink" Target="https://github.com/tejasparikh/fall2019-ami" TargetMode="External"/><Relationship Id="rId468" Type="http://schemas.openxmlformats.org/officeDocument/2006/relationships/hyperlink" Target="https://fall2019.csye6225.cloud/assignments/08/" TargetMode="External"/><Relationship Id="rId25" Type="http://schemas.openxmlformats.org/officeDocument/2006/relationships/hyperlink" Target="https://bash.cyberciti.biz/guide/Main_Page" TargetMode="External"/><Relationship Id="rId328" Type="http://schemas.openxmlformats.org/officeDocument/2006/relationships/hyperlink" Target="https://fall2019.csye6225.cloud/assignments/07/" TargetMode="External"/><Relationship Id="rId535" Type="http://schemas.openxmlformats.org/officeDocument/2006/relationships/hyperlink" Target="https://fall2019.csye6225.cloud/assignments/08/" TargetMode="External"/><Relationship Id="rId174" Type="http://schemas.openxmlformats.org/officeDocument/2006/relationships/hyperlink" Target="https://www.cio.com/article/3017722/what-is-infrastructure-as-code-and-why-should-you-embrace-it.html" TargetMode="External"/><Relationship Id="rId381" Type="http://schemas.openxmlformats.org/officeDocument/2006/relationships/hyperlink" Target="https://circleci.com/docs/2.0/env-vars/" TargetMode="External"/><Relationship Id="rId602" Type="http://schemas.openxmlformats.org/officeDocument/2006/relationships/hyperlink" Target="https://fall2019.csye6225.cloud/lectures/11/" TargetMode="External"/><Relationship Id="rId241" Type="http://schemas.openxmlformats.org/officeDocument/2006/relationships/hyperlink" Target="https://fall2019.csye6225.cloud/lectures/06/" TargetMode="External"/><Relationship Id="rId479" Type="http://schemas.openxmlformats.org/officeDocument/2006/relationships/hyperlink" Target="https://letsencrypt.org/" TargetMode="External"/><Relationship Id="rId36" Type="http://schemas.openxmlformats.org/officeDocument/2006/relationships/hyperlink" Target="https://fall2019.csye6225.cloud/assignments/02/" TargetMode="External"/><Relationship Id="rId339" Type="http://schemas.openxmlformats.org/officeDocument/2006/relationships/hyperlink" Target="https://fall2019.csye6225.cloud/assignments/07/" TargetMode="External"/><Relationship Id="rId546" Type="http://schemas.openxmlformats.org/officeDocument/2006/relationships/hyperlink" Target="https://fall2019.csye6225.cloud/assignments/08/" TargetMode="External"/><Relationship Id="rId101" Type="http://schemas.openxmlformats.org/officeDocument/2006/relationships/hyperlink" Target="https://en.wikipedia.org/wiki/OSI_model" TargetMode="External"/><Relationship Id="rId185" Type="http://schemas.openxmlformats.org/officeDocument/2006/relationships/hyperlink" Target="http://docs.aws.amazon.com/Route53/latest/DeveloperGuide/CreatingHostedZone.html" TargetMode="External"/><Relationship Id="rId406" Type="http://schemas.openxmlformats.org/officeDocument/2006/relationships/hyperlink" Target="https://fall2019.csye6225.cloud/lectures/08/" TargetMode="External"/><Relationship Id="rId9" Type="http://schemas.openxmlformats.org/officeDocument/2006/relationships/hyperlink" Target="https://northeastern-my.sharepoint.com/:b:/g/personal/tejasparikh_northeastern_edu/EblgoCvyWbtPvOefA6kb8FoBNVEY4w3DWkOl0WrosdDBmg?e=lifbpB" TargetMode="External"/><Relationship Id="rId210" Type="http://schemas.openxmlformats.org/officeDocument/2006/relationships/hyperlink" Target="https://www.packer.io/" TargetMode="External"/><Relationship Id="rId392" Type="http://schemas.openxmlformats.org/officeDocument/2006/relationships/hyperlink" Target="https://fall2019.csye6225.cloud/assignments/07/" TargetMode="External"/><Relationship Id="rId448" Type="http://schemas.openxmlformats.org/officeDocument/2006/relationships/hyperlink" Target="https://github.com/etsy/statsd/wiki" TargetMode="External"/><Relationship Id="rId613" Type="http://schemas.openxmlformats.org/officeDocument/2006/relationships/hyperlink" Target="https://https.cio.gov/" TargetMode="External"/><Relationship Id="rId252" Type="http://schemas.openxmlformats.org/officeDocument/2006/relationships/hyperlink" Target="https://fall2019.csye6225.cloud/assignments/06/" TargetMode="External"/><Relationship Id="rId294" Type="http://schemas.openxmlformats.org/officeDocument/2006/relationships/hyperlink" Target="https://aws.amazon.com/products/storage/?nc2=h_l3_db" TargetMode="External"/><Relationship Id="rId308" Type="http://schemas.openxmlformats.org/officeDocument/2006/relationships/hyperlink" Target="https://fall2019.csye6225.cloud/assignments/07/" TargetMode="External"/><Relationship Id="rId515" Type="http://schemas.openxmlformats.org/officeDocument/2006/relationships/hyperlink" Target="https://fall2019.csye6225.cloud/assignments/08/" TargetMode="External"/><Relationship Id="rId47" Type="http://schemas.openxmlformats.org/officeDocument/2006/relationships/hyperlink" Target="https://en.wikipedia.org/wiki/Basic_access_authentication" TargetMode="External"/><Relationship Id="rId89" Type="http://schemas.openxmlformats.org/officeDocument/2006/relationships/hyperlink" Target="https://aws.amazon.com/blogs/aws/cloud-computing-server-utilization-the-environment/" TargetMode="External"/><Relationship Id="rId112" Type="http://schemas.openxmlformats.org/officeDocument/2006/relationships/hyperlink" Target="https://fall2019.csye6225.cloud/assignments/04/" TargetMode="External"/><Relationship Id="rId154" Type="http://schemas.openxmlformats.org/officeDocument/2006/relationships/hyperlink" Target="https://northeastern-my.sharepoint.com/:b:/g/personal/tejasparikh_northeastern_edu/ESkxAFRgqM5Lg1TK4uA722EBgJosuE_GqEjM3PYwYRVy8Q?e=N9eO2Z" TargetMode="External"/><Relationship Id="rId361" Type="http://schemas.openxmlformats.org/officeDocument/2006/relationships/image" Target="media/image4.png"/><Relationship Id="rId557" Type="http://schemas.openxmlformats.org/officeDocument/2006/relationships/hyperlink" Target="https://aws.amazon.com/ses/" TargetMode="External"/><Relationship Id="rId599" Type="http://schemas.openxmlformats.org/officeDocument/2006/relationships/hyperlink" Target="https://fall2019.csye6225.cloud/lectures/11/" TargetMode="External"/><Relationship Id="rId196" Type="http://schemas.openxmlformats.org/officeDocument/2006/relationships/hyperlink" Target="http://docs.aws.amazon.com/Route53/latest/DeveloperGuide/resource-record-sets-values-basic.html" TargetMode="External"/><Relationship Id="rId417" Type="http://schemas.openxmlformats.org/officeDocument/2006/relationships/hyperlink" Target="https://fall2019.csye6225.cloud/lectures/08/" TargetMode="External"/><Relationship Id="rId459" Type="http://schemas.openxmlformats.org/officeDocument/2006/relationships/hyperlink" Target="https://fall2019.csye6225.cloud/assignments/08/" TargetMode="External"/><Relationship Id="rId624" Type="http://schemas.openxmlformats.org/officeDocument/2006/relationships/hyperlink" Target="https://aws.amazon.com/whitepapers/architecting-for-the-aws-cloud-best-practices/" TargetMode="External"/><Relationship Id="rId16" Type="http://schemas.openxmlformats.org/officeDocument/2006/relationships/hyperlink" Target="https://fall2019.csye6225.cloud/lectures/02/" TargetMode="External"/><Relationship Id="rId221" Type="http://schemas.openxmlformats.org/officeDocument/2006/relationships/hyperlink" Target="https://fall2019.csye6225.cloud/assignments/04/" TargetMode="External"/><Relationship Id="rId263" Type="http://schemas.openxmlformats.org/officeDocument/2006/relationships/hyperlink" Target="https://en.wikipedia.org/wiki/List_of_HTTP_status_codes" TargetMode="External"/><Relationship Id="rId319" Type="http://schemas.openxmlformats.org/officeDocument/2006/relationships/hyperlink" Target="https://fall2019.csye6225.cloud/assignments/07/" TargetMode="External"/><Relationship Id="rId470" Type="http://schemas.openxmlformats.org/officeDocument/2006/relationships/hyperlink" Target="https://fall2019.csye6225.cloud/assignments/08/" TargetMode="External"/><Relationship Id="rId526" Type="http://schemas.openxmlformats.org/officeDocument/2006/relationships/hyperlink" Target="http://rgaucher.info/beta/grabber/" TargetMode="External"/><Relationship Id="rId58" Type="http://schemas.openxmlformats.org/officeDocument/2006/relationships/hyperlink" Target="https://fall2019.csye6225.cloud/lab/git/" TargetMode="External"/><Relationship Id="rId123" Type="http://schemas.openxmlformats.org/officeDocument/2006/relationships/hyperlink" Target="https://fall2019.csye6225.cloud/assignments/04/" TargetMode="External"/><Relationship Id="rId330" Type="http://schemas.openxmlformats.org/officeDocument/2006/relationships/hyperlink" Target="https://fall2019.csye6225.cloud/assignments/07/" TargetMode="External"/><Relationship Id="rId568" Type="http://schemas.openxmlformats.org/officeDocument/2006/relationships/hyperlink" Target="https://aws.amazon.com/sns/" TargetMode="External"/><Relationship Id="rId165" Type="http://schemas.openxmlformats.org/officeDocument/2006/relationships/hyperlink" Target="http://docs.aws.amazon.com/cli/latest/userguide/cli-chap-getting-started.html" TargetMode="External"/><Relationship Id="rId372" Type="http://schemas.openxmlformats.org/officeDocument/2006/relationships/hyperlink" Target="https://fall2019.csye6225.cloud/lectures/08/" TargetMode="External"/><Relationship Id="rId428" Type="http://schemas.openxmlformats.org/officeDocument/2006/relationships/hyperlink" Target="https://circleci.com/docs" TargetMode="External"/><Relationship Id="rId635" Type="http://schemas.openxmlformats.org/officeDocument/2006/relationships/fontTable" Target="fontTable.xml"/><Relationship Id="rId232" Type="http://schemas.openxmlformats.org/officeDocument/2006/relationships/hyperlink" Target="https://fall2019.csye6225.cloud/lectures/06/" TargetMode="External"/><Relationship Id="rId274" Type="http://schemas.openxmlformats.org/officeDocument/2006/relationships/hyperlink" Target="http://docs.aws.amazon.com/AWSCloudFormation/latest/UserGuide/aws-properties-ec2-security-group-ingress.html" TargetMode="External"/><Relationship Id="rId481" Type="http://schemas.openxmlformats.org/officeDocument/2006/relationships/hyperlink" Target="https://your-domain-name.tld/" TargetMode="External"/><Relationship Id="rId27" Type="http://schemas.openxmlformats.org/officeDocument/2006/relationships/hyperlink" Target="https://www.splunk.com/content/dam/splunk-blogs/images/2012/08/VIM-cheatsheet1.png" TargetMode="External"/><Relationship Id="rId69" Type="http://schemas.openxmlformats.org/officeDocument/2006/relationships/hyperlink" Target="https://fall2019.csye6225.cloud/assignments/03/" TargetMode="External"/><Relationship Id="rId134" Type="http://schemas.openxmlformats.org/officeDocument/2006/relationships/hyperlink" Target="https://docs.aws.amazon.com/AWSCloudFormation/latest/UserGuide/aws-resource-ec2-route-table.html" TargetMode="External"/><Relationship Id="rId537" Type="http://schemas.openxmlformats.org/officeDocument/2006/relationships/hyperlink" Target="https://fall2019.csye6225.cloud/assignments/08/" TargetMode="External"/><Relationship Id="rId579" Type="http://schemas.openxmlformats.org/officeDocument/2006/relationships/hyperlink" Target="https://github.com/Netflix/zuul" TargetMode="External"/><Relationship Id="rId80" Type="http://schemas.openxmlformats.org/officeDocument/2006/relationships/hyperlink" Target="https://fall2019.csye6225.cloud/assignments/02/" TargetMode="External"/><Relationship Id="rId176" Type="http://schemas.openxmlformats.org/officeDocument/2006/relationships/hyperlink" Target="https://www.thoughtworks.com/insights/blog/infrastructure-code-reason-smile" TargetMode="External"/><Relationship Id="rId341" Type="http://schemas.openxmlformats.org/officeDocument/2006/relationships/hyperlink" Target="https://fall2019.csye6225.cloud/assignments/07/" TargetMode="External"/><Relationship Id="rId383" Type="http://schemas.openxmlformats.org/officeDocument/2006/relationships/image" Target="media/image15.png"/><Relationship Id="rId439" Type="http://schemas.openxmlformats.org/officeDocument/2006/relationships/hyperlink" Target="http://docs.aws.amazon.com/IAM/latest/UserGuide/id_roles_use_switch-role-ec2.html" TargetMode="External"/><Relationship Id="rId590" Type="http://schemas.openxmlformats.org/officeDocument/2006/relationships/hyperlink" Target="https://github.com/Netflix/chaosmonkey" TargetMode="External"/><Relationship Id="rId604" Type="http://schemas.openxmlformats.org/officeDocument/2006/relationships/hyperlink" Target="https://northeastern-my.sharepoint.com/:b:/g/personal/tejasparikh_northeastern_edu/EWKeqhGhqo5Fk7U2hJcAUmwBVfCB1U7q_47HOodIjUmCpw?e=qGWzoP" TargetMode="External"/><Relationship Id="rId201" Type="http://schemas.openxmlformats.org/officeDocument/2006/relationships/hyperlink" Target="http://docs.aws.amazon.com/Route53/latest/DeveloperGuide/ResourceRecordTypes.html" TargetMode="External"/><Relationship Id="rId243" Type="http://schemas.openxmlformats.org/officeDocument/2006/relationships/hyperlink" Target="https://www.digitalocean.com/community/tutorials/an-introduction-to-dns-terminology-components-and-concepts" TargetMode="External"/><Relationship Id="rId285" Type="http://schemas.openxmlformats.org/officeDocument/2006/relationships/hyperlink" Target="https://fall2019.csye6225.cloud/assignments/06/" TargetMode="External"/><Relationship Id="rId450" Type="http://schemas.openxmlformats.org/officeDocument/2006/relationships/hyperlink" Target="https://fall2019.csye6225.cloud/assignments/08/" TargetMode="External"/><Relationship Id="rId506" Type="http://schemas.openxmlformats.org/officeDocument/2006/relationships/hyperlink" Target="https://docs.aws.amazon.com/lambda/latest/dg/with-sns-example.html" TargetMode="External"/><Relationship Id="rId38" Type="http://schemas.openxmlformats.org/officeDocument/2006/relationships/hyperlink" Target="https://fall2019.csye6225.cloud/assignments/02/" TargetMode="External"/><Relationship Id="rId103" Type="http://schemas.openxmlformats.org/officeDocument/2006/relationships/hyperlink" Target="https://docs.aws.amazon.com/AmazonVPC/latest/UserGuide/VPC_Networking.html" TargetMode="External"/><Relationship Id="rId310" Type="http://schemas.openxmlformats.org/officeDocument/2006/relationships/hyperlink" Target="https://www.packer.io/docs/builders/amazon.html" TargetMode="External"/><Relationship Id="rId492" Type="http://schemas.openxmlformats.org/officeDocument/2006/relationships/hyperlink" Target="https://www.digitalocean.com/community/tutorials/how-to-use-apache-jmeter-to-perform-load-testing-on-a-web-server" TargetMode="External"/><Relationship Id="rId548" Type="http://schemas.openxmlformats.org/officeDocument/2006/relationships/hyperlink" Target="https://northeastern-my.sharepoint.com/:b:/g/personal/tejasparikh_northeastern_edu/EaVWbVVQfjVOqVzm98MTz5cB7dV-rdphwh9L5iFQxJiErw?e=lUB5XR" TargetMode="External"/><Relationship Id="rId91" Type="http://schemas.openxmlformats.org/officeDocument/2006/relationships/hyperlink" Target="https://aws.amazon.com/documentation/vpc/" TargetMode="External"/><Relationship Id="rId145" Type="http://schemas.openxmlformats.org/officeDocument/2006/relationships/hyperlink" Target="https://fall2019.csye6225.cloud/assignments/04/" TargetMode="External"/><Relationship Id="rId187" Type="http://schemas.openxmlformats.org/officeDocument/2006/relationships/hyperlink" Target="https://www.namecheap.com/support/knowledgebase/article.aspx/767/10/how-can-i-change-the-nameservers-for-my-domain" TargetMode="External"/><Relationship Id="rId352" Type="http://schemas.openxmlformats.org/officeDocument/2006/relationships/hyperlink" Target="https://fall2019.csye6225.cloud/lectures/08/" TargetMode="External"/><Relationship Id="rId394" Type="http://schemas.openxmlformats.org/officeDocument/2006/relationships/hyperlink" Target="https://github.com/etsy/statsd" TargetMode="External"/><Relationship Id="rId408" Type="http://schemas.openxmlformats.org/officeDocument/2006/relationships/hyperlink" Target="https://fall2019.csye6225.cloud/lectures/08/" TargetMode="External"/><Relationship Id="rId615" Type="http://schemas.openxmlformats.org/officeDocument/2006/relationships/hyperlink" Target="https://fall2019.csye6225.cloud/lectures/11/" TargetMode="External"/><Relationship Id="rId212" Type="http://schemas.openxmlformats.org/officeDocument/2006/relationships/hyperlink" Target="https://fall2019.csye6225.cloud/assignments/05/" TargetMode="External"/><Relationship Id="rId254" Type="http://schemas.openxmlformats.org/officeDocument/2006/relationships/hyperlink" Target="https://fall2019.csye6225.cloud/assignments/06/" TargetMode="External"/><Relationship Id="rId49" Type="http://schemas.openxmlformats.org/officeDocument/2006/relationships/hyperlink" Target="https://security.stackexchange.com/questions/81756/session-authentication-vs-token-authentication" TargetMode="External"/><Relationship Id="rId114" Type="http://schemas.openxmlformats.org/officeDocument/2006/relationships/hyperlink" Target="https://docs.aws.amazon.com/vpc/latest/userguide/working-with-vpcs.html" TargetMode="External"/><Relationship Id="rId296" Type="http://schemas.openxmlformats.org/officeDocument/2006/relationships/hyperlink" Target="https://aws.amazon.com/rds/" TargetMode="External"/><Relationship Id="rId461" Type="http://schemas.openxmlformats.org/officeDocument/2006/relationships/hyperlink" Target="https://fall2019.csye6225.cloud/assignments/08/" TargetMode="External"/><Relationship Id="rId517" Type="http://schemas.openxmlformats.org/officeDocument/2006/relationships/hyperlink" Target="https://docs.aws.amazon.com/AWSCloudFormation/latest/UserGuide/aws-properties-as-tags.html" TargetMode="External"/><Relationship Id="rId559" Type="http://schemas.openxmlformats.org/officeDocument/2006/relationships/hyperlink" Target="https://blogs.cisco.com/cloud/function-as-a-service-101-what-is-it" TargetMode="External"/><Relationship Id="rId60" Type="http://schemas.openxmlformats.org/officeDocument/2006/relationships/hyperlink" Target="https://fall2019.csye6225.cloud/lectures/03/" TargetMode="External"/><Relationship Id="rId156" Type="http://schemas.openxmlformats.org/officeDocument/2006/relationships/hyperlink" Target="https://fall2019.csye6225.cloud/lectures/05/" TargetMode="External"/><Relationship Id="rId198" Type="http://schemas.openxmlformats.org/officeDocument/2006/relationships/hyperlink" Target="http://docs.aws.amazon.com/Route53/latest/DeveloperGuide/CreatingHostedZone.html" TargetMode="External"/><Relationship Id="rId321" Type="http://schemas.openxmlformats.org/officeDocument/2006/relationships/hyperlink" Target="https://fall2019.csye6225.cloud/assignments/07/" TargetMode="External"/><Relationship Id="rId363" Type="http://schemas.openxmlformats.org/officeDocument/2006/relationships/image" Target="media/image6.png"/><Relationship Id="rId419" Type="http://schemas.openxmlformats.org/officeDocument/2006/relationships/hyperlink" Target="https://docs.aws.amazon.com/AWSCloudFormation/latest/UserGuide/aws-resource-iam-policy.html" TargetMode="External"/><Relationship Id="rId570" Type="http://schemas.openxmlformats.org/officeDocument/2006/relationships/hyperlink" Target="https://fall2019.csye6225.cloud/lectures/10/" TargetMode="External"/><Relationship Id="rId626" Type="http://schemas.openxmlformats.org/officeDocument/2006/relationships/hyperlink" Target="https://cloud.google.com/solutions/scalable-and-resilient-apps" TargetMode="External"/><Relationship Id="rId223" Type="http://schemas.openxmlformats.org/officeDocument/2006/relationships/hyperlink" Target="https://fall2019.csye6225.cloud/lectures/06/" TargetMode="External"/><Relationship Id="rId430" Type="http://schemas.openxmlformats.org/officeDocument/2006/relationships/hyperlink" Target="https://circleci.com/docs/2.0/circleci-images/" TargetMode="External"/><Relationship Id="rId18" Type="http://schemas.openxmlformats.org/officeDocument/2006/relationships/hyperlink" Target="https://fall2019.csye6225.cloud/lectures/02/" TargetMode="External"/><Relationship Id="rId265" Type="http://schemas.openxmlformats.org/officeDocument/2006/relationships/hyperlink" Target="https://fall2019.csye6225.cloud/assignments/06/" TargetMode="External"/><Relationship Id="rId472" Type="http://schemas.openxmlformats.org/officeDocument/2006/relationships/hyperlink" Target="https://docs.aws.amazon.com/AutoScaling/latest/DeveloperGuide/ASTagging.html" TargetMode="External"/><Relationship Id="rId528" Type="http://schemas.openxmlformats.org/officeDocument/2006/relationships/hyperlink" Target="http://w3af.org/" TargetMode="External"/><Relationship Id="rId125" Type="http://schemas.openxmlformats.org/officeDocument/2006/relationships/hyperlink" Target="https://fall2019.csye6225.cloud/assignments/04/" TargetMode="External"/><Relationship Id="rId167" Type="http://schemas.openxmlformats.org/officeDocument/2006/relationships/hyperlink" Target="https://fall2019.csye6225.cloud/lectures/05/" TargetMode="External"/><Relationship Id="rId332" Type="http://schemas.openxmlformats.org/officeDocument/2006/relationships/hyperlink" Target="https://fall2019.csye6225.cloud/assignments/07/" TargetMode="External"/><Relationship Id="rId374" Type="http://schemas.openxmlformats.org/officeDocument/2006/relationships/hyperlink" Target="https://fall2019.csye6225.cloud/lectures/08/" TargetMode="External"/><Relationship Id="rId581" Type="http://schemas.openxmlformats.org/officeDocument/2006/relationships/hyperlink" Target="https://fall2019.csye6225.cloud/lectures/10/" TargetMode="External"/><Relationship Id="rId71" Type="http://schemas.openxmlformats.org/officeDocument/2006/relationships/hyperlink" Target="https://app.swaggerhub.com/apis-docs/csye6225/fall2019/assignment03" TargetMode="External"/><Relationship Id="rId234" Type="http://schemas.openxmlformats.org/officeDocument/2006/relationships/hyperlink" Target="https://fall2019.csye6225.cloud/lectures/06/" TargetMode="External"/><Relationship Id="rId2" Type="http://schemas.openxmlformats.org/officeDocument/2006/relationships/styles" Target="styles.xml"/><Relationship Id="rId29" Type="http://schemas.openxmlformats.org/officeDocument/2006/relationships/hyperlink" Target="https://github.com/pkrumins/bash-redirections-cheat-sheet/blob/master/bash-redirections-cheat-sheet.pdf" TargetMode="External"/><Relationship Id="rId276" Type="http://schemas.openxmlformats.org/officeDocument/2006/relationships/hyperlink" Target="https://fall2019.csye6225.cloud/assignments/06/" TargetMode="External"/><Relationship Id="rId441" Type="http://schemas.openxmlformats.org/officeDocument/2006/relationships/hyperlink" Target="http://docs.aws.amazon.com/AmazonCloudWatch/latest/logs/WhatIsCloudWatchLogs.html" TargetMode="External"/><Relationship Id="rId483" Type="http://schemas.openxmlformats.org/officeDocument/2006/relationships/hyperlink" Target="https://your-domain-name.tld/app-0.1/" TargetMode="External"/><Relationship Id="rId539" Type="http://schemas.openxmlformats.org/officeDocument/2006/relationships/hyperlink" Target="https://fall2019.csye6225.cloud/assignments/08/" TargetMode="External"/><Relationship Id="rId40" Type="http://schemas.openxmlformats.org/officeDocument/2006/relationships/hyperlink" Target="https://security.stackexchange.com/questions/81756/session-authentication-vs-token-authentication" TargetMode="External"/><Relationship Id="rId136" Type="http://schemas.openxmlformats.org/officeDocument/2006/relationships/hyperlink" Target="https://docs.aws.amazon.com/AWSCloudFormation/latest/UserGuide/aws-resource-ec2-vpc-gateway-attachment.html" TargetMode="External"/><Relationship Id="rId178" Type="http://schemas.openxmlformats.org/officeDocument/2006/relationships/hyperlink" Target="https://www.terraform.io/" TargetMode="External"/><Relationship Id="rId301" Type="http://schemas.openxmlformats.org/officeDocument/2006/relationships/hyperlink" Target="https://fall2019.csye6225.cloud/assignments/07/" TargetMode="External"/><Relationship Id="rId343" Type="http://schemas.openxmlformats.org/officeDocument/2006/relationships/hyperlink" Target="https://fall2019.csye6225.cloud/lectures/08/" TargetMode="External"/><Relationship Id="rId550" Type="http://schemas.openxmlformats.org/officeDocument/2006/relationships/hyperlink" Target="https://northeastern-my.sharepoint.com/:b:/g/personal/tejasparikh_northeastern_edu/EUeKIDPr7QJAv9FWw5xYnQwB2j_xrdwQKtAHTG6JOlmC4Q?e=ys5Ruu" TargetMode="External"/><Relationship Id="rId82" Type="http://schemas.openxmlformats.org/officeDocument/2006/relationships/hyperlink" Target="https://fall2019.csye6225.cloud/assignments/03/" TargetMode="External"/><Relationship Id="rId203" Type="http://schemas.openxmlformats.org/officeDocument/2006/relationships/hyperlink" Target="https://fall2019.csye6225.cloud/assignments/05/" TargetMode="External"/><Relationship Id="rId385" Type="http://schemas.openxmlformats.org/officeDocument/2006/relationships/hyperlink" Target="https://github.com/tejasparikh/csye6225-spring2019-ami" TargetMode="External"/><Relationship Id="rId592" Type="http://schemas.openxmlformats.org/officeDocument/2006/relationships/hyperlink" Target="https://fall2019.csye6225.cloud/lectures/10/" TargetMode="External"/><Relationship Id="rId606" Type="http://schemas.openxmlformats.org/officeDocument/2006/relationships/hyperlink" Target="https://fall2019.csye6225.cloud/lectures/11/" TargetMode="External"/><Relationship Id="rId245" Type="http://schemas.openxmlformats.org/officeDocument/2006/relationships/hyperlink" Target="http://docs.aws.amazon.com/Route53/latest/DeveloperGuide/Welcome.html" TargetMode="External"/><Relationship Id="rId287" Type="http://schemas.openxmlformats.org/officeDocument/2006/relationships/hyperlink" Target="https://northeastern-my.sharepoint.com/:b:/g/personal/tejasparikh_northeastern_edu/ESxBVCiOnSFGtnBIDCzYTPUBP3x2jXDofAH3A-lxnS-8gQ?e=y9xnsi" TargetMode="External"/><Relationship Id="rId410" Type="http://schemas.openxmlformats.org/officeDocument/2006/relationships/hyperlink" Target="https://docs.aws.amazon.com/cli/latest/reference/deploy/index.html" TargetMode="External"/><Relationship Id="rId452" Type="http://schemas.openxmlformats.org/officeDocument/2006/relationships/hyperlink" Target="http://docs.aws.amazon.com/ses/latest/DeveloperGuide/verify-domains.html" TargetMode="External"/><Relationship Id="rId494" Type="http://schemas.openxmlformats.org/officeDocument/2006/relationships/hyperlink" Target="https://dzone.com/articles/fill-forms-and-submit-with-jmeter-made-easy" TargetMode="External"/><Relationship Id="rId508" Type="http://schemas.openxmlformats.org/officeDocument/2006/relationships/hyperlink" Target="https://northeastern-my.sharepoint.com/:b:/g/personal/tejasparikh_northeastern_edu/EUhhrggMlARFopk2c5pg1X8B7pViOK-OX_svjj9gfbTolw?e=4gOJIu" TargetMode="External"/><Relationship Id="rId105" Type="http://schemas.openxmlformats.org/officeDocument/2006/relationships/hyperlink" Target="https://fall2019.csye6225.cloud/assignments/04/" TargetMode="External"/><Relationship Id="rId147" Type="http://schemas.openxmlformats.org/officeDocument/2006/relationships/hyperlink" Target="https://fall2019.csye6225.cloud/assignments/04/" TargetMode="External"/><Relationship Id="rId312" Type="http://schemas.openxmlformats.org/officeDocument/2006/relationships/hyperlink" Target="https://fall2019.csye6225.cloud/assignments/07/" TargetMode="External"/><Relationship Id="rId354" Type="http://schemas.openxmlformats.org/officeDocument/2006/relationships/hyperlink" Target="https://fall2019.csye6225.cloud/lectures/08/" TargetMode="External"/><Relationship Id="rId51" Type="http://schemas.openxmlformats.org/officeDocument/2006/relationships/hyperlink" Target="https://fall2019.csye6225.cloud/assignments/02/" TargetMode="External"/><Relationship Id="rId93" Type="http://schemas.openxmlformats.org/officeDocument/2006/relationships/hyperlink" Target="https://en.wikipedia.org/wiki/IPv4" TargetMode="External"/><Relationship Id="rId189" Type="http://schemas.openxmlformats.org/officeDocument/2006/relationships/hyperlink" Target="http://docs.aws.amazon.com/Route53/latest/DeveloperGuide/ResourceRecordTypes.html" TargetMode="External"/><Relationship Id="rId396" Type="http://schemas.openxmlformats.org/officeDocument/2006/relationships/hyperlink" Target="https://fall2019.csye6225.cloud/lectures/08/" TargetMode="External"/><Relationship Id="rId561" Type="http://schemas.openxmlformats.org/officeDocument/2006/relationships/hyperlink" Target="https://developer.ibm.com/openwhisk/what-is-serverless-computing/" TargetMode="External"/><Relationship Id="rId617" Type="http://schemas.openxmlformats.org/officeDocument/2006/relationships/hyperlink" Target="http://programmer.97things.oreilly.com/wiki/index.php/Contributions_Appearing_in_the_Book" TargetMode="External"/><Relationship Id="rId214" Type="http://schemas.openxmlformats.org/officeDocument/2006/relationships/hyperlink" Target="https://fall2019.csye6225.cloud/assignments/05/" TargetMode="External"/><Relationship Id="rId256" Type="http://schemas.openxmlformats.org/officeDocument/2006/relationships/hyperlink" Target="https://docs.aws.amazon.com/AmazonS3/latest/dev/bucket-encryption.html" TargetMode="External"/><Relationship Id="rId298" Type="http://schemas.openxmlformats.org/officeDocument/2006/relationships/hyperlink" Target="http://docs.aws.amazon.com/AWSEC2/latest/UserGuide/using-network-security.html" TargetMode="External"/><Relationship Id="rId421" Type="http://schemas.openxmlformats.org/officeDocument/2006/relationships/hyperlink" Target="http://docs.aws.amazon.com/IAM/latest/UserGuide/id_roles_use_switch-role-ec2.html" TargetMode="External"/><Relationship Id="rId463" Type="http://schemas.openxmlformats.org/officeDocument/2006/relationships/hyperlink" Target="https://fall2019.csye6225.cloud/assignments/08/" TargetMode="External"/><Relationship Id="rId519" Type="http://schemas.openxmlformats.org/officeDocument/2006/relationships/hyperlink" Target="https://linode.com/docs/tools-reference/tools/load-testing-with-siege/" TargetMode="External"/><Relationship Id="rId116" Type="http://schemas.openxmlformats.org/officeDocument/2006/relationships/hyperlink" Target="https://docs.aws.amazon.com/AWSCloudFormation/latest/UserGuide/aws-resource-ec2-vpc-gateway-attachment.html" TargetMode="External"/><Relationship Id="rId158" Type="http://schemas.openxmlformats.org/officeDocument/2006/relationships/hyperlink" Target="https://docs.aws.amazon.com/general/latest/gr/aws-arns-and-namespaces.html" TargetMode="External"/><Relationship Id="rId323" Type="http://schemas.openxmlformats.org/officeDocument/2006/relationships/hyperlink" Target="https://fall2019.csye6225.cloud/assignments/07/" TargetMode="External"/><Relationship Id="rId530" Type="http://schemas.openxmlformats.org/officeDocument/2006/relationships/hyperlink" Target="https://fall2019.csye6225.cloud/assignments/08/" TargetMode="External"/><Relationship Id="rId20" Type="http://schemas.openxmlformats.org/officeDocument/2006/relationships/hyperlink" Target="https://linux.die.net/" TargetMode="External"/><Relationship Id="rId62" Type="http://schemas.openxmlformats.org/officeDocument/2006/relationships/hyperlink" Target="https://fall2019.csye6225.cloud/lectures/03/" TargetMode="External"/><Relationship Id="rId365" Type="http://schemas.openxmlformats.org/officeDocument/2006/relationships/image" Target="media/image8.png"/><Relationship Id="rId572" Type="http://schemas.openxmlformats.org/officeDocument/2006/relationships/hyperlink" Target="https://www.digitalocean.com/community/tutorials/how-to-use-apache-jmeter-to-perform-load-testing-on-a-web-server" TargetMode="External"/><Relationship Id="rId628" Type="http://schemas.openxmlformats.org/officeDocument/2006/relationships/hyperlink" Target="http://highscalability.com/blog/2016/4/20/how-twitter-handles-3000-images-per-second.html" TargetMode="External"/><Relationship Id="rId225" Type="http://schemas.openxmlformats.org/officeDocument/2006/relationships/hyperlink" Target="https://northeastern-my.sharepoint.com/:b:/g/personal/tejasparikh_northeastern_edu/EYtQHvrOK71Lt2-m7NLFGTwBidbPXZwDW1jf52zdJNlv2A?e=O0lOGX" TargetMode="External"/><Relationship Id="rId267" Type="http://schemas.openxmlformats.org/officeDocument/2006/relationships/hyperlink" Target="https://www.terraform.io/docs/providers/random/r/string.html" TargetMode="External"/><Relationship Id="rId432" Type="http://schemas.openxmlformats.org/officeDocument/2006/relationships/hyperlink" Target="https://fall2019.csye6225.cloud/lectures/08/" TargetMode="External"/><Relationship Id="rId474" Type="http://schemas.openxmlformats.org/officeDocument/2006/relationships/hyperlink" Target="https://fall2019.csye6225.cloud/assignments/08/" TargetMode="External"/><Relationship Id="rId127" Type="http://schemas.openxmlformats.org/officeDocument/2006/relationships/hyperlink" Target="http://docs.aws.amazon.com/cli/latest/userguide/installing.html" TargetMode="External"/><Relationship Id="rId31" Type="http://schemas.openxmlformats.org/officeDocument/2006/relationships/hyperlink" Target="https://help.github.com/articles/create-a-repo/" TargetMode="External"/><Relationship Id="rId73" Type="http://schemas.openxmlformats.org/officeDocument/2006/relationships/hyperlink" Target="https://en.wikipedia.org/wiki/List_of_HTTP_status_codes" TargetMode="External"/><Relationship Id="rId169" Type="http://schemas.openxmlformats.org/officeDocument/2006/relationships/hyperlink" Target="https://docs.aws.amazon.com/AWSCloudFormation/latest/UserGuide/intrinsic-function-reference.html" TargetMode="External"/><Relationship Id="rId334" Type="http://schemas.openxmlformats.org/officeDocument/2006/relationships/hyperlink" Target="https://fall2019.csye6225.cloud/assignments/07/" TargetMode="External"/><Relationship Id="rId376" Type="http://schemas.openxmlformats.org/officeDocument/2006/relationships/hyperlink" Target="https://fall2019.csye6225.cloud/lectures/08/" TargetMode="External"/><Relationship Id="rId541" Type="http://schemas.openxmlformats.org/officeDocument/2006/relationships/hyperlink" Target="https://fall2019.csye6225.cloud/assignments/08/" TargetMode="External"/><Relationship Id="rId583" Type="http://schemas.openxmlformats.org/officeDocument/2006/relationships/hyperlink" Target="https://blog.twitter.com/2017/the-infrastructure-behind-twitter-scale" TargetMode="External"/><Relationship Id="rId4" Type="http://schemas.openxmlformats.org/officeDocument/2006/relationships/webSettings" Target="webSettings.xml"/><Relationship Id="rId180" Type="http://schemas.openxmlformats.org/officeDocument/2006/relationships/hyperlink" Target="https://fall2019.csye6225.cloud/assignments/05/" TargetMode="External"/><Relationship Id="rId236" Type="http://schemas.openxmlformats.org/officeDocument/2006/relationships/hyperlink" Target="https://en.wikipedia.org/wiki/Virtualization" TargetMode="External"/><Relationship Id="rId278" Type="http://schemas.openxmlformats.org/officeDocument/2006/relationships/hyperlink" Target="https://fall2019.csye6225.cloud/assignments/06/" TargetMode="External"/><Relationship Id="rId401" Type="http://schemas.openxmlformats.org/officeDocument/2006/relationships/hyperlink" Target="https://fall2019.csye6225.cloud/lectures/08/" TargetMode="External"/><Relationship Id="rId443" Type="http://schemas.openxmlformats.org/officeDocument/2006/relationships/hyperlink" Target="https://engineering.linkedin.com/distributed-systems/log-what-every-software-engineer-should-know-about-real-time-datas-unifying" TargetMode="External"/><Relationship Id="rId303" Type="http://schemas.openxmlformats.org/officeDocument/2006/relationships/hyperlink" Target="https://docs.aws.amazon.com/codedeploy/latest/userguide/codedeploy-agent-operations-install-linux.html" TargetMode="External"/><Relationship Id="rId485" Type="http://schemas.openxmlformats.org/officeDocument/2006/relationships/hyperlink" Target="https://aws.amazon.com/waf/" TargetMode="External"/><Relationship Id="rId42" Type="http://schemas.openxmlformats.org/officeDocument/2006/relationships/hyperlink" Target="https://developer.mozilla.org/en-US/docs/Web/HTTP/Authentication" TargetMode="External"/><Relationship Id="rId84" Type="http://schemas.openxmlformats.org/officeDocument/2006/relationships/hyperlink" Target="https://northeastern-my.sharepoint.com/:b:/g/personal/tejasparikh_northeastern_edu/EQnUZMIR7F1DpLld7Ywu9d4B-06T_aPWHLPOcmqjZ9--og?e=XhFhGH" TargetMode="External"/><Relationship Id="rId138" Type="http://schemas.openxmlformats.org/officeDocument/2006/relationships/hyperlink" Target="https://www.terraform.io/" TargetMode="External"/><Relationship Id="rId345" Type="http://schemas.openxmlformats.org/officeDocument/2006/relationships/hyperlink" Target="https://fall2019.csye6225.cloud/assignments/07/" TargetMode="External"/><Relationship Id="rId387" Type="http://schemas.openxmlformats.org/officeDocument/2006/relationships/hyperlink" Target="https://circleci.com/docs/2.0/api-job-trigger/" TargetMode="External"/><Relationship Id="rId510" Type="http://schemas.openxmlformats.org/officeDocument/2006/relationships/hyperlink" Target="https://docs.aws.amazon.com/codedeploy/latest/userguide/reference-appspec-file-structure-hooks.html" TargetMode="External"/><Relationship Id="rId552" Type="http://schemas.openxmlformats.org/officeDocument/2006/relationships/hyperlink" Target="https://northeastern-my.sharepoint.com/:b:/g/personal/tejasparikh_northeastern_edu/EYKqn_39J75DgxfCaC0HmYYBXrx-DN8rbV1OziTFXjCMPw?e=ywfNOR" TargetMode="External"/><Relationship Id="rId594" Type="http://schemas.openxmlformats.org/officeDocument/2006/relationships/hyperlink" Target="https://www.digitalocean.com/community/tutorials/an-introduction-to-let-s-encrypt" TargetMode="External"/><Relationship Id="rId608" Type="http://schemas.openxmlformats.org/officeDocument/2006/relationships/hyperlink" Target="https://github.com/Netflix/SimianArmy/wiki" TargetMode="External"/><Relationship Id="rId191" Type="http://schemas.openxmlformats.org/officeDocument/2006/relationships/hyperlink" Target="https://fall2019.csye6225.cloud/assignments/05/" TargetMode="External"/><Relationship Id="rId205" Type="http://schemas.openxmlformats.org/officeDocument/2006/relationships/hyperlink" Target="https://fall2019.csye6225.cloud/assignments/05/" TargetMode="External"/><Relationship Id="rId247" Type="http://schemas.openxmlformats.org/officeDocument/2006/relationships/hyperlink" Target="https://docs.aws.amazon.com/AWSEC2/latest/UserGuide/AMIs.html" TargetMode="External"/><Relationship Id="rId412" Type="http://schemas.openxmlformats.org/officeDocument/2006/relationships/hyperlink" Target="https://fall2019.csye6225.cloud/lectures/08/" TargetMode="External"/><Relationship Id="rId107" Type="http://schemas.openxmlformats.org/officeDocument/2006/relationships/hyperlink" Target="https://fall2019.csye6225.cloud/assignments/04/" TargetMode="External"/><Relationship Id="rId289" Type="http://schemas.openxmlformats.org/officeDocument/2006/relationships/hyperlink" Target="https://fall2019.csye6225.cloud/lectures/07/" TargetMode="External"/><Relationship Id="rId454" Type="http://schemas.openxmlformats.org/officeDocument/2006/relationships/hyperlink" Target="http://docs.aws.amazon.com/ses/latest/DeveloperGuide/request-production-access.html" TargetMode="External"/><Relationship Id="rId496" Type="http://schemas.openxmlformats.org/officeDocument/2006/relationships/hyperlink" Target="https://www.blazemeter.com/blog/how-use-http-basic-authentication-jmeter/" TargetMode="External"/><Relationship Id="rId11" Type="http://schemas.openxmlformats.org/officeDocument/2006/relationships/hyperlink" Target="https://fall2019.csye6225.cloud/lectures/02/" TargetMode="External"/><Relationship Id="rId53" Type="http://schemas.openxmlformats.org/officeDocument/2006/relationships/hyperlink" Target="https://fall2019.csye6225.cloud/assignments/02/" TargetMode="External"/><Relationship Id="rId149" Type="http://schemas.openxmlformats.org/officeDocument/2006/relationships/hyperlink" Target="https://fall2019.csye6225.cloud/assignments/03/" TargetMode="External"/><Relationship Id="rId314" Type="http://schemas.openxmlformats.org/officeDocument/2006/relationships/hyperlink" Target="http://salewski.github.io/2017/04/30/terraform-howto-delete-a-non-empty-aws-s3-bucket.html" TargetMode="External"/><Relationship Id="rId356" Type="http://schemas.openxmlformats.org/officeDocument/2006/relationships/hyperlink" Target="https://fall2019.csye6225.cloud/lectures/08/" TargetMode="External"/><Relationship Id="rId398" Type="http://schemas.openxmlformats.org/officeDocument/2006/relationships/hyperlink" Target="https://github.com/etsy/statsd/wiki" TargetMode="External"/><Relationship Id="rId521" Type="http://schemas.openxmlformats.org/officeDocument/2006/relationships/hyperlink" Target="https://fall2019.csye6225.cloud/assignments/08/" TargetMode="External"/><Relationship Id="rId563" Type="http://schemas.openxmlformats.org/officeDocument/2006/relationships/hyperlink" Target="http://docs.aws.amazon.com/lambda/latest/dg/best-practices.html" TargetMode="External"/><Relationship Id="rId619" Type="http://schemas.openxmlformats.org/officeDocument/2006/relationships/hyperlink" Target="https://cve.mitre.org/" TargetMode="External"/><Relationship Id="rId95" Type="http://schemas.openxmlformats.org/officeDocument/2006/relationships/hyperlink" Target="https://en.wikipedia.org/wiki/Network_address_translation" TargetMode="External"/><Relationship Id="rId160" Type="http://schemas.openxmlformats.org/officeDocument/2006/relationships/hyperlink" Target="https://docs.aws.amazon.com/IAM/latest/UserGuide/reference_policies_actions-resources-contextkeys.html" TargetMode="External"/><Relationship Id="rId216" Type="http://schemas.openxmlformats.org/officeDocument/2006/relationships/hyperlink" Target="https://fall2019.csye6225.cloud/assignments/05/" TargetMode="External"/><Relationship Id="rId423" Type="http://schemas.openxmlformats.org/officeDocument/2006/relationships/hyperlink" Target="http://docs.aws.amazon.com/codedeploy/latest/userguide/welcome.html" TargetMode="External"/><Relationship Id="rId258" Type="http://schemas.openxmlformats.org/officeDocument/2006/relationships/hyperlink" Target="https://fall2019.csye6225.cloud/assignments/06/" TargetMode="External"/><Relationship Id="rId465" Type="http://schemas.openxmlformats.org/officeDocument/2006/relationships/hyperlink" Target="https://fall2019.csye6225.cloud/assignments/08/" TargetMode="External"/><Relationship Id="rId630" Type="http://schemas.openxmlformats.org/officeDocument/2006/relationships/hyperlink" Target="https://redditblog.com/2017/1/17/caching-at-reddit/" TargetMode="External"/><Relationship Id="rId22" Type="http://schemas.openxmlformats.org/officeDocument/2006/relationships/hyperlink" Target="https://www.cyberciti.biz/faq/vim-vi-text-editor-save-file-without-root-permission/" TargetMode="External"/><Relationship Id="rId64" Type="http://schemas.openxmlformats.org/officeDocument/2006/relationships/hyperlink" Target="https://www.visualstudio.com/learn-git/" TargetMode="External"/><Relationship Id="rId118" Type="http://schemas.openxmlformats.org/officeDocument/2006/relationships/hyperlink" Target="https://docs.aws.amazon.com/AWSCloudFormation/latest/UserGuide/aws-resource-ec2-route.html" TargetMode="External"/><Relationship Id="rId325" Type="http://schemas.openxmlformats.org/officeDocument/2006/relationships/hyperlink" Target="https://fall2019.csye6225.cloud/assignments/07/" TargetMode="External"/><Relationship Id="rId367" Type="http://schemas.openxmlformats.org/officeDocument/2006/relationships/image" Target="media/image10.png"/><Relationship Id="rId532" Type="http://schemas.openxmlformats.org/officeDocument/2006/relationships/hyperlink" Target="https://fall2019.csye6225.cloud/assignments/08/" TargetMode="External"/><Relationship Id="rId574" Type="http://schemas.openxmlformats.org/officeDocument/2006/relationships/hyperlink" Target="https://aws.amazon.com/autoscaling/" TargetMode="External"/><Relationship Id="rId171" Type="http://schemas.openxmlformats.org/officeDocument/2006/relationships/hyperlink" Target="https://gist.github.com/tejasparikh/913a310591ab596e2f508b5bf9622b91" TargetMode="External"/><Relationship Id="rId227" Type="http://schemas.openxmlformats.org/officeDocument/2006/relationships/hyperlink" Target="https://northeastern-my.sharepoint.com/:b:/g/personal/tejasparikh_northeastern_edu/EULF3Gz-zrRAtzCwGByAUR4B_W0ED6N83P1KDPZNwSfOWA?e=5EIkh0" TargetMode="External"/><Relationship Id="rId269" Type="http://schemas.openxmlformats.org/officeDocument/2006/relationships/hyperlink" Target="http://docs.aws.amazon.com/AWSCloudFormation/latest/UserGuide/aws-properties-rds-database-instance.html" TargetMode="External"/><Relationship Id="rId434" Type="http://schemas.openxmlformats.org/officeDocument/2006/relationships/hyperlink" Target="https://queue.acm.org/detail.cfm?id=3197520" TargetMode="External"/><Relationship Id="rId476" Type="http://schemas.openxmlformats.org/officeDocument/2006/relationships/hyperlink" Target="https://fall2019.csye6225.cloud/assignments/08/" TargetMode="External"/><Relationship Id="rId33" Type="http://schemas.openxmlformats.org/officeDocument/2006/relationships/hyperlink" Target="https://help.github.com/en/articles/creating-a-repository-from-a-template" TargetMode="External"/><Relationship Id="rId129" Type="http://schemas.openxmlformats.org/officeDocument/2006/relationships/hyperlink" Target="https://fall2019.csye6225.cloud/assignments/04/" TargetMode="External"/><Relationship Id="rId280" Type="http://schemas.openxmlformats.org/officeDocument/2006/relationships/hyperlink" Target="https://fall2019.csye6225.cloud/assignments/06/" TargetMode="External"/><Relationship Id="rId336" Type="http://schemas.openxmlformats.org/officeDocument/2006/relationships/hyperlink" Target="https://fall2019.csye6225.cloud/assignments/05/" TargetMode="External"/><Relationship Id="rId501" Type="http://schemas.openxmlformats.org/officeDocument/2006/relationships/hyperlink" Target="https://docs.aws.amazon.com/lambda/latest/dg/with-sns-example.html" TargetMode="External"/><Relationship Id="rId543" Type="http://schemas.openxmlformats.org/officeDocument/2006/relationships/hyperlink" Target="https://fall2019.csye6225.cloud/lectures/10/" TargetMode="External"/><Relationship Id="rId75" Type="http://schemas.openxmlformats.org/officeDocument/2006/relationships/hyperlink" Target="https://fall2019.csye6225.cloud/assignments/03/" TargetMode="External"/><Relationship Id="rId140" Type="http://schemas.openxmlformats.org/officeDocument/2006/relationships/hyperlink" Target="https://fall2019.csye6225.cloud/assignments/04/" TargetMode="External"/><Relationship Id="rId182" Type="http://schemas.openxmlformats.org/officeDocument/2006/relationships/hyperlink" Target="https://www.namecheap.com/domains/registration.aspx" TargetMode="External"/><Relationship Id="rId378" Type="http://schemas.openxmlformats.org/officeDocument/2006/relationships/hyperlink" Target="https://fall2019.csye6225.cloud/lectures/08/" TargetMode="External"/><Relationship Id="rId403" Type="http://schemas.openxmlformats.org/officeDocument/2006/relationships/image" Target="media/image16.png"/><Relationship Id="rId585" Type="http://schemas.openxmlformats.org/officeDocument/2006/relationships/hyperlink" Target="http://highscalability.com/blog/2016/9/28/how-uber-manages-a-million-writes-per-second-using-mesos-and.html" TargetMode="External"/><Relationship Id="rId6" Type="http://schemas.openxmlformats.org/officeDocument/2006/relationships/hyperlink" Target="https://fall2019.csye6225.cloud/teams/" TargetMode="External"/><Relationship Id="rId238" Type="http://schemas.openxmlformats.org/officeDocument/2006/relationships/hyperlink" Target="https://fall2019.csye6225.cloud/lectures/06/" TargetMode="External"/><Relationship Id="rId445" Type="http://schemas.openxmlformats.org/officeDocument/2006/relationships/hyperlink" Target="http://www.kdgregory.com/index.php?page=java.logging" TargetMode="External"/><Relationship Id="rId487" Type="http://schemas.openxmlformats.org/officeDocument/2006/relationships/hyperlink" Target="https://fall2019.csye6225.cloud/assignments/08/" TargetMode="External"/><Relationship Id="rId610" Type="http://schemas.openxmlformats.org/officeDocument/2006/relationships/hyperlink" Target="https://letsencrypt.org/" TargetMode="External"/><Relationship Id="rId291" Type="http://schemas.openxmlformats.org/officeDocument/2006/relationships/hyperlink" Target="https://aws.amazon.com/products/storage/?nc2=h_l3_db" TargetMode="External"/><Relationship Id="rId305" Type="http://schemas.openxmlformats.org/officeDocument/2006/relationships/hyperlink" Target="https://docs.aws.amazon.com/AmazonCloudWatch/latest/monitoring/install-CloudWatch-Agent-on-first-instance.html" TargetMode="External"/><Relationship Id="rId347" Type="http://schemas.openxmlformats.org/officeDocument/2006/relationships/hyperlink" Target="https://northeastern-my.sharepoint.com/:b:/g/personal/tejasparikh_northeastern_edu/EUz7uPcgJc5CrUKhV-q3W1oBoDwCvYnydyirqRXe0lCrKQ?e=vMY7Ad" TargetMode="External"/><Relationship Id="rId512" Type="http://schemas.openxmlformats.org/officeDocument/2006/relationships/hyperlink" Target="https://docs.aws.amazon.com/codedeploy/latest/userguide/reference-appspec-file-example.html" TargetMode="External"/><Relationship Id="rId44" Type="http://schemas.openxmlformats.org/officeDocument/2006/relationships/hyperlink" Target="https://en.wikipedia.org/wiki/Salt_(cryptography)" TargetMode="External"/><Relationship Id="rId86" Type="http://schemas.openxmlformats.org/officeDocument/2006/relationships/hyperlink" Target="https://fall2019.csye6225.cloud/lectures/04/" TargetMode="External"/><Relationship Id="rId151" Type="http://schemas.openxmlformats.org/officeDocument/2006/relationships/hyperlink" Target="https://fall2019.csye6225.cloud/lectures/05/" TargetMode="External"/><Relationship Id="rId389" Type="http://schemas.openxmlformats.org/officeDocument/2006/relationships/hyperlink" Target="https://docs.aws.amazon.com/codedeploy/latest/userguide/troubleshooting-deployments.html" TargetMode="External"/><Relationship Id="rId554" Type="http://schemas.openxmlformats.org/officeDocument/2006/relationships/hyperlink" Target="https://fall2019.csye6225.cloud/lectures/10/" TargetMode="External"/><Relationship Id="rId596" Type="http://schemas.openxmlformats.org/officeDocument/2006/relationships/hyperlink" Target="https://https.cio.gov/" TargetMode="External"/><Relationship Id="rId193" Type="http://schemas.openxmlformats.org/officeDocument/2006/relationships/hyperlink" Target="https://aws.amazon.com/route53/" TargetMode="External"/><Relationship Id="rId207" Type="http://schemas.openxmlformats.org/officeDocument/2006/relationships/hyperlink" Target="https://fall2019.csye6225.cloud/assignments/05/" TargetMode="External"/><Relationship Id="rId249" Type="http://schemas.openxmlformats.org/officeDocument/2006/relationships/hyperlink" Target="https://fall2019.csye6225.cloud/assignments/06/" TargetMode="External"/><Relationship Id="rId414" Type="http://schemas.openxmlformats.org/officeDocument/2006/relationships/hyperlink" Target="https://docs.aws.amazon.com/AWSCloudFormation/latest/UserGuide/aws-properties-ec2-instance.html" TargetMode="External"/><Relationship Id="rId456" Type="http://schemas.openxmlformats.org/officeDocument/2006/relationships/hyperlink" Target="http://docs.aws.amazon.com/AWSCloudFormation/latest/UserGuide/aws-properties-sns-topic.html" TargetMode="External"/><Relationship Id="rId498" Type="http://schemas.openxmlformats.org/officeDocument/2006/relationships/hyperlink" Target="https://docs.aws.amazon.com/ses/latest/DeveloperGuide/receiving-email-getting-started.html" TargetMode="External"/><Relationship Id="rId621" Type="http://schemas.openxmlformats.org/officeDocument/2006/relationships/hyperlink" Target="https://github.com/cloud-custodian/cloud-custodian" TargetMode="External"/><Relationship Id="rId13" Type="http://schemas.openxmlformats.org/officeDocument/2006/relationships/hyperlink" Target="https://learning.oreilly.com/library/view/unix-shell-programming/0672324903/" TargetMode="External"/><Relationship Id="rId109" Type="http://schemas.openxmlformats.org/officeDocument/2006/relationships/hyperlink" Target="https://fall2019.csye6225.cloud/assignments/04/" TargetMode="External"/><Relationship Id="rId260" Type="http://schemas.openxmlformats.org/officeDocument/2006/relationships/hyperlink" Target="https://fall2019.csye6225.cloud/assignments/06/" TargetMode="External"/><Relationship Id="rId316" Type="http://schemas.openxmlformats.org/officeDocument/2006/relationships/hyperlink" Target="https://www.joe0.com/2017/05/24/amazon-s3-how-to-delete-files-older-than-x-days/" TargetMode="External"/><Relationship Id="rId523" Type="http://schemas.openxmlformats.org/officeDocument/2006/relationships/hyperlink" Target="http://tools.kali.org/" TargetMode="External"/><Relationship Id="rId55" Type="http://schemas.openxmlformats.org/officeDocument/2006/relationships/hyperlink" Target="https://fall2019.csye6225.cloud/lectures/03/" TargetMode="External"/><Relationship Id="rId97" Type="http://schemas.openxmlformats.org/officeDocument/2006/relationships/hyperlink" Target="https://en.wikipedia.org/wiki/Private_network" TargetMode="External"/><Relationship Id="rId120" Type="http://schemas.openxmlformats.org/officeDocument/2006/relationships/hyperlink" Target="https://fall2019.csye6225.cloud/assignments/04/" TargetMode="External"/><Relationship Id="rId358" Type="http://schemas.openxmlformats.org/officeDocument/2006/relationships/hyperlink" Target="https://fall2019.csye6225.cloud/lectures/08/" TargetMode="External"/><Relationship Id="rId565" Type="http://schemas.openxmlformats.org/officeDocument/2006/relationships/hyperlink" Target="https://fall2019.csye6225.cloud/lectures/10/" TargetMode="External"/><Relationship Id="rId162" Type="http://schemas.openxmlformats.org/officeDocument/2006/relationships/hyperlink" Target="https://fall2019.csye6225.cloud/lectures/05/" TargetMode="External"/><Relationship Id="rId218" Type="http://schemas.openxmlformats.org/officeDocument/2006/relationships/hyperlink" Target="https://toolbox.googleapps.com/apps/dig/" TargetMode="External"/><Relationship Id="rId425" Type="http://schemas.openxmlformats.org/officeDocument/2006/relationships/hyperlink" Target="https://docs.aws.amazon.com/codedeploy/latest/userguide/welcome.html" TargetMode="External"/><Relationship Id="rId467" Type="http://schemas.openxmlformats.org/officeDocument/2006/relationships/hyperlink" Target="https://fall2019.csye6225.cloud/assignments/08/" TargetMode="External"/><Relationship Id="rId632" Type="http://schemas.openxmlformats.org/officeDocument/2006/relationships/hyperlink" Target="https://engineering.linkedin.com/blog/2016/10/instant-messaging-at-linkedin--scaling-to-hundreds-of-thousands-" TargetMode="External"/><Relationship Id="rId271" Type="http://schemas.openxmlformats.org/officeDocument/2006/relationships/hyperlink" Target="http://docs.aws.amazon.com/AWSCloudFormation/latest/UserGuide/aws-resource-rds-security-group-ingress.html" TargetMode="External"/><Relationship Id="rId24" Type="http://schemas.openxmlformats.org/officeDocument/2006/relationships/hyperlink" Target="http://tldp.org/HOWTO/Bash-Prog-Intro-HOWTO.html" TargetMode="External"/><Relationship Id="rId66" Type="http://schemas.openxmlformats.org/officeDocument/2006/relationships/hyperlink" Target="https://www.atlassian.com/git/tutorials/comparing-workflows" TargetMode="External"/><Relationship Id="rId131" Type="http://schemas.openxmlformats.org/officeDocument/2006/relationships/hyperlink" Target="http://docs.aws.amazon.com/AWSCloudFormation/latest/UserGuide/intrinsic-function-reference.html" TargetMode="External"/><Relationship Id="rId327" Type="http://schemas.openxmlformats.org/officeDocument/2006/relationships/hyperlink" Target="https://fall2019.csye6225.cloud/assignments/07/" TargetMode="External"/><Relationship Id="rId369" Type="http://schemas.openxmlformats.org/officeDocument/2006/relationships/image" Target="media/image12.png"/><Relationship Id="rId534" Type="http://schemas.openxmlformats.org/officeDocument/2006/relationships/hyperlink" Target="https://fall2019.csye6225.cloud/assignments/08/" TargetMode="External"/><Relationship Id="rId576" Type="http://schemas.openxmlformats.org/officeDocument/2006/relationships/hyperlink" Target="https://aws.amazon.com/elasticloadbalancing/" TargetMode="External"/><Relationship Id="rId173" Type="http://schemas.openxmlformats.org/officeDocument/2006/relationships/hyperlink" Target="https://fall2019.csye6225.cloud/lectures/05/" TargetMode="External"/><Relationship Id="rId229" Type="http://schemas.openxmlformats.org/officeDocument/2006/relationships/hyperlink" Target="https://fall2019.csye6225.cloud/lectures/06/" TargetMode="External"/><Relationship Id="rId380" Type="http://schemas.openxmlformats.org/officeDocument/2006/relationships/hyperlink" Target="https://circleci.com/docs/2.0/env-vars/" TargetMode="External"/><Relationship Id="rId436" Type="http://schemas.openxmlformats.org/officeDocument/2006/relationships/hyperlink" Target="http://docs.aws.amazon.com/codedeploy/latest/userguide/app-spec-ref.html" TargetMode="External"/><Relationship Id="rId601" Type="http://schemas.openxmlformats.org/officeDocument/2006/relationships/hyperlink" Target="https://fall2019.csye6225.cloud/group_project/" TargetMode="External"/><Relationship Id="rId240" Type="http://schemas.openxmlformats.org/officeDocument/2006/relationships/hyperlink" Target="http://docs.aws.amazon.com/AWSEC2/latest/UserGuide/using-network-security.html" TargetMode="External"/><Relationship Id="rId478" Type="http://schemas.openxmlformats.org/officeDocument/2006/relationships/hyperlink" Target="https://www.namecheap.com/security/ssl-certificates.aspx" TargetMode="External"/><Relationship Id="rId35" Type="http://schemas.openxmlformats.org/officeDocument/2006/relationships/hyperlink" Target="https://fall2019.csye6225.cloud/cna/" TargetMode="External"/><Relationship Id="rId77" Type="http://schemas.openxmlformats.org/officeDocument/2006/relationships/hyperlink" Target="https://fall2019.csye6225.cloud/assignments/03/" TargetMode="External"/><Relationship Id="rId100" Type="http://schemas.openxmlformats.org/officeDocument/2006/relationships/hyperlink" Target="https://en.wikipedia.org/wiki/Classless_Inter-Domain_Routing" TargetMode="External"/><Relationship Id="rId282" Type="http://schemas.openxmlformats.org/officeDocument/2006/relationships/hyperlink" Target="https://fall2019.csye6225.cloud/assignments/06/" TargetMode="External"/><Relationship Id="rId338" Type="http://schemas.openxmlformats.org/officeDocument/2006/relationships/hyperlink" Target="https://fall2019.csye6225.cloud/assignments/07/" TargetMode="External"/><Relationship Id="rId503" Type="http://schemas.openxmlformats.org/officeDocument/2006/relationships/hyperlink" Target="https://docs.aws.amazon.com/lambda/latest/dg/create-deployment-pkg-zip-java.html" TargetMode="External"/><Relationship Id="rId545" Type="http://schemas.openxmlformats.org/officeDocument/2006/relationships/hyperlink" Target="https://fall2019.csye6225.cloud/assignments/07/" TargetMode="External"/><Relationship Id="rId587" Type="http://schemas.openxmlformats.org/officeDocument/2006/relationships/hyperlink" Target="https://www.slideshare.net/nkallen/q-con-3770885" TargetMode="External"/><Relationship Id="rId8" Type="http://schemas.openxmlformats.org/officeDocument/2006/relationships/hyperlink" Target="https://northeastern-my.sharepoint.com/:b:/g/personal/tejasparikh_northeastern_edu/EWYKksLeMLpMth7BdaAl0aUBYYEpwsvAWidyNiz-ja2CNA?e=l62d5q" TargetMode="External"/><Relationship Id="rId142" Type="http://schemas.openxmlformats.org/officeDocument/2006/relationships/hyperlink" Target="https://fall2019.csye6225.cloud/assignments/04/" TargetMode="External"/><Relationship Id="rId184" Type="http://schemas.openxmlformats.org/officeDocument/2006/relationships/hyperlink" Target="https://fall2019.csye6225.cloud/assignments/05/" TargetMode="External"/><Relationship Id="rId391" Type="http://schemas.openxmlformats.org/officeDocument/2006/relationships/hyperlink" Target="https://fall2019.csye6225.cloud/lectures/08/" TargetMode="External"/><Relationship Id="rId405" Type="http://schemas.openxmlformats.org/officeDocument/2006/relationships/image" Target="media/image17.png"/><Relationship Id="rId447" Type="http://schemas.openxmlformats.org/officeDocument/2006/relationships/hyperlink" Target="https://docs.aws.amazon.com/AmazonCloudWatch/latest/monitoring/CloudWatch-Agent-custom-metrics-statsd.html" TargetMode="External"/><Relationship Id="rId612" Type="http://schemas.openxmlformats.org/officeDocument/2006/relationships/hyperlink" Target="https://https.cio.gov/everything/" TargetMode="External"/><Relationship Id="rId251" Type="http://schemas.openxmlformats.org/officeDocument/2006/relationships/hyperlink" Target="https://learn.hashicorp.com/terraform/getting-started/dependencies.html" TargetMode="External"/><Relationship Id="rId489" Type="http://schemas.openxmlformats.org/officeDocument/2006/relationships/hyperlink" Target="https://fall2019.csye6225.cloud/assignments/08/" TargetMode="External"/><Relationship Id="rId46" Type="http://schemas.openxmlformats.org/officeDocument/2006/relationships/hyperlink" Target="https://stackoverflow.com/questions/19332821/http-basic-authentication-over-ssl-for-rest-api" TargetMode="External"/><Relationship Id="rId293" Type="http://schemas.openxmlformats.org/officeDocument/2006/relationships/hyperlink" Target="https://aws.amazon.com/products/storage/?nc2=h_l3_db" TargetMode="External"/><Relationship Id="rId307" Type="http://schemas.openxmlformats.org/officeDocument/2006/relationships/hyperlink" Target="https://fall2019.csye6225.cloud/assignments/07/" TargetMode="External"/><Relationship Id="rId349" Type="http://schemas.openxmlformats.org/officeDocument/2006/relationships/hyperlink" Target="https://fall2019.csye6225.cloud/lectures/08/" TargetMode="External"/><Relationship Id="rId514" Type="http://schemas.openxmlformats.org/officeDocument/2006/relationships/hyperlink" Target="https://docs.aws.amazon.com/codedeploy/latest/userguide/troubleshooting-deployments-lambda.html" TargetMode="External"/><Relationship Id="rId556" Type="http://schemas.openxmlformats.org/officeDocument/2006/relationships/hyperlink" Target="https://fall2019.csye6225.cloud/lectures/10/" TargetMode="External"/><Relationship Id="rId88" Type="http://schemas.openxmlformats.org/officeDocument/2006/relationships/hyperlink" Target="https://www.pearsonhighered.com/program/Erl-Cloud-Computing-Concepts-Technology-Architecture/PGM239182.html" TargetMode="External"/><Relationship Id="rId111" Type="http://schemas.openxmlformats.org/officeDocument/2006/relationships/hyperlink" Target="https://fall2019.csye6225.cloud/assignments/04/" TargetMode="External"/><Relationship Id="rId153" Type="http://schemas.openxmlformats.org/officeDocument/2006/relationships/hyperlink" Target="https://northeastern-my.sharepoint.com/:b:/g/personal/tejasparikh_northeastern_edu/EYbvgg6fO05Fo2-J07WbIX0BVqEVPnf7A0A7PiyyDRNsiQ?e=2SbzFI" TargetMode="External"/><Relationship Id="rId195" Type="http://schemas.openxmlformats.org/officeDocument/2006/relationships/hyperlink" Target="http://docs.aws.amazon.com/Route53/latest/DeveloperGuide/ResourceRecordTypes.html" TargetMode="External"/><Relationship Id="rId209" Type="http://schemas.openxmlformats.org/officeDocument/2006/relationships/hyperlink" Target="https://docs.aws.amazon.com/AWSEC2/latest/UserGuide/AMIs.html" TargetMode="External"/><Relationship Id="rId360" Type="http://schemas.openxmlformats.org/officeDocument/2006/relationships/image" Target="media/image3.png"/><Relationship Id="rId416" Type="http://schemas.openxmlformats.org/officeDocument/2006/relationships/hyperlink" Target="https://docs.spring.io/spring-boot/docs/current/reference/html/howto-properties-and-configuration.html" TargetMode="External"/><Relationship Id="rId598" Type="http://schemas.openxmlformats.org/officeDocument/2006/relationships/hyperlink" Target="https://fall2019.csye6225.cloud/lectures/11/" TargetMode="External"/><Relationship Id="rId220" Type="http://schemas.openxmlformats.org/officeDocument/2006/relationships/hyperlink" Target="https://fall2019.csye6225.cloud/lectures/06/" TargetMode="External"/><Relationship Id="rId458" Type="http://schemas.openxmlformats.org/officeDocument/2006/relationships/hyperlink" Target="https://help.github.com/articles/create-a-repo/" TargetMode="External"/><Relationship Id="rId623" Type="http://schemas.openxmlformats.org/officeDocument/2006/relationships/hyperlink" Target="https://docs.microsoft.com/en-us/azure/architecture/" TargetMode="External"/><Relationship Id="rId15" Type="http://schemas.openxmlformats.org/officeDocument/2006/relationships/hyperlink" Target="https://learning.oreilly.com/library/view/learning-the-vi/9780596529833/" TargetMode="External"/><Relationship Id="rId57" Type="http://schemas.openxmlformats.org/officeDocument/2006/relationships/hyperlink" Target="https://fall2019.csye6225.cloud/lectures/03/" TargetMode="External"/><Relationship Id="rId262" Type="http://schemas.openxmlformats.org/officeDocument/2006/relationships/hyperlink" Target="https://fall2019.csye6225.cloud/assignments/06/" TargetMode="External"/><Relationship Id="rId318" Type="http://schemas.openxmlformats.org/officeDocument/2006/relationships/hyperlink" Target="http://docs.aws.amazon.com/AWSCloudFormation/latest/UserGuide/aws-properties-ec2-instance.html" TargetMode="External"/><Relationship Id="rId525" Type="http://schemas.openxmlformats.org/officeDocument/2006/relationships/hyperlink" Target="http://tools.kali.org/web-applications/xsser" TargetMode="External"/><Relationship Id="rId567" Type="http://schemas.openxmlformats.org/officeDocument/2006/relationships/hyperlink" Target="https://aws.amazon.com/sqs" TargetMode="External"/><Relationship Id="rId99" Type="http://schemas.openxmlformats.org/officeDocument/2006/relationships/hyperlink" Target="https://en.wikipedia.org/wiki/Subnetwork" TargetMode="External"/><Relationship Id="rId122" Type="http://schemas.openxmlformats.org/officeDocument/2006/relationships/hyperlink" Target="https://fall2019.csye6225.cloud/assignments/04/" TargetMode="External"/><Relationship Id="rId164" Type="http://schemas.openxmlformats.org/officeDocument/2006/relationships/hyperlink" Target="http://docs.aws.amazon.com/cli/latest/userguide/installing.html" TargetMode="External"/><Relationship Id="rId371" Type="http://schemas.openxmlformats.org/officeDocument/2006/relationships/image" Target="media/image13.png"/><Relationship Id="rId427" Type="http://schemas.openxmlformats.org/officeDocument/2006/relationships/hyperlink" Target="https://circleci.com/" TargetMode="External"/><Relationship Id="rId469" Type="http://schemas.openxmlformats.org/officeDocument/2006/relationships/hyperlink" Target="https://fall2019.csye6225.cloud/assignments/08/" TargetMode="External"/><Relationship Id="rId634" Type="http://schemas.openxmlformats.org/officeDocument/2006/relationships/hyperlink" Target="https://redditblog.com/2017/04/13/how-we-built-rplace/" TargetMode="External"/><Relationship Id="rId26" Type="http://schemas.openxmlformats.org/officeDocument/2006/relationships/hyperlink" Target="https://supportweb.cs.bham.ac.uk/docs/tutorials/docsystem/build/tutorials/unixscripting/unixscripting.html" TargetMode="External"/><Relationship Id="rId231" Type="http://schemas.openxmlformats.org/officeDocument/2006/relationships/hyperlink" Target="https://fall2019.csye6225.cloud/lectures/06/" TargetMode="External"/><Relationship Id="rId273" Type="http://schemas.openxmlformats.org/officeDocument/2006/relationships/hyperlink" Target="http://docs.aws.amazon.com/AWSCloudFormation/latest/UserGuide/aws-resource-ec2-security-group-egress.html" TargetMode="External"/><Relationship Id="rId329" Type="http://schemas.openxmlformats.org/officeDocument/2006/relationships/hyperlink" Target="https://fall2019.csye6225.cloud/assignments/07/" TargetMode="External"/><Relationship Id="rId480" Type="http://schemas.openxmlformats.org/officeDocument/2006/relationships/hyperlink" Target="https://fall2019.csye6225.cloud/assignments/08/" TargetMode="External"/><Relationship Id="rId536" Type="http://schemas.openxmlformats.org/officeDocument/2006/relationships/hyperlink" Target="https://fall2019.csye6225.cloud/assignments/08/" TargetMode="External"/><Relationship Id="rId68" Type="http://schemas.openxmlformats.org/officeDocument/2006/relationships/hyperlink" Target="https://fall2019.csye6225.cloud/assignments/03/" TargetMode="External"/><Relationship Id="rId133" Type="http://schemas.openxmlformats.org/officeDocument/2006/relationships/hyperlink" Target="https://docs.aws.amazon.com/AWSCloudFormation/latest/UserGuide/aws-resource-ec2-internetgateway.html" TargetMode="External"/><Relationship Id="rId175" Type="http://schemas.openxmlformats.org/officeDocument/2006/relationships/hyperlink" Target="https://dzone.com/articles/how-to-leverage-infrastructure-as-code-with-devops" TargetMode="External"/><Relationship Id="rId340" Type="http://schemas.openxmlformats.org/officeDocument/2006/relationships/hyperlink" Target="https://fall2019.csye6225.cloud/assignments/07/" TargetMode="External"/><Relationship Id="rId578" Type="http://schemas.openxmlformats.org/officeDocument/2006/relationships/hyperlink" Target="https://aws.amazon.com/elasticloadbalancing/applicationloadbalancer/" TargetMode="External"/><Relationship Id="rId200" Type="http://schemas.openxmlformats.org/officeDocument/2006/relationships/hyperlink" Target="https://docs.aws.amazon.com/Route53/latest/DeveloperGuide/CreatingNewSubdomain.html" TargetMode="External"/><Relationship Id="rId382" Type="http://schemas.openxmlformats.org/officeDocument/2006/relationships/image" Target="media/image14.png"/><Relationship Id="rId438" Type="http://schemas.openxmlformats.org/officeDocument/2006/relationships/hyperlink" Target="http://docs.aws.amazon.com/AWSCloudFormation/latest/UserGuide/aws-properties-iam-user.html" TargetMode="External"/><Relationship Id="rId603" Type="http://schemas.openxmlformats.org/officeDocument/2006/relationships/hyperlink" Target="https://northeastern-my.sharepoint.com/:b:/g/personal/tejasparikh_northeastern_edu/Ef3N4_xlu8dNtPm2o_5N6jwB_WP15_C58ilLep0B3FpRQg?e=Ibj35v" TargetMode="External"/><Relationship Id="rId242" Type="http://schemas.openxmlformats.org/officeDocument/2006/relationships/hyperlink" Target="https://en.wikipedia.org/wiki/Root_name_server" TargetMode="External"/><Relationship Id="rId284" Type="http://schemas.openxmlformats.org/officeDocument/2006/relationships/hyperlink" Target="https://fall2019.csye6225.cloud/assignments/05/" TargetMode="External"/><Relationship Id="rId491" Type="http://schemas.openxmlformats.org/officeDocument/2006/relationships/hyperlink" Target="https://jmeter.apache.org/usermanual/index.html" TargetMode="External"/><Relationship Id="rId505" Type="http://schemas.openxmlformats.org/officeDocument/2006/relationships/hyperlink" Target="https://docs.aws.amazon.com/ses/latest/DeveloperGuide/receiving-email-action-lambda-example-functions.html" TargetMode="External"/><Relationship Id="rId37" Type="http://schemas.openxmlformats.org/officeDocument/2006/relationships/hyperlink" Target="https://app.swaggerhub.com/apis-docs/csye6225/csye6225-fall2019/assignment-02" TargetMode="External"/><Relationship Id="rId79" Type="http://schemas.openxmlformats.org/officeDocument/2006/relationships/hyperlink" Target="https://fall2019.csye6225.cloud/lectures/04/" TargetMode="External"/><Relationship Id="rId102" Type="http://schemas.openxmlformats.org/officeDocument/2006/relationships/hyperlink" Target="https://en.wikipedia.org/wiki/Internet_protocol_suite" TargetMode="External"/><Relationship Id="rId144" Type="http://schemas.openxmlformats.org/officeDocument/2006/relationships/hyperlink" Target="https://fall2019.csye6225.cloud/assignments/04/" TargetMode="External"/><Relationship Id="rId547" Type="http://schemas.openxmlformats.org/officeDocument/2006/relationships/hyperlink" Target="https://fall2019.csye6225.cloud/lectures/10/" TargetMode="External"/><Relationship Id="rId589" Type="http://schemas.openxmlformats.org/officeDocument/2006/relationships/hyperlink" Target="https://fall2019.csye6225.cloud/lectures/10/" TargetMode="External"/><Relationship Id="rId90" Type="http://schemas.openxmlformats.org/officeDocument/2006/relationships/hyperlink" Target="https://fall2019.csye6225.cloud/lectures/04/" TargetMode="External"/><Relationship Id="rId186" Type="http://schemas.openxmlformats.org/officeDocument/2006/relationships/hyperlink" Target="https://aws.amazon.com/route53/" TargetMode="External"/><Relationship Id="rId351" Type="http://schemas.openxmlformats.org/officeDocument/2006/relationships/hyperlink" Target="http://docs.aws.amazon.com/cli/latest/userguide/installing.html" TargetMode="External"/><Relationship Id="rId393" Type="http://schemas.openxmlformats.org/officeDocument/2006/relationships/hyperlink" Target="https://fall2019.csye6225.cloud/lectures/08/" TargetMode="External"/><Relationship Id="rId407" Type="http://schemas.openxmlformats.org/officeDocument/2006/relationships/image" Target="media/image18.png"/><Relationship Id="rId449" Type="http://schemas.openxmlformats.org/officeDocument/2006/relationships/hyperlink" Target="https://fall2019.csye6225.cloud/assignments/08/" TargetMode="External"/><Relationship Id="rId614" Type="http://schemas.openxmlformats.org/officeDocument/2006/relationships/hyperlink" Target="https://en.wikipedia.org/wiki/Server_Name_Indication" TargetMode="External"/><Relationship Id="rId211" Type="http://schemas.openxmlformats.org/officeDocument/2006/relationships/hyperlink" Target="https://fall2019.csye6225.cloud/assignments/05/" TargetMode="External"/><Relationship Id="rId253" Type="http://schemas.openxmlformats.org/officeDocument/2006/relationships/hyperlink" Target="https://fall2019.csye6225.cloud/assignments/06/" TargetMode="External"/><Relationship Id="rId295" Type="http://schemas.openxmlformats.org/officeDocument/2006/relationships/hyperlink" Target="https://aws.amazon.com/products/databases/?nc2=h_l3_db" TargetMode="External"/><Relationship Id="rId309" Type="http://schemas.openxmlformats.org/officeDocument/2006/relationships/hyperlink" Target="https://fall2019.csye6225.cloud/assignments/07/" TargetMode="External"/><Relationship Id="rId460" Type="http://schemas.openxmlformats.org/officeDocument/2006/relationships/hyperlink" Target="http://docs.aws.amazon.com/amazondynamodb/latest/developerguide/howitworks-ttl.html" TargetMode="External"/><Relationship Id="rId516" Type="http://schemas.openxmlformats.org/officeDocument/2006/relationships/hyperlink" Target="https://s3-us-east-2.amazonaws.com/cloudformation-templates-us-east-2/AutoScalingMultiAZWithNotifications.template" TargetMode="External"/><Relationship Id="rId48" Type="http://schemas.openxmlformats.org/officeDocument/2006/relationships/hyperlink" Target="https://dzone.com/articles/restful-api-authentication-basics-1" TargetMode="External"/><Relationship Id="rId113" Type="http://schemas.openxmlformats.org/officeDocument/2006/relationships/hyperlink" Target="https://docs.aws.amazon.com/AWSCloudFormation/latest/UserGuide/aws-resource-ec2-vpc.html" TargetMode="External"/><Relationship Id="rId320" Type="http://schemas.openxmlformats.org/officeDocument/2006/relationships/hyperlink" Target="https://fall2019.csye6225.cloud/lectures/08/" TargetMode="External"/><Relationship Id="rId558" Type="http://schemas.openxmlformats.org/officeDocument/2006/relationships/hyperlink" Target="https://fall2019.csye6225.cloud/lectures/10/" TargetMode="External"/><Relationship Id="rId155" Type="http://schemas.openxmlformats.org/officeDocument/2006/relationships/hyperlink" Target="https://northeastern-my.sharepoint.com/:b:/g/personal/tejasparikh_northeastern_edu/EduTHszoHSRHt-UvgyViXUkB1xDKOcKd-VtizNhMZ7NurA?e=8Jab0h" TargetMode="External"/><Relationship Id="rId197" Type="http://schemas.openxmlformats.org/officeDocument/2006/relationships/hyperlink" Target="https://fall2019.csye6225.cloud/assignments/05/" TargetMode="External"/><Relationship Id="rId362" Type="http://schemas.openxmlformats.org/officeDocument/2006/relationships/image" Target="media/image5.png"/><Relationship Id="rId418" Type="http://schemas.openxmlformats.org/officeDocument/2006/relationships/hyperlink" Target="https://docs.aws.amazon.com/AWSCloudFormation/latest/UserGuide/aws-resource-iam-role.html" TargetMode="External"/><Relationship Id="rId625" Type="http://schemas.openxmlformats.org/officeDocument/2006/relationships/hyperlink" Target="https://aws.amazon.com/whitepapers/" TargetMode="External"/><Relationship Id="rId222" Type="http://schemas.openxmlformats.org/officeDocument/2006/relationships/hyperlink" Target="https://fall2019.csye6225.cloud/assignments/05/" TargetMode="External"/><Relationship Id="rId264" Type="http://schemas.openxmlformats.org/officeDocument/2006/relationships/hyperlink" Target="https://docs.aws.amazon.com/AmazonS3/latest/dev/UsingMetadata.html" TargetMode="External"/><Relationship Id="rId471" Type="http://schemas.openxmlformats.org/officeDocument/2006/relationships/hyperlink" Target="https://fall2019.csye6225.cloud/assignments/08/" TargetMode="External"/><Relationship Id="rId17" Type="http://schemas.openxmlformats.org/officeDocument/2006/relationships/hyperlink" Target="http://web.eng.hawaii.edu/Tutor/vi.html" TargetMode="External"/><Relationship Id="rId59" Type="http://schemas.openxmlformats.org/officeDocument/2006/relationships/hyperlink" Target="https://fall2019.csye6225.cloud/lectures/03/" TargetMode="External"/><Relationship Id="rId124" Type="http://schemas.openxmlformats.org/officeDocument/2006/relationships/hyperlink" Target="https://github.com/tejasparikh/csye6225-fa2019-template" TargetMode="External"/><Relationship Id="rId527" Type="http://schemas.openxmlformats.org/officeDocument/2006/relationships/hyperlink" Target="http://wapiti.sourceforge.net/" TargetMode="External"/><Relationship Id="rId569" Type="http://schemas.openxmlformats.org/officeDocument/2006/relationships/hyperlink" Target="https://martinfowler.com/articles/201701-event-driven.html" TargetMode="External"/><Relationship Id="rId70" Type="http://schemas.openxmlformats.org/officeDocument/2006/relationships/hyperlink" Target="https://fall2019.csye6225.cloud/assignments/03/" TargetMode="External"/><Relationship Id="rId166" Type="http://schemas.openxmlformats.org/officeDocument/2006/relationships/hyperlink" Target="https://aws.amazon.com/tools/" TargetMode="External"/><Relationship Id="rId331" Type="http://schemas.openxmlformats.org/officeDocument/2006/relationships/hyperlink" Target="https://fall2019.csye6225.cloud/assignments/07/" TargetMode="External"/><Relationship Id="rId373" Type="http://schemas.openxmlformats.org/officeDocument/2006/relationships/hyperlink" Target="https://docs.aws.amazon.com/codedeploy/latest/userguide/codedeploy-agent-operations-install-linux.html" TargetMode="External"/><Relationship Id="rId429" Type="http://schemas.openxmlformats.org/officeDocument/2006/relationships/hyperlink" Target="https://circleci.com/docs/2.0/env-vars/" TargetMode="External"/><Relationship Id="rId580" Type="http://schemas.openxmlformats.org/officeDocument/2006/relationships/hyperlink" Target="https://f5.com/glossary/load-balancer" TargetMode="External"/><Relationship Id="rId636" Type="http://schemas.openxmlformats.org/officeDocument/2006/relationships/theme" Target="theme/theme1.xml"/><Relationship Id="rId1" Type="http://schemas.openxmlformats.org/officeDocument/2006/relationships/numbering" Target="numbering.xml"/><Relationship Id="rId233" Type="http://schemas.openxmlformats.org/officeDocument/2006/relationships/hyperlink" Target="https://fall2019.csye6225.cloud/lectures/06/" TargetMode="External"/><Relationship Id="rId440" Type="http://schemas.openxmlformats.org/officeDocument/2006/relationships/hyperlink" Target="https://fall2019.csye6225.cloud/lectures/08/" TargetMode="External"/><Relationship Id="rId28" Type="http://schemas.openxmlformats.org/officeDocument/2006/relationships/hyperlink" Target="https://files.fosswire.com/2007/08/fwunixref.pdf" TargetMode="External"/><Relationship Id="rId275" Type="http://schemas.openxmlformats.org/officeDocument/2006/relationships/hyperlink" Target="https://docs.aws.amazon.com/AmazonRDS/latest/UserGuide/CHAP_GettingStarted.html" TargetMode="External"/><Relationship Id="rId300" Type="http://schemas.openxmlformats.org/officeDocument/2006/relationships/hyperlink" Target="https://fall2019.csye6225.cloud/assignments/07/" TargetMode="External"/><Relationship Id="rId482" Type="http://schemas.openxmlformats.org/officeDocument/2006/relationships/hyperlink" Target="https://your-domain-name.tld/" TargetMode="External"/><Relationship Id="rId538" Type="http://schemas.openxmlformats.org/officeDocument/2006/relationships/hyperlink" Target="https://fall2019.csye6225.cloud/assignments/08/" TargetMode="External"/><Relationship Id="rId81" Type="http://schemas.openxmlformats.org/officeDocument/2006/relationships/hyperlink" Target="https://fall2019.csye6225.cloud/" TargetMode="External"/><Relationship Id="rId135" Type="http://schemas.openxmlformats.org/officeDocument/2006/relationships/hyperlink" Target="https://docs.aws.amazon.com/AWSCloudFormation/latest/UserGuide/aws-resource-ec2-route.html" TargetMode="External"/><Relationship Id="rId177" Type="http://schemas.openxmlformats.org/officeDocument/2006/relationships/hyperlink" Target="https://fall2019.csye6225.cloud/lectures/05/" TargetMode="External"/><Relationship Id="rId342" Type="http://schemas.openxmlformats.org/officeDocument/2006/relationships/hyperlink" Target="https://fall2019.csye6225.cloud/assignments/07/" TargetMode="External"/><Relationship Id="rId384" Type="http://schemas.openxmlformats.org/officeDocument/2006/relationships/hyperlink" Target="https://fall2019.csye6225.cloud/lectures/08/" TargetMode="External"/><Relationship Id="rId591" Type="http://schemas.openxmlformats.org/officeDocument/2006/relationships/hyperlink" Target="https://github.com/Netflix/SimianArmy/wiki" TargetMode="External"/><Relationship Id="rId605" Type="http://schemas.openxmlformats.org/officeDocument/2006/relationships/hyperlink" Target="https://fall2019.csye6225.cloud/lectures/11/" TargetMode="External"/><Relationship Id="rId202" Type="http://schemas.openxmlformats.org/officeDocument/2006/relationships/hyperlink" Target="http://docs.aws.amazon.com/Route53/latest/DeveloperGuide/resource-record-sets-values-basic.html" TargetMode="External"/><Relationship Id="rId244" Type="http://schemas.openxmlformats.org/officeDocument/2006/relationships/hyperlink" Target="https://www.cisco.com/c/en/us/about/security-center/dns-best-practices.html" TargetMode="External"/><Relationship Id="rId39" Type="http://schemas.openxmlformats.org/officeDocument/2006/relationships/hyperlink" Target="https://en.wikipedia.org/wiki/List_of_HTTP_status_codes" TargetMode="External"/><Relationship Id="rId286" Type="http://schemas.openxmlformats.org/officeDocument/2006/relationships/hyperlink" Target="https://fall2019.csye6225.cloud/lectures/07/" TargetMode="External"/><Relationship Id="rId451" Type="http://schemas.openxmlformats.org/officeDocument/2006/relationships/hyperlink" Target="https://fall2019.csye6225.cloud/assignments/08/" TargetMode="External"/><Relationship Id="rId493" Type="http://schemas.openxmlformats.org/officeDocument/2006/relationships/hyperlink" Target="https://www.digitalocean.com/community/tutorials/how-to-use-apache-jmeter-to-perform-load-testing-on-a-web-server" TargetMode="External"/><Relationship Id="rId507" Type="http://schemas.openxmlformats.org/officeDocument/2006/relationships/hyperlink" Target="https://fall2019.csye6225.cloud/assignments/08/" TargetMode="External"/><Relationship Id="rId549" Type="http://schemas.openxmlformats.org/officeDocument/2006/relationships/hyperlink" Target="https://northeastern-my.sharepoint.com/:b:/g/personal/tejasparikh_northeastern_edu/EXmJsjGs7mBPmdufiCE2i7UBM4UJyZ6L0QtX9lXWwo-TQQ?e=ESf0Pb" TargetMode="External"/><Relationship Id="rId50" Type="http://schemas.openxmlformats.org/officeDocument/2006/relationships/hyperlink" Target="https://en.wikipedia.org/wiki/List_of_HTTP_status_codes" TargetMode="External"/><Relationship Id="rId104" Type="http://schemas.openxmlformats.org/officeDocument/2006/relationships/hyperlink" Target="https://fall2019.csye6225.cloud/assignments/04/" TargetMode="External"/><Relationship Id="rId146" Type="http://schemas.openxmlformats.org/officeDocument/2006/relationships/hyperlink" Target="https://fall2019.csye6225.cloud/assignments/04/" TargetMode="External"/><Relationship Id="rId188" Type="http://schemas.openxmlformats.org/officeDocument/2006/relationships/hyperlink" Target="http://docs.aws.amazon.com/Route53/latest/DeveloperGuide/GetInfoAboutHostedZone.html" TargetMode="External"/><Relationship Id="rId311" Type="http://schemas.openxmlformats.org/officeDocument/2006/relationships/hyperlink" Target="https://fall2019.csye6225.cloud/lectures/08/" TargetMode="External"/><Relationship Id="rId353" Type="http://schemas.openxmlformats.org/officeDocument/2006/relationships/hyperlink" Target="http://docs.aws.amazon.com/cli/latest/userguide/installing.html" TargetMode="External"/><Relationship Id="rId395" Type="http://schemas.openxmlformats.org/officeDocument/2006/relationships/hyperlink" Target="https://github.com/etsy/statsd/wiki" TargetMode="External"/><Relationship Id="rId409" Type="http://schemas.openxmlformats.org/officeDocument/2006/relationships/hyperlink" Target="https://fall2019.csye6225.cloud/lectures/08/" TargetMode="External"/><Relationship Id="rId560" Type="http://schemas.openxmlformats.org/officeDocument/2006/relationships/hyperlink" Target="https://martinfowler.com/articles/serverless.html" TargetMode="External"/><Relationship Id="rId92" Type="http://schemas.openxmlformats.org/officeDocument/2006/relationships/hyperlink" Target="https://cloud.google.com/vpc/" TargetMode="External"/><Relationship Id="rId213" Type="http://schemas.openxmlformats.org/officeDocument/2006/relationships/hyperlink" Target="https://fall2019.csye6225.cloud/assignments/05/" TargetMode="External"/><Relationship Id="rId420" Type="http://schemas.openxmlformats.org/officeDocument/2006/relationships/hyperlink" Target="https://docs.aws.amazon.com/AWSCloudFormation/latest/UserGuide/aws-properties-s3-bucket.html" TargetMode="External"/><Relationship Id="rId616" Type="http://schemas.openxmlformats.org/officeDocument/2006/relationships/hyperlink" Target="https://github.com/Netflix/security_monkey" TargetMode="External"/><Relationship Id="rId255" Type="http://schemas.openxmlformats.org/officeDocument/2006/relationships/hyperlink" Target="http://salewski.github.io/2017/04/30/terraform-howto-delete-a-non-empty-aws-s3-bucket.html" TargetMode="External"/><Relationship Id="rId297" Type="http://schemas.openxmlformats.org/officeDocument/2006/relationships/hyperlink" Target="https://aws.amazon.com/dynamodb/" TargetMode="External"/><Relationship Id="rId462" Type="http://schemas.openxmlformats.org/officeDocument/2006/relationships/hyperlink" Target="https://docs.aws.amazon.com/lambda/latest/dg/lambda-auth-and-access-control.html" TargetMode="External"/><Relationship Id="rId518" Type="http://schemas.openxmlformats.org/officeDocument/2006/relationships/hyperlink" Target="https://docs.aws.amazon.com/AWSCloudFormation/latest/UserGuide/aws-properties-route53-recordset.html" TargetMode="External"/><Relationship Id="rId115" Type="http://schemas.openxmlformats.org/officeDocument/2006/relationships/hyperlink" Target="https://docs.aws.amazon.com/AWSCloudFormation/latest/UserGuide/aws-resource-ec2-internetgateway.html" TargetMode="External"/><Relationship Id="rId157" Type="http://schemas.openxmlformats.org/officeDocument/2006/relationships/hyperlink" Target="https://fall2019.csye6225.cloud/lectures/05/" TargetMode="External"/><Relationship Id="rId322" Type="http://schemas.openxmlformats.org/officeDocument/2006/relationships/hyperlink" Target="https://fall2019.csye6225.cloud/lectures/08/" TargetMode="External"/><Relationship Id="rId364" Type="http://schemas.openxmlformats.org/officeDocument/2006/relationships/image" Target="media/image7.png"/><Relationship Id="rId61" Type="http://schemas.openxmlformats.org/officeDocument/2006/relationships/hyperlink" Target="https://learning.oreilly.com/library/view/git-pocket-guide/9781449327507" TargetMode="External"/><Relationship Id="rId199" Type="http://schemas.openxmlformats.org/officeDocument/2006/relationships/hyperlink" Target="https://aws.amazon.com/route53/" TargetMode="External"/><Relationship Id="rId571" Type="http://schemas.openxmlformats.org/officeDocument/2006/relationships/hyperlink" Target="https://jmeter.apache.org/usermanual/index.html" TargetMode="External"/><Relationship Id="rId627" Type="http://schemas.openxmlformats.org/officeDocument/2006/relationships/hyperlink" Target="https://fall2019.csye6225.cloud/lectures/11/" TargetMode="External"/><Relationship Id="rId19" Type="http://schemas.openxmlformats.org/officeDocument/2006/relationships/hyperlink" Target="http://linuxcommand.org/tlcl.php" TargetMode="External"/><Relationship Id="rId224" Type="http://schemas.openxmlformats.org/officeDocument/2006/relationships/hyperlink" Target="https://northeastern-my.sharepoint.com/:b:/g/personal/tejasparikh_northeastern_edu/Ec2ZVHzXTTZBieKEqZYJ-woBSMoeZ3imX_s-3bQeZesw3Q?e=4wQtxl" TargetMode="External"/><Relationship Id="rId266" Type="http://schemas.openxmlformats.org/officeDocument/2006/relationships/hyperlink" Target="https://learn.hashicorp.com/terraform/getting-started/dependencies.html" TargetMode="External"/><Relationship Id="rId431" Type="http://schemas.openxmlformats.org/officeDocument/2006/relationships/hyperlink" Target="https://circleci.com/docs/2.0/concepts/" TargetMode="External"/><Relationship Id="rId473" Type="http://schemas.openxmlformats.org/officeDocument/2006/relationships/hyperlink" Target="https://fall2019.csye6225.cloud/assignments/08/" TargetMode="External"/><Relationship Id="rId529" Type="http://schemas.openxmlformats.org/officeDocument/2006/relationships/hyperlink" Target="https://www.wireshark.org/" TargetMode="External"/><Relationship Id="rId30" Type="http://schemas.openxmlformats.org/officeDocument/2006/relationships/hyperlink" Target="https://fall2019.csye6225.cloud/assignments/02/" TargetMode="External"/><Relationship Id="rId126" Type="http://schemas.openxmlformats.org/officeDocument/2006/relationships/hyperlink" Target="https://fall2019.csye6225.cloud/assignments/04/" TargetMode="External"/><Relationship Id="rId168" Type="http://schemas.openxmlformats.org/officeDocument/2006/relationships/hyperlink" Target="https://aws.amazon.com/cloudformation/" TargetMode="External"/><Relationship Id="rId333" Type="http://schemas.openxmlformats.org/officeDocument/2006/relationships/hyperlink" Target="https://fall2019.csye6225.cloud/assignments/07/" TargetMode="External"/><Relationship Id="rId540" Type="http://schemas.openxmlformats.org/officeDocument/2006/relationships/hyperlink" Target="https://fall2019.csye6225.cloud/assignments/08/" TargetMode="External"/><Relationship Id="rId72" Type="http://schemas.openxmlformats.org/officeDocument/2006/relationships/hyperlink" Target="https://fall2019.csye6225.cloud/assignments/03/" TargetMode="External"/><Relationship Id="rId375" Type="http://schemas.openxmlformats.org/officeDocument/2006/relationships/hyperlink" Target="http://docs.aws.amazon.com/codedeploy/latest/userguide/writing-app-spec.html" TargetMode="External"/><Relationship Id="rId582" Type="http://schemas.openxmlformats.org/officeDocument/2006/relationships/hyperlink" Target="http://highscalability.com/blog/2016/4/20/how-twitter-handles-3000-images-per-second.html" TargetMode="External"/><Relationship Id="rId3" Type="http://schemas.openxmlformats.org/officeDocument/2006/relationships/settings" Target="settings.xml"/><Relationship Id="rId235" Type="http://schemas.openxmlformats.org/officeDocument/2006/relationships/hyperlink" Target="https://www.redhat.com/en/topics/virtualization" TargetMode="External"/><Relationship Id="rId277" Type="http://schemas.openxmlformats.org/officeDocument/2006/relationships/hyperlink" Target="https://fall2019.csye6225.cloud/assignments/06/" TargetMode="External"/><Relationship Id="rId400" Type="http://schemas.openxmlformats.org/officeDocument/2006/relationships/hyperlink" Target="https://fall2019.csye6225.cloud/lectures/08/" TargetMode="External"/><Relationship Id="rId442" Type="http://schemas.openxmlformats.org/officeDocument/2006/relationships/hyperlink" Target="https://aws.amazon.com/cloudwatch" TargetMode="External"/><Relationship Id="rId484" Type="http://schemas.openxmlformats.org/officeDocument/2006/relationships/hyperlink" Target="https://fall2019.csye6225.cloud/assignments/08/" TargetMode="External"/><Relationship Id="rId137" Type="http://schemas.openxmlformats.org/officeDocument/2006/relationships/hyperlink" Target="https://fall2019.csye6225.cloud/assignments/04/" TargetMode="External"/><Relationship Id="rId302" Type="http://schemas.openxmlformats.org/officeDocument/2006/relationships/hyperlink" Target="https://fall2019.csye6225.cloud/assignments/07/" TargetMode="External"/><Relationship Id="rId344" Type="http://schemas.openxmlformats.org/officeDocument/2006/relationships/hyperlink" Target="https://fall2019.csye6225.cloud/assignments/06/" TargetMode="External"/><Relationship Id="rId41" Type="http://schemas.openxmlformats.org/officeDocument/2006/relationships/hyperlink" Target="https://en.wikipedia.org/wiki/Basic_access_authentication" TargetMode="External"/><Relationship Id="rId83" Type="http://schemas.openxmlformats.org/officeDocument/2006/relationships/hyperlink" Target="https://fall2019.csye6225.cloud/lectures/04/" TargetMode="External"/><Relationship Id="rId179" Type="http://schemas.openxmlformats.org/officeDocument/2006/relationships/hyperlink" Target="https://fall2019.csye6225.cloud/assignments/05/" TargetMode="External"/><Relationship Id="rId386" Type="http://schemas.openxmlformats.org/officeDocument/2006/relationships/hyperlink" Target="https://fall2019.csye6225.cloud/lectures/08/" TargetMode="External"/><Relationship Id="rId551" Type="http://schemas.openxmlformats.org/officeDocument/2006/relationships/hyperlink" Target="https://northeastern-my.sharepoint.com/:b:/g/personal/tejasparikh_northeastern_edu/EQ0XMsMn3P1Hht-vwkb2X14Br3lbRb6mhjA1mdr5mgiiVA?e=muy0Ae" TargetMode="External"/><Relationship Id="rId593" Type="http://schemas.openxmlformats.org/officeDocument/2006/relationships/hyperlink" Target="https://letsencrypt.org/" TargetMode="External"/><Relationship Id="rId607" Type="http://schemas.openxmlformats.org/officeDocument/2006/relationships/hyperlink" Target="https://github.com/Netflix/chaosmonkey" TargetMode="External"/><Relationship Id="rId190" Type="http://schemas.openxmlformats.org/officeDocument/2006/relationships/hyperlink" Target="http://docs.aws.amazon.com/Route53/latest/DeveloperGuide/resource-record-sets-values-basic.html" TargetMode="External"/><Relationship Id="rId204" Type="http://schemas.openxmlformats.org/officeDocument/2006/relationships/hyperlink" Target="https://aws.amazon.com/marketplace/pp/B00O7WM7QW" TargetMode="External"/><Relationship Id="rId246" Type="http://schemas.openxmlformats.org/officeDocument/2006/relationships/hyperlink" Target="https://fall2019.csye6225.cloud/lectures/06/" TargetMode="External"/><Relationship Id="rId288" Type="http://schemas.openxmlformats.org/officeDocument/2006/relationships/hyperlink" Target="https://fall2019.csye6225.cloud/lectures/07/" TargetMode="External"/><Relationship Id="rId411" Type="http://schemas.openxmlformats.org/officeDocument/2006/relationships/hyperlink" Target="https://docs.aws.amazon.com/cli/latest/reference/s3api/index.html" TargetMode="External"/><Relationship Id="rId453" Type="http://schemas.openxmlformats.org/officeDocument/2006/relationships/hyperlink" Target="http://docs.aws.amazon.com/ses/latest/DeveloperGuide/dkim.html" TargetMode="External"/><Relationship Id="rId509" Type="http://schemas.openxmlformats.org/officeDocument/2006/relationships/hyperlink" Target="https://docs.aws.amazon.com/codedeploy/latest/userguide/deployment-steps.html" TargetMode="External"/><Relationship Id="rId106" Type="http://schemas.openxmlformats.org/officeDocument/2006/relationships/hyperlink" Target="https://aws.amazon.com/iam/" TargetMode="External"/><Relationship Id="rId313" Type="http://schemas.openxmlformats.org/officeDocument/2006/relationships/hyperlink" Target="https://docs.aws.amazon.com/AmazonCloudWatch/latest/monitoring/create-iam-roles-for-cloudwatch-agent.html" TargetMode="External"/><Relationship Id="rId495" Type="http://schemas.openxmlformats.org/officeDocument/2006/relationships/hyperlink" Target="https://guide.blazemeter.com/hc/en-us/articles/206733689-Using-CSV-DATA-SET-CONFIG" TargetMode="External"/><Relationship Id="rId10" Type="http://schemas.openxmlformats.org/officeDocument/2006/relationships/hyperlink" Target="https://northeastern-my.sharepoint.com/:b:/g/personal/tejasparikh_northeastern_edu/EU4C9IgSFnNDj8ASNIoQ0CYBwHKNGNRJ1jcQDlHGfCFpPg?e=kg86ci" TargetMode="External"/><Relationship Id="rId52" Type="http://schemas.openxmlformats.org/officeDocument/2006/relationships/hyperlink" Target="https://fall2019.csye6225.cloud/assignments/02/" TargetMode="External"/><Relationship Id="rId94" Type="http://schemas.openxmlformats.org/officeDocument/2006/relationships/hyperlink" Target="https://en.wikipedia.org/wiki/IPv6" TargetMode="External"/><Relationship Id="rId148" Type="http://schemas.openxmlformats.org/officeDocument/2006/relationships/hyperlink" Target="https://fall2019.csye6225.cloud/lectures/05/" TargetMode="External"/><Relationship Id="rId355" Type="http://schemas.openxmlformats.org/officeDocument/2006/relationships/hyperlink" Target="https://fall2019.csye6225.cloud/lectures/08/" TargetMode="External"/><Relationship Id="rId397" Type="http://schemas.openxmlformats.org/officeDocument/2006/relationships/hyperlink" Target="https://fall2019.csye6225.cloud/lectures/08/" TargetMode="External"/><Relationship Id="rId520" Type="http://schemas.openxmlformats.org/officeDocument/2006/relationships/hyperlink" Target="https://docs.aws.amazon.com/autoscaling/ec2/userguide/autoscaling-load-balancer.html" TargetMode="External"/><Relationship Id="rId562" Type="http://schemas.openxmlformats.org/officeDocument/2006/relationships/hyperlink" Target="https://www.slideshare.net/AmazonWebServices/aws-reinvent-2016-the-state-of-serverless-computing-svr311?from_action=save" TargetMode="External"/><Relationship Id="rId618" Type="http://schemas.openxmlformats.org/officeDocument/2006/relationships/hyperlink" Target="https://www.owasp.org/index.php/Main_Page" TargetMode="External"/><Relationship Id="rId215" Type="http://schemas.openxmlformats.org/officeDocument/2006/relationships/hyperlink" Target="https://fall2019.csye6225.cloud/assignments/05/" TargetMode="External"/><Relationship Id="rId257" Type="http://schemas.openxmlformats.org/officeDocument/2006/relationships/hyperlink" Target="https://fall2019.csye6225.cloud/assignments/06/" TargetMode="External"/><Relationship Id="rId422" Type="http://schemas.openxmlformats.org/officeDocument/2006/relationships/hyperlink" Target="http://docs.aws.amazon.com/codedeploy/latest/userguide/app-spec-ref.html" TargetMode="External"/><Relationship Id="rId464" Type="http://schemas.openxmlformats.org/officeDocument/2006/relationships/hyperlink" Target="https://app.swaggerhub.com/apis-docs/csye6225/fall2019/assignment-08" TargetMode="External"/><Relationship Id="rId299" Type="http://schemas.openxmlformats.org/officeDocument/2006/relationships/hyperlink" Target="http://docs.aws.amazon.com/AmazonRDS/latest/UserGuide/Overview.RDSSecurityGroups.html" TargetMode="External"/><Relationship Id="rId63" Type="http://schemas.openxmlformats.org/officeDocument/2006/relationships/hyperlink" Target="https://git-scm.com/book/en/v2" TargetMode="External"/><Relationship Id="rId159" Type="http://schemas.openxmlformats.org/officeDocument/2006/relationships/hyperlink" Target="https://aws.amazon.com/iam/" TargetMode="External"/><Relationship Id="rId366" Type="http://schemas.openxmlformats.org/officeDocument/2006/relationships/image" Target="media/image9.png"/><Relationship Id="rId573" Type="http://schemas.openxmlformats.org/officeDocument/2006/relationships/hyperlink" Target="https://fall2019.csye6225.cloud/lectures/10/" TargetMode="External"/><Relationship Id="rId226" Type="http://schemas.openxmlformats.org/officeDocument/2006/relationships/hyperlink" Target="https://northeastern-my.sharepoint.com/:b:/g/personal/tejasparikh_northeastern_edu/EeeJhByM3fVHpVWmSZWofEwBa6-oABVs40FZBPn4hBzb2w?e=sdQTM0" TargetMode="External"/><Relationship Id="rId433" Type="http://schemas.openxmlformats.org/officeDocument/2006/relationships/hyperlink" Target="https://library.northeastern.edu/research/resources/items/acm-digital-library" TargetMode="External"/><Relationship Id="rId74" Type="http://schemas.openxmlformats.org/officeDocument/2006/relationships/hyperlink" Target="https://fall2019.csye6225.cloud/assignments/03/" TargetMode="External"/><Relationship Id="rId377" Type="http://schemas.openxmlformats.org/officeDocument/2006/relationships/hyperlink" Target="https://fall2019.csye6225.cloud/lectures/08/" TargetMode="External"/><Relationship Id="rId500" Type="http://schemas.openxmlformats.org/officeDocument/2006/relationships/hyperlink" Target="https://fall2019.csye6225.cloud/assignments/08/" TargetMode="External"/><Relationship Id="rId584" Type="http://schemas.openxmlformats.org/officeDocument/2006/relationships/hyperlink" Target="https://redditblog.com/2017/1/17/caching-at-reddit/" TargetMode="External"/><Relationship Id="rId5" Type="http://schemas.openxmlformats.org/officeDocument/2006/relationships/hyperlink" Target="https://fall2019.csye6225.cloud/lectures/02/" TargetMode="External"/><Relationship Id="rId237" Type="http://schemas.openxmlformats.org/officeDocument/2006/relationships/hyperlink" Target="https://aws.amazon.com/ec2/" TargetMode="External"/><Relationship Id="rId444" Type="http://schemas.openxmlformats.org/officeDocument/2006/relationships/hyperlink" Target="http://logging.apache.org/" TargetMode="External"/><Relationship Id="rId290" Type="http://schemas.openxmlformats.org/officeDocument/2006/relationships/hyperlink" Target="https://d1.awsstatic.com/whitepapers/Storage/AWS%20Storage%20Services%20Whitepaper-v9.pdf" TargetMode="External"/><Relationship Id="rId304" Type="http://schemas.openxmlformats.org/officeDocument/2006/relationships/hyperlink" Target="https://fall2019.csye6225.cloud/assignments/07/" TargetMode="External"/><Relationship Id="rId388" Type="http://schemas.openxmlformats.org/officeDocument/2006/relationships/hyperlink" Target="https://github.com/tejasparikh/csye6225-spring2019-ami" TargetMode="External"/><Relationship Id="rId511" Type="http://schemas.openxmlformats.org/officeDocument/2006/relationships/hyperlink" Target="https://docs.aws.amazon.com/codedeploy/latest/userguide/deployments-create-console-lambda.html" TargetMode="External"/><Relationship Id="rId609" Type="http://schemas.openxmlformats.org/officeDocument/2006/relationships/hyperlink" Target="https://fall2019.csye6225.cloud/lectures/11/" TargetMode="External"/><Relationship Id="rId85" Type="http://schemas.openxmlformats.org/officeDocument/2006/relationships/hyperlink" Target="https://northeastern-my.sharepoint.com/:b:/g/personal/tejasparikh_northeastern_edu/EUgFvpr6h1tMk8CLj3uwPqkBp7KePFwQwJygtvMYFdS9xA?e=OOUAUn" TargetMode="External"/><Relationship Id="rId150" Type="http://schemas.openxmlformats.org/officeDocument/2006/relationships/hyperlink" Target="https://fall2019.csye6225.cloud/assignments/04/" TargetMode="External"/><Relationship Id="rId595" Type="http://schemas.openxmlformats.org/officeDocument/2006/relationships/hyperlink" Target="https://https.cio.gov/everything/" TargetMode="External"/><Relationship Id="rId248" Type="http://schemas.openxmlformats.org/officeDocument/2006/relationships/hyperlink" Target="https://www.packer.io/" TargetMode="External"/><Relationship Id="rId455" Type="http://schemas.openxmlformats.org/officeDocument/2006/relationships/hyperlink" Target="https://fall2019.csye6225.cloud/assignments/08/" TargetMode="External"/><Relationship Id="rId12" Type="http://schemas.openxmlformats.org/officeDocument/2006/relationships/hyperlink" Target="https://fall2019.csye6225.cloud/lectures/02/" TargetMode="External"/><Relationship Id="rId108" Type="http://schemas.openxmlformats.org/officeDocument/2006/relationships/hyperlink" Target="https://fall2019.csye6225.cloud/assignments/04/" TargetMode="External"/><Relationship Id="rId315" Type="http://schemas.openxmlformats.org/officeDocument/2006/relationships/hyperlink" Target="https://docs.aws.amazon.com/AmazonS3/latest/dev/bucket-encryption.html" TargetMode="External"/><Relationship Id="rId522" Type="http://schemas.openxmlformats.org/officeDocument/2006/relationships/hyperlink" Target="https://www.kali.org/" TargetMode="External"/><Relationship Id="rId96" Type="http://schemas.openxmlformats.org/officeDocument/2006/relationships/hyperlink" Target="https://en.wikipedia.org/wiki/Reserved_IP_addresses" TargetMode="External"/><Relationship Id="rId161" Type="http://schemas.openxmlformats.org/officeDocument/2006/relationships/hyperlink" Target="https://docs.aws.amazon.com/IAM/latest/UserGuide/reference_policies_elements.html" TargetMode="External"/><Relationship Id="rId399" Type="http://schemas.openxmlformats.org/officeDocument/2006/relationships/hyperlink" Target="https://docs.aws.amazon.com/AmazonCloudWatch/latest/monitoring/CloudWatch-Agent-custom-metrics-statsd.html" TargetMode="External"/><Relationship Id="rId259" Type="http://schemas.openxmlformats.org/officeDocument/2006/relationships/hyperlink" Target="https://fall2019.csye6225.cloud/assignments/06/" TargetMode="External"/><Relationship Id="rId466" Type="http://schemas.openxmlformats.org/officeDocument/2006/relationships/hyperlink" Target="https://fall2019.csye6225.cloud/assignments/08/" TargetMode="External"/><Relationship Id="rId23" Type="http://schemas.openxmlformats.org/officeDocument/2006/relationships/hyperlink" Target="https://fall2019.csye6225.cloud/lectures/02/" TargetMode="External"/><Relationship Id="rId119" Type="http://schemas.openxmlformats.org/officeDocument/2006/relationships/hyperlink" Target="https://fall2019.csye6225.cloud/assignments/04/" TargetMode="External"/><Relationship Id="rId326" Type="http://schemas.openxmlformats.org/officeDocument/2006/relationships/hyperlink" Target="https://fall2019.csye6225.cloud/assignments/07/" TargetMode="External"/><Relationship Id="rId533" Type="http://schemas.openxmlformats.org/officeDocument/2006/relationships/hyperlink" Target="https://fall2019.csye6225.cloud/assignments/08/" TargetMode="External"/><Relationship Id="rId172" Type="http://schemas.openxmlformats.org/officeDocument/2006/relationships/hyperlink" Target="https://gist.github.com/tejasparikh/8eb20a9f2b88a2e91b311057563713c7" TargetMode="External"/><Relationship Id="rId477" Type="http://schemas.openxmlformats.org/officeDocument/2006/relationships/hyperlink" Target="https://aws.amazon.com/certificate-manager/" TargetMode="External"/><Relationship Id="rId600" Type="http://schemas.openxmlformats.org/officeDocument/2006/relationships/hyperlink" Target="https://fall2019.csye6225.cloud/assignments/08/" TargetMode="External"/><Relationship Id="rId337" Type="http://schemas.openxmlformats.org/officeDocument/2006/relationships/hyperlink" Target="https://fall2019.csye6225.cloud/assignments/07/" TargetMode="External"/><Relationship Id="rId34" Type="http://schemas.openxmlformats.org/officeDocument/2006/relationships/hyperlink" Target="https://fall2019.csye6225.cloud/assignments/02/" TargetMode="External"/><Relationship Id="rId544" Type="http://schemas.openxmlformats.org/officeDocument/2006/relationships/hyperlink" Target="https://fall2019.csye6225.cloud/lectures/10/" TargetMode="External"/><Relationship Id="rId183" Type="http://schemas.openxmlformats.org/officeDocument/2006/relationships/hyperlink" Target="https://fall2019.csye6225.cloud/assignments/05/" TargetMode="External"/><Relationship Id="rId390" Type="http://schemas.openxmlformats.org/officeDocument/2006/relationships/hyperlink" Target="https://stackoverflow.com/questions/43300573/creating-aws-iam-role-using-cloudformation-does-not-create-rolepolicies" TargetMode="External"/><Relationship Id="rId404" Type="http://schemas.openxmlformats.org/officeDocument/2006/relationships/hyperlink" Target="https://fall2019.csye6225.cloud/lectures/08/" TargetMode="External"/><Relationship Id="rId611" Type="http://schemas.openxmlformats.org/officeDocument/2006/relationships/hyperlink" Target="https://www.digitalocean.com/community/tutorials/an-introduction-to-let-s-encrypt" TargetMode="External"/><Relationship Id="rId250" Type="http://schemas.openxmlformats.org/officeDocument/2006/relationships/hyperlink" Target="https://fall2019.csye6225.cloud/assignments/06/" TargetMode="External"/><Relationship Id="rId488" Type="http://schemas.openxmlformats.org/officeDocument/2006/relationships/hyperlink" Target="http://jmeter.apache.org/" TargetMode="External"/><Relationship Id="rId45" Type="http://schemas.openxmlformats.org/officeDocument/2006/relationships/hyperlink" Target="https://fall2019.csye6225.cloud/assignments/02/" TargetMode="External"/><Relationship Id="rId110" Type="http://schemas.openxmlformats.org/officeDocument/2006/relationships/hyperlink" Target="https://docs.aws.amazon.com/cli/latest/userguide/awscli-install-linux.html" TargetMode="External"/><Relationship Id="rId348" Type="http://schemas.openxmlformats.org/officeDocument/2006/relationships/hyperlink" Target="https://northeastern-my.sharepoint.com/:b:/g/personal/tejasparikh_northeastern_edu/ERU4f_t-N5pEtFa1y5rlNwMB2ZltnT96Xt4Y-Bre_9g-uQ?e=ow7PIq" TargetMode="External"/><Relationship Id="rId555" Type="http://schemas.openxmlformats.org/officeDocument/2006/relationships/hyperlink" Target="https://fall2019.csye6225.cloud/lectures/10/" TargetMode="External"/><Relationship Id="rId194" Type="http://schemas.openxmlformats.org/officeDocument/2006/relationships/hyperlink" Target="https://docs.aws.amazon.com/Route53/latest/DeveloperGuide/CreatingNewSubdomain.html" TargetMode="External"/><Relationship Id="rId208" Type="http://schemas.openxmlformats.org/officeDocument/2006/relationships/hyperlink" Target="https://fall2019.csye6225.cloud/assignments/05/" TargetMode="External"/><Relationship Id="rId415" Type="http://schemas.openxmlformats.org/officeDocument/2006/relationships/hyperlink" Target="https://fall2019.csye6225.cloud/lectures/08/" TargetMode="External"/><Relationship Id="rId622" Type="http://schemas.openxmlformats.org/officeDocument/2006/relationships/hyperlink" Target="https://fall2019.csye6225.cloud/lectures/11/" TargetMode="External"/><Relationship Id="rId261" Type="http://schemas.openxmlformats.org/officeDocument/2006/relationships/hyperlink" Target="https://app.swaggerhub.com/apis-docs/csye6225/fall2019/assignment-06" TargetMode="External"/><Relationship Id="rId499" Type="http://schemas.openxmlformats.org/officeDocument/2006/relationships/hyperlink" Target="https://aws.amazon.com/getting-started/projects/setup-email-receiving-pipeline/" TargetMode="External"/><Relationship Id="rId56" Type="http://schemas.openxmlformats.org/officeDocument/2006/relationships/hyperlink" Target="https://northeastern-my.sharepoint.com/:b:/g/personal/tejasparikh_northeastern_edu/EY6tq8d2ZVNGphY18g7EGhoBA0YYA73S-jxHY05QNLUunA?e=nVXoEK" TargetMode="External"/><Relationship Id="rId359" Type="http://schemas.openxmlformats.org/officeDocument/2006/relationships/image" Target="media/image2.png"/><Relationship Id="rId566" Type="http://schemas.openxmlformats.org/officeDocument/2006/relationships/hyperlink" Target="http://docs.aws.amazon.com/sns/latest/dg/welcome.html" TargetMode="External"/><Relationship Id="rId121" Type="http://schemas.openxmlformats.org/officeDocument/2006/relationships/hyperlink" Target="https://fall2019.csye6225.cloud/assignments/04/" TargetMode="External"/><Relationship Id="rId219" Type="http://schemas.openxmlformats.org/officeDocument/2006/relationships/hyperlink" Target="https://fall2019.csye6225.cloud/assignments/05/" TargetMode="External"/><Relationship Id="rId426" Type="http://schemas.openxmlformats.org/officeDocument/2006/relationships/hyperlink" Target="https://docs.aws.amazon.com/codedeploy/latest/userguide/troubleshooting.html" TargetMode="External"/><Relationship Id="rId633" Type="http://schemas.openxmlformats.org/officeDocument/2006/relationships/hyperlink" Target="https://www.slideshare.net/nkallen/q-con-3770885" TargetMode="External"/><Relationship Id="rId67" Type="http://schemas.openxmlformats.org/officeDocument/2006/relationships/hyperlink" Target="https://fall2019.csye6225.cloud/assignments/03/" TargetMode="External"/><Relationship Id="rId272" Type="http://schemas.openxmlformats.org/officeDocument/2006/relationships/hyperlink" Target="http://docs.aws.amazon.com/AWSCloudFormation/latest/UserGuide/aws-properties-ec2-security-group.html" TargetMode="External"/><Relationship Id="rId577" Type="http://schemas.openxmlformats.org/officeDocument/2006/relationships/hyperlink" Target="https://aws.amazon.com/elasticloadbalancing/classicloadbalancer/" TargetMode="External"/><Relationship Id="rId132" Type="http://schemas.openxmlformats.org/officeDocument/2006/relationships/hyperlink" Target="https://docs.aws.amazon.com/AWSCloudFormation/latest/UserGuide/aws-resource-ec2-vpc.html" TargetMode="External"/><Relationship Id="rId437" Type="http://schemas.openxmlformats.org/officeDocument/2006/relationships/hyperlink" Target="http://docs.aws.amazon.com/codedeploy/latest/userguide/welcome.html" TargetMode="External"/><Relationship Id="rId283" Type="http://schemas.openxmlformats.org/officeDocument/2006/relationships/hyperlink" Target="https://fall2019.csye6225.cloud/assignments/06/" TargetMode="External"/><Relationship Id="rId490" Type="http://schemas.openxmlformats.org/officeDocument/2006/relationships/hyperlink" Target="https://fall2019.csye6225.cloud/assignments/08/" TargetMode="External"/><Relationship Id="rId504" Type="http://schemas.openxmlformats.org/officeDocument/2006/relationships/hyperlink" Target="https://github.com/aws/aws-lambda-go" TargetMode="External"/><Relationship Id="rId78" Type="http://schemas.openxmlformats.org/officeDocument/2006/relationships/hyperlink" Target="https://fall2019.csye6225.cloud/assignments/03/" TargetMode="External"/><Relationship Id="rId143" Type="http://schemas.openxmlformats.org/officeDocument/2006/relationships/hyperlink" Target="https://fall2019.csye6225.cloud/assignments/04/" TargetMode="External"/><Relationship Id="rId350" Type="http://schemas.openxmlformats.org/officeDocument/2006/relationships/hyperlink" Target="https://fall2019.csye6225.cloud/lectures/08/" TargetMode="External"/><Relationship Id="rId588" Type="http://schemas.openxmlformats.org/officeDocument/2006/relationships/hyperlink" Target="https://redditblog.com/2017/04/13/how-we-built-rpl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75</Pages>
  <Words>23646</Words>
  <Characters>134787</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Goel</dc:creator>
  <cp:keywords/>
  <dc:description/>
  <cp:lastModifiedBy>Ajay Goel</cp:lastModifiedBy>
  <cp:revision>1</cp:revision>
  <dcterms:created xsi:type="dcterms:W3CDTF">2019-12-13T00:38:00Z</dcterms:created>
  <dcterms:modified xsi:type="dcterms:W3CDTF">2019-12-13T00:49:00Z</dcterms:modified>
</cp:coreProperties>
</file>